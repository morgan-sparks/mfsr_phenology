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C94E53" w14:textId="5E6332CF" w:rsidR="00360F6F" w:rsidRDefault="000E2F17" w:rsidP="007E4777">
      <w:pPr>
        <w:rPr>
          <w:i/>
        </w:rPr>
      </w:pPr>
      <w:r w:rsidRPr="00613FB6">
        <w:rPr>
          <w:i/>
        </w:rPr>
        <w:t>CJFAS Article</w:t>
      </w:r>
      <w:r w:rsidR="004F5E08">
        <w:rPr>
          <w:i/>
        </w:rPr>
        <w:t xml:space="preserve">  </w:t>
      </w:r>
    </w:p>
    <w:p w14:paraId="4CE793E1" w14:textId="77777777" w:rsidR="00A20666" w:rsidRPr="00A20666" w:rsidRDefault="00A20666" w:rsidP="007E4777">
      <w:pPr>
        <w:rPr>
          <w:iCs/>
          <w:color w:val="FF0000"/>
        </w:rPr>
      </w:pPr>
      <w:r w:rsidRPr="00A20666">
        <w:rPr>
          <w:iCs/>
          <w:color w:val="FF0000"/>
        </w:rPr>
        <w:t xml:space="preserve">Dan and John: please pick a, b, or edit further. I prefer a. </w:t>
      </w:r>
    </w:p>
    <w:p w14:paraId="05483C56" w14:textId="5446AF72" w:rsidR="00A20666" w:rsidRPr="00A20666" w:rsidRDefault="00A20666" w:rsidP="007E4777">
      <w:pPr>
        <w:rPr>
          <w:iCs/>
          <w:color w:val="FF0000"/>
        </w:rPr>
      </w:pPr>
      <w:r w:rsidRPr="00A20666">
        <w:rPr>
          <w:iCs/>
          <w:color w:val="FF0000"/>
        </w:rPr>
        <w:t>Thanks, Russ</w:t>
      </w:r>
    </w:p>
    <w:p w14:paraId="79445BAD" w14:textId="77777777" w:rsidR="00A66A9A" w:rsidRPr="00A20666" w:rsidRDefault="00A66A9A" w:rsidP="007E4777">
      <w:pPr>
        <w:rPr>
          <w:iCs/>
        </w:rPr>
      </w:pPr>
    </w:p>
    <w:p w14:paraId="5106BD9D" w14:textId="20A45A88" w:rsidR="00CB2C93" w:rsidRPr="008170C0" w:rsidRDefault="008170C0" w:rsidP="007E4777">
      <w:pPr>
        <w:pStyle w:val="Default"/>
        <w:rPr>
          <w:b/>
          <w:sz w:val="28"/>
          <w:szCs w:val="28"/>
        </w:rPr>
      </w:pPr>
      <w:r>
        <w:rPr>
          <w:b/>
          <w:sz w:val="28"/>
          <w:szCs w:val="28"/>
        </w:rPr>
        <w:t xml:space="preserve">a.) </w:t>
      </w:r>
      <w:del w:id="0" w:author="Isaak, Daniel - FS, ID" w:date="2026-03-23T13:15:00Z" w16du:dateUtc="2026-03-23T19:15:00Z">
        <w:r w:rsidR="00CB2C93" w:rsidRPr="008170C0" w:rsidDel="00BD59C5">
          <w:rPr>
            <w:b/>
            <w:sz w:val="28"/>
            <w:szCs w:val="28"/>
          </w:rPr>
          <w:delText xml:space="preserve">Habitat </w:delText>
        </w:r>
        <w:r w:rsidDel="00BD59C5">
          <w:rPr>
            <w:b/>
            <w:sz w:val="28"/>
            <w:szCs w:val="28"/>
          </w:rPr>
          <w:delText>c</w:delText>
        </w:r>
        <w:r w:rsidR="00B815CE" w:rsidRPr="008170C0" w:rsidDel="00BD59C5">
          <w:rPr>
            <w:b/>
            <w:sz w:val="28"/>
            <w:szCs w:val="28"/>
          </w:rPr>
          <w:delText xml:space="preserve">omplexity </w:delText>
        </w:r>
        <w:r w:rsidR="00CB2C93" w:rsidRPr="008170C0" w:rsidDel="00BD59C5">
          <w:rPr>
            <w:b/>
            <w:sz w:val="28"/>
            <w:szCs w:val="28"/>
          </w:rPr>
          <w:delText xml:space="preserve">and </w:delText>
        </w:r>
        <w:r w:rsidDel="00BD59C5">
          <w:rPr>
            <w:b/>
            <w:sz w:val="28"/>
            <w:szCs w:val="28"/>
          </w:rPr>
          <w:delText>p</w:delText>
        </w:r>
        <w:r w:rsidR="00CB2C93" w:rsidRPr="008170C0" w:rsidDel="00BD59C5">
          <w:rPr>
            <w:b/>
            <w:sz w:val="28"/>
            <w:szCs w:val="28"/>
          </w:rPr>
          <w:delText xml:space="preserve">henotypic </w:delText>
        </w:r>
        <w:r w:rsidDel="00BD59C5">
          <w:rPr>
            <w:b/>
            <w:sz w:val="28"/>
            <w:szCs w:val="28"/>
          </w:rPr>
          <w:delText>v</w:delText>
        </w:r>
        <w:r w:rsidR="00CB2C93" w:rsidRPr="008170C0" w:rsidDel="00BD59C5">
          <w:rPr>
            <w:b/>
            <w:sz w:val="28"/>
            <w:szCs w:val="28"/>
          </w:rPr>
          <w:delText xml:space="preserve">ariation: </w:delText>
        </w:r>
        <w:r w:rsidRPr="008170C0" w:rsidDel="00BD59C5">
          <w:rPr>
            <w:b/>
            <w:bCs/>
            <w:kern w:val="24"/>
            <w:sz w:val="28"/>
            <w:szCs w:val="28"/>
          </w:rPr>
          <w:delText>T</w:delText>
        </w:r>
      </w:del>
      <w:ins w:id="1" w:author="Isaak, Daniel - FS, ID" w:date="2026-03-23T13:15:00Z" w16du:dateUtc="2026-03-23T19:15:00Z">
        <w:r w:rsidR="00BD59C5">
          <w:rPr>
            <w:b/>
            <w:sz w:val="28"/>
            <w:szCs w:val="28"/>
          </w:rPr>
          <w:t>Network-scal</w:t>
        </w:r>
      </w:ins>
      <w:ins w:id="2" w:author="Isaak, Daniel - FS, ID" w:date="2026-03-23T14:49:00Z" w16du:dateUtc="2026-03-23T20:49:00Z">
        <w:r w:rsidR="00225833">
          <w:rPr>
            <w:b/>
            <w:sz w:val="28"/>
            <w:szCs w:val="28"/>
          </w:rPr>
          <w:t>e</w:t>
        </w:r>
      </w:ins>
      <w:ins w:id="3" w:author="Isaak, Daniel - FS, ID" w:date="2026-03-23T13:15:00Z" w16du:dateUtc="2026-03-23T19:15:00Z">
        <w:r w:rsidR="00BD59C5">
          <w:rPr>
            <w:b/>
            <w:sz w:val="28"/>
            <w:szCs w:val="28"/>
          </w:rPr>
          <w:t xml:space="preserve"> t</w:t>
        </w:r>
      </w:ins>
      <w:r w:rsidRPr="008170C0">
        <w:rPr>
          <w:b/>
          <w:bCs/>
          <w:kern w:val="24"/>
          <w:sz w:val="28"/>
          <w:szCs w:val="28"/>
        </w:rPr>
        <w:t xml:space="preserve">hermal </w:t>
      </w:r>
      <w:ins w:id="4" w:author="Isaak, Daniel - FS, ID" w:date="2026-03-23T13:15:00Z" w16du:dateUtc="2026-03-23T19:15:00Z">
        <w:r w:rsidR="00BD59C5">
          <w:rPr>
            <w:b/>
            <w:bCs/>
            <w:kern w:val="24"/>
            <w:sz w:val="28"/>
            <w:szCs w:val="28"/>
          </w:rPr>
          <w:t xml:space="preserve">and habitat </w:t>
        </w:r>
      </w:ins>
      <w:r w:rsidRPr="008170C0">
        <w:rPr>
          <w:b/>
          <w:bCs/>
          <w:kern w:val="24"/>
          <w:sz w:val="28"/>
          <w:szCs w:val="28"/>
        </w:rPr>
        <w:t>heterogeneity structure</w:t>
      </w:r>
      <w:del w:id="5" w:author="Isaak, Daniel - FS, ID" w:date="2026-03-23T13:15:00Z" w16du:dateUtc="2026-03-23T19:15:00Z">
        <w:r w:rsidRPr="008170C0" w:rsidDel="00BD59C5">
          <w:rPr>
            <w:b/>
            <w:bCs/>
            <w:kern w:val="24"/>
            <w:sz w:val="28"/>
            <w:szCs w:val="28"/>
          </w:rPr>
          <w:delText>s</w:delText>
        </w:r>
      </w:del>
      <w:r w:rsidRPr="008170C0">
        <w:rPr>
          <w:b/>
          <w:bCs/>
          <w:kern w:val="24"/>
          <w:sz w:val="28"/>
          <w:szCs w:val="28"/>
        </w:rPr>
        <w:t xml:space="preserve"> </w:t>
      </w:r>
      <w:ins w:id="6" w:author="Isaak, Daniel - FS, ID" w:date="2026-03-23T13:15:00Z" w16du:dateUtc="2026-03-23T19:15:00Z">
        <w:r w:rsidR="00BD59C5">
          <w:rPr>
            <w:b/>
            <w:bCs/>
            <w:kern w:val="24"/>
            <w:sz w:val="28"/>
            <w:szCs w:val="28"/>
          </w:rPr>
          <w:t>phenotypic</w:t>
        </w:r>
      </w:ins>
      <w:del w:id="7" w:author="Isaak, Daniel - FS, ID" w:date="2026-03-23T13:15:00Z" w16du:dateUtc="2026-03-23T19:15:00Z">
        <w:r w:rsidRPr="008170C0" w:rsidDel="00BD59C5">
          <w:rPr>
            <w:b/>
            <w:bCs/>
            <w:kern w:val="24"/>
            <w:sz w:val="28"/>
            <w:szCs w:val="28"/>
          </w:rPr>
          <w:delText>a</w:delText>
        </w:r>
      </w:del>
      <w:r w:rsidRPr="008170C0">
        <w:rPr>
          <w:b/>
          <w:bCs/>
          <w:kern w:val="24"/>
          <w:sz w:val="28"/>
          <w:szCs w:val="28"/>
        </w:rPr>
        <w:t xml:space="preserve"> divers</w:t>
      </w:r>
      <w:ins w:id="8" w:author="Isaak, Daniel - FS, ID" w:date="2026-03-23T13:15:00Z" w16du:dateUtc="2026-03-23T19:15:00Z">
        <w:r w:rsidR="00BD59C5">
          <w:rPr>
            <w:b/>
            <w:bCs/>
            <w:kern w:val="24"/>
            <w:sz w:val="28"/>
            <w:szCs w:val="28"/>
          </w:rPr>
          <w:t>ity in a</w:t>
        </w:r>
      </w:ins>
      <w:del w:id="9" w:author="Isaak, Daniel - FS, ID" w:date="2026-03-23T13:15:00Z" w16du:dateUtc="2026-03-23T19:15:00Z">
        <w:r w:rsidRPr="008170C0" w:rsidDel="00BD59C5">
          <w:rPr>
            <w:b/>
            <w:bCs/>
            <w:kern w:val="24"/>
            <w:sz w:val="28"/>
            <w:szCs w:val="28"/>
          </w:rPr>
          <w:delText>e</w:delText>
        </w:r>
      </w:del>
      <w:r w:rsidRPr="008170C0">
        <w:rPr>
          <w:b/>
          <w:bCs/>
          <w:kern w:val="24"/>
          <w:sz w:val="28"/>
          <w:szCs w:val="28"/>
        </w:rPr>
        <w:t xml:space="preserve"> Chinook </w:t>
      </w:r>
      <w:r>
        <w:rPr>
          <w:b/>
          <w:bCs/>
          <w:kern w:val="24"/>
          <w:sz w:val="28"/>
          <w:szCs w:val="28"/>
        </w:rPr>
        <w:t>s</w:t>
      </w:r>
      <w:r w:rsidRPr="008170C0">
        <w:rPr>
          <w:b/>
          <w:bCs/>
          <w:kern w:val="24"/>
          <w:sz w:val="28"/>
          <w:szCs w:val="28"/>
        </w:rPr>
        <w:t xml:space="preserve">almon spawning portfolio </w:t>
      </w:r>
    </w:p>
    <w:p w14:paraId="7698C349" w14:textId="77777777" w:rsidR="008170C0" w:rsidRPr="008170C0" w:rsidRDefault="008170C0" w:rsidP="007E4777">
      <w:pPr>
        <w:pStyle w:val="Default"/>
        <w:rPr>
          <w:b/>
          <w:sz w:val="28"/>
          <w:szCs w:val="28"/>
        </w:rPr>
      </w:pPr>
    </w:p>
    <w:p w14:paraId="2FE9ECFB" w14:textId="0AA82BC8" w:rsidR="00810933" w:rsidRPr="008170C0" w:rsidDel="00225833" w:rsidRDefault="008170C0" w:rsidP="007E4777">
      <w:pPr>
        <w:pStyle w:val="Default"/>
        <w:rPr>
          <w:del w:id="10" w:author="Isaak, Daniel - FS, ID" w:date="2026-03-23T14:49:00Z" w16du:dateUtc="2026-03-23T20:49:00Z"/>
          <w:b/>
          <w:bCs/>
          <w:kern w:val="24"/>
          <w:sz w:val="28"/>
          <w:szCs w:val="28"/>
        </w:rPr>
      </w:pPr>
      <w:del w:id="11" w:author="Isaak, Daniel - FS, ID" w:date="2026-03-23T14:49:00Z" w16du:dateUtc="2026-03-23T20:49:00Z">
        <w:r w:rsidDel="00225833">
          <w:rPr>
            <w:b/>
            <w:bCs/>
            <w:kern w:val="24"/>
            <w:sz w:val="28"/>
            <w:szCs w:val="28"/>
          </w:rPr>
          <w:delText>b.) T</w:delText>
        </w:r>
        <w:r w:rsidR="00810933" w:rsidRPr="008170C0" w:rsidDel="00225833">
          <w:rPr>
            <w:b/>
            <w:bCs/>
            <w:kern w:val="24"/>
            <w:sz w:val="28"/>
            <w:szCs w:val="28"/>
          </w:rPr>
          <w:delText>hermal heterogeneity structures</w:delText>
        </w:r>
        <w:r w:rsidR="00433AD5" w:rsidRPr="008170C0" w:rsidDel="00225833">
          <w:rPr>
            <w:b/>
            <w:bCs/>
            <w:kern w:val="24"/>
            <w:sz w:val="28"/>
            <w:szCs w:val="28"/>
          </w:rPr>
          <w:delText xml:space="preserve"> a</w:delText>
        </w:r>
        <w:r w:rsidR="00810933" w:rsidRPr="008170C0" w:rsidDel="00225833">
          <w:rPr>
            <w:b/>
            <w:bCs/>
            <w:kern w:val="24"/>
            <w:sz w:val="28"/>
            <w:szCs w:val="28"/>
          </w:rPr>
          <w:delText xml:space="preserve"> diverse Chinook </w:delText>
        </w:r>
        <w:r w:rsidDel="00225833">
          <w:rPr>
            <w:b/>
            <w:bCs/>
            <w:kern w:val="24"/>
            <w:sz w:val="28"/>
            <w:szCs w:val="28"/>
          </w:rPr>
          <w:delText>s</w:delText>
        </w:r>
        <w:r w:rsidR="00810933" w:rsidRPr="008170C0" w:rsidDel="00225833">
          <w:rPr>
            <w:b/>
            <w:bCs/>
            <w:kern w:val="24"/>
            <w:sz w:val="28"/>
            <w:szCs w:val="28"/>
          </w:rPr>
          <w:delText>almon spawning portfolio across a stream network</w:delText>
        </w:r>
      </w:del>
    </w:p>
    <w:p w14:paraId="3F852F4B" w14:textId="0AA5127F" w:rsidR="006E794C" w:rsidRPr="00613FB6" w:rsidRDefault="006E794C" w:rsidP="007E4777">
      <w:pPr>
        <w:rPr>
          <w:b/>
        </w:rPr>
      </w:pPr>
    </w:p>
    <w:p w14:paraId="2D0D9BD6" w14:textId="77777777" w:rsidR="0015238A" w:rsidRPr="00613FB6" w:rsidRDefault="0015238A" w:rsidP="007E4777">
      <w:pPr>
        <w:pStyle w:val="Default"/>
        <w:jc w:val="both"/>
      </w:pPr>
    </w:p>
    <w:p w14:paraId="679E0D79" w14:textId="1C283995" w:rsidR="00454798" w:rsidRPr="00613FB6" w:rsidRDefault="0015238A" w:rsidP="007E4777">
      <w:pPr>
        <w:pStyle w:val="Default"/>
        <w:jc w:val="both"/>
      </w:pPr>
      <w:r w:rsidRPr="00613FB6">
        <w:t xml:space="preserve">Russell F. </w:t>
      </w:r>
      <w:proofErr w:type="gramStart"/>
      <w:r w:rsidRPr="00613FB6">
        <w:t>Thurow</w:t>
      </w:r>
      <w:r w:rsidRPr="00613FB6">
        <w:rPr>
          <w:vertAlign w:val="superscript"/>
        </w:rPr>
        <w:t>1</w:t>
      </w:r>
      <w:r w:rsidR="007C3483">
        <w:rPr>
          <w:vertAlign w:val="superscript"/>
        </w:rPr>
        <w:t>†</w:t>
      </w:r>
      <w:r w:rsidR="00613FB6">
        <w:rPr>
          <w:vertAlign w:val="superscript"/>
        </w:rPr>
        <w:t>*</w:t>
      </w:r>
      <w:proofErr w:type="gramEnd"/>
      <w:r w:rsidRPr="00613FB6">
        <w:t xml:space="preserve"> (</w:t>
      </w:r>
      <w:r w:rsidR="004E060F" w:rsidRPr="00613FB6">
        <w:t xml:space="preserve">ORCID </w:t>
      </w:r>
      <w:proofErr w:type="spellStart"/>
      <w:r w:rsidR="004E060F" w:rsidRPr="00613FB6">
        <w:t>iD</w:t>
      </w:r>
      <w:proofErr w:type="spellEnd"/>
      <w:r w:rsidRPr="00613FB6">
        <w:t>: 0000-0002-1362-8599)</w:t>
      </w:r>
    </w:p>
    <w:p w14:paraId="375E50D2" w14:textId="7F444FAB" w:rsidR="0015238A" w:rsidRPr="00613FB6" w:rsidRDefault="00454798" w:rsidP="007E4777">
      <w:pPr>
        <w:pStyle w:val="Default"/>
        <w:jc w:val="both"/>
      </w:pPr>
      <w:r w:rsidRPr="00613FB6">
        <w:t xml:space="preserve">Bryan M. </w:t>
      </w:r>
      <w:proofErr w:type="gramStart"/>
      <w:r w:rsidRPr="00613FB6">
        <w:t>Maitland</w:t>
      </w:r>
      <w:r w:rsidRPr="00613FB6">
        <w:rPr>
          <w:vertAlign w:val="superscript"/>
        </w:rPr>
        <w:t>2</w:t>
      </w:r>
      <w:r w:rsidR="007C3483">
        <w:rPr>
          <w:vertAlign w:val="superscript"/>
        </w:rPr>
        <w:t>†</w:t>
      </w:r>
      <w:r w:rsidRPr="00613FB6">
        <w:rPr>
          <w:vertAlign w:val="superscript"/>
        </w:rPr>
        <w:t xml:space="preserve"> </w:t>
      </w:r>
      <w:r w:rsidRPr="00613FB6">
        <w:t>(</w:t>
      </w:r>
      <w:proofErr w:type="gramEnd"/>
      <w:r w:rsidR="004E060F" w:rsidRPr="00613FB6">
        <w:t xml:space="preserve">ORCID </w:t>
      </w:r>
      <w:proofErr w:type="spellStart"/>
      <w:r w:rsidR="004E060F" w:rsidRPr="00613FB6">
        <w:t>iD</w:t>
      </w:r>
      <w:proofErr w:type="spellEnd"/>
      <w:r w:rsidRPr="00613FB6">
        <w:t>: 0000-0002-4491-5064)</w:t>
      </w:r>
    </w:p>
    <w:p w14:paraId="655F7815" w14:textId="4F65A7CD" w:rsidR="0015238A" w:rsidRPr="00613FB6" w:rsidRDefault="0015238A" w:rsidP="007E4777">
      <w:pPr>
        <w:pStyle w:val="Default"/>
        <w:jc w:val="both"/>
      </w:pPr>
      <w:r w:rsidRPr="00613FB6">
        <w:t xml:space="preserve">Morgan </w:t>
      </w:r>
      <w:r w:rsidR="00487134" w:rsidRPr="00613FB6">
        <w:t xml:space="preserve">M. </w:t>
      </w:r>
      <w:r w:rsidRPr="00613FB6">
        <w:t>Sparks</w:t>
      </w:r>
      <w:r w:rsidRPr="00613FB6">
        <w:rPr>
          <w:vertAlign w:val="superscript"/>
        </w:rPr>
        <w:t>2</w:t>
      </w:r>
      <w:r w:rsidR="00573225" w:rsidRPr="00613FB6">
        <w:rPr>
          <w:vertAlign w:val="superscript"/>
        </w:rPr>
        <w:t xml:space="preserve"> </w:t>
      </w:r>
      <w:r w:rsidR="00573225" w:rsidRPr="00613FB6">
        <w:t>(</w:t>
      </w:r>
      <w:r w:rsidR="004E060F" w:rsidRPr="00613FB6">
        <w:t xml:space="preserve">ORCID </w:t>
      </w:r>
      <w:proofErr w:type="spellStart"/>
      <w:r w:rsidR="004E060F" w:rsidRPr="00613FB6">
        <w:t>iD</w:t>
      </w:r>
      <w:proofErr w:type="spellEnd"/>
      <w:r w:rsidR="00573225" w:rsidRPr="00613FB6">
        <w:t xml:space="preserve">: </w:t>
      </w:r>
      <w:r w:rsidR="00487134" w:rsidRPr="00613FB6">
        <w:t>0000-0003-0787-2218</w:t>
      </w:r>
      <w:r w:rsidR="00573225" w:rsidRPr="00613FB6">
        <w:t>)</w:t>
      </w:r>
    </w:p>
    <w:p w14:paraId="29C5332D" w14:textId="70407A60" w:rsidR="00573225" w:rsidRPr="00613FB6" w:rsidRDefault="0015238A" w:rsidP="007E4777">
      <w:pPr>
        <w:pStyle w:val="Default"/>
        <w:jc w:val="both"/>
        <w:rPr>
          <w:iCs/>
          <w:vertAlign w:val="superscript"/>
        </w:rPr>
      </w:pPr>
      <w:r w:rsidRPr="00613FB6">
        <w:t>Dan</w:t>
      </w:r>
      <w:r w:rsidR="00487134" w:rsidRPr="00613FB6">
        <w:t>iel J.</w:t>
      </w:r>
      <w:r w:rsidRPr="00613FB6">
        <w:t xml:space="preserve"> Isaak</w:t>
      </w:r>
      <w:r w:rsidRPr="00613FB6">
        <w:rPr>
          <w:vertAlign w:val="superscript"/>
        </w:rPr>
        <w:t>2</w:t>
      </w:r>
      <w:r w:rsidR="00573225" w:rsidRPr="00613FB6">
        <w:rPr>
          <w:vertAlign w:val="superscript"/>
        </w:rPr>
        <w:t xml:space="preserve"> </w:t>
      </w:r>
      <w:bookmarkStart w:id="12" w:name="_Hlk201869669"/>
      <w:r w:rsidR="00573225" w:rsidRPr="00613FB6">
        <w:rPr>
          <w:iCs/>
        </w:rPr>
        <w:t>(</w:t>
      </w:r>
      <w:r w:rsidR="004E060F" w:rsidRPr="00613FB6">
        <w:t xml:space="preserve">ORCID </w:t>
      </w:r>
      <w:proofErr w:type="spellStart"/>
      <w:r w:rsidR="004E060F" w:rsidRPr="00613FB6">
        <w:t>iD</w:t>
      </w:r>
      <w:proofErr w:type="spellEnd"/>
      <w:r w:rsidR="00573225" w:rsidRPr="00613FB6">
        <w:rPr>
          <w:iCs/>
        </w:rPr>
        <w:t>: 0000-0003-2963-1546)</w:t>
      </w:r>
    </w:p>
    <w:bookmarkEnd w:id="12"/>
    <w:p w14:paraId="42D39BE4" w14:textId="53B28AB7" w:rsidR="00573225" w:rsidRPr="00613FB6" w:rsidRDefault="0015238A" w:rsidP="007E4777">
      <w:pPr>
        <w:pStyle w:val="Default"/>
        <w:jc w:val="both"/>
        <w:rPr>
          <w:iCs/>
        </w:rPr>
      </w:pPr>
      <w:r w:rsidRPr="00613FB6">
        <w:t xml:space="preserve">John </w:t>
      </w:r>
      <w:r w:rsidR="00454798" w:rsidRPr="00613FB6">
        <w:t xml:space="preserve">M. </w:t>
      </w:r>
      <w:r w:rsidRPr="00613FB6">
        <w:t>Buffington</w:t>
      </w:r>
      <w:r w:rsidRPr="00613FB6">
        <w:rPr>
          <w:vertAlign w:val="superscript"/>
        </w:rPr>
        <w:t>2</w:t>
      </w:r>
      <w:r w:rsidR="00573225" w:rsidRPr="00613FB6">
        <w:rPr>
          <w:vertAlign w:val="superscript"/>
        </w:rPr>
        <w:t xml:space="preserve"> </w:t>
      </w:r>
      <w:r w:rsidR="00573225" w:rsidRPr="00613FB6">
        <w:rPr>
          <w:iCs/>
        </w:rPr>
        <w:t>(</w:t>
      </w:r>
      <w:r w:rsidR="004E060F" w:rsidRPr="00613FB6">
        <w:t xml:space="preserve">ORCID </w:t>
      </w:r>
      <w:proofErr w:type="spellStart"/>
      <w:r w:rsidR="004E060F" w:rsidRPr="00613FB6">
        <w:t>iD</w:t>
      </w:r>
      <w:proofErr w:type="spellEnd"/>
      <w:r w:rsidR="00573225" w:rsidRPr="00613FB6">
        <w:rPr>
          <w:iCs/>
        </w:rPr>
        <w:t>: 0000-0002-2513-5863)</w:t>
      </w:r>
    </w:p>
    <w:p w14:paraId="6F0DA6DB" w14:textId="77777777" w:rsidR="0015238A" w:rsidRDefault="0015238A" w:rsidP="007E4777">
      <w:pPr>
        <w:pStyle w:val="Default"/>
        <w:jc w:val="both"/>
      </w:pPr>
    </w:p>
    <w:p w14:paraId="4389B96D" w14:textId="77777777" w:rsidR="00A66A9A" w:rsidRPr="00613FB6" w:rsidRDefault="00A66A9A" w:rsidP="007E4777">
      <w:pPr>
        <w:pStyle w:val="Default"/>
        <w:jc w:val="both"/>
      </w:pPr>
    </w:p>
    <w:p w14:paraId="71405B63" w14:textId="066D47DC" w:rsidR="0015238A" w:rsidRPr="00613FB6" w:rsidRDefault="0015238A" w:rsidP="007E4777">
      <w:pPr>
        <w:pStyle w:val="Default"/>
        <w:jc w:val="both"/>
      </w:pPr>
      <w:r w:rsidRPr="00613FB6">
        <w:rPr>
          <w:vertAlign w:val="superscript"/>
        </w:rPr>
        <w:t>1</w:t>
      </w:r>
      <w:r w:rsidRPr="00613FB6">
        <w:rPr>
          <w:i/>
          <w:iCs/>
        </w:rPr>
        <w:t>US Forest Service, Rocky Mountain Research Station (Emeritus), Salmon, ID, USA</w:t>
      </w:r>
      <w:r w:rsidR="004A647C" w:rsidRPr="00613FB6">
        <w:rPr>
          <w:i/>
          <w:iCs/>
        </w:rPr>
        <w:t xml:space="preserve"> 83467</w:t>
      </w:r>
    </w:p>
    <w:p w14:paraId="75CB3CB6" w14:textId="1DB719A8" w:rsidR="006E794C" w:rsidRDefault="0015238A" w:rsidP="007E4777">
      <w:pPr>
        <w:pStyle w:val="Default"/>
        <w:jc w:val="both"/>
        <w:rPr>
          <w:i/>
          <w:iCs/>
        </w:rPr>
      </w:pPr>
      <w:r w:rsidRPr="00613FB6">
        <w:rPr>
          <w:vertAlign w:val="superscript"/>
        </w:rPr>
        <w:t>2</w:t>
      </w:r>
      <w:r w:rsidR="006E794C" w:rsidRPr="00613FB6">
        <w:rPr>
          <w:i/>
          <w:iCs/>
        </w:rPr>
        <w:t>US Forest Service- Rocky Mountain Research Station, Boise, Idaho,</w:t>
      </w:r>
      <w:r w:rsidR="00454798" w:rsidRPr="00613FB6">
        <w:rPr>
          <w:i/>
          <w:iCs/>
        </w:rPr>
        <w:t xml:space="preserve"> USA</w:t>
      </w:r>
      <w:r w:rsidR="006E794C" w:rsidRPr="00613FB6">
        <w:rPr>
          <w:i/>
          <w:iCs/>
        </w:rPr>
        <w:t xml:space="preserve"> 83702. </w:t>
      </w:r>
    </w:p>
    <w:p w14:paraId="45C6AB04" w14:textId="0675BC59" w:rsidR="00613FB6" w:rsidRDefault="007C3483" w:rsidP="007E4777">
      <w:pPr>
        <w:pStyle w:val="Default"/>
        <w:jc w:val="both"/>
        <w:rPr>
          <w:i/>
          <w:iCs/>
        </w:rPr>
      </w:pPr>
      <w:r>
        <w:rPr>
          <w:i/>
          <w:iCs/>
        </w:rPr>
        <w:t>† Dual first authors</w:t>
      </w:r>
    </w:p>
    <w:p w14:paraId="44FD6956" w14:textId="4D2583DB" w:rsidR="00613FB6" w:rsidRPr="00446AEF" w:rsidRDefault="0015238A" w:rsidP="007E4777">
      <w:pPr>
        <w:rPr>
          <w:b/>
        </w:rPr>
      </w:pPr>
      <w:r w:rsidRPr="00613FB6">
        <w:rPr>
          <w:vertAlign w:val="superscript"/>
        </w:rPr>
        <w:t>*</w:t>
      </w:r>
      <w:r w:rsidR="006E794C" w:rsidRPr="00613FB6">
        <w:rPr>
          <w:i/>
          <w:iCs/>
        </w:rPr>
        <w:t xml:space="preserve">Corresponding author (e-mail: </w:t>
      </w:r>
      <w:hyperlink r:id="rId8" w:history="1">
        <w:r w:rsidR="006E794C" w:rsidRPr="00613FB6">
          <w:rPr>
            <w:rStyle w:val="Hyperlink"/>
            <w:i/>
            <w:iCs/>
          </w:rPr>
          <w:t>russ.thurow@usda.gov</w:t>
        </w:r>
      </w:hyperlink>
      <w:r w:rsidR="006E794C" w:rsidRPr="00613FB6">
        <w:rPr>
          <w:i/>
          <w:iCs/>
        </w:rPr>
        <w:t>)</w:t>
      </w:r>
      <w:r w:rsidR="00613FB6" w:rsidRPr="00446AEF">
        <w:rPr>
          <w:b/>
        </w:rPr>
        <w:br w:type="page"/>
      </w:r>
    </w:p>
    <w:p w14:paraId="547C8807" w14:textId="0ED1C8B3" w:rsidR="00F60F08" w:rsidRPr="00485192" w:rsidRDefault="00F60F08" w:rsidP="007E4777">
      <w:pPr>
        <w:tabs>
          <w:tab w:val="left" w:pos="3837"/>
        </w:tabs>
        <w:rPr>
          <w:b/>
        </w:rPr>
      </w:pPr>
      <w:r w:rsidRPr="00485192">
        <w:rPr>
          <w:b/>
        </w:rPr>
        <w:lastRenderedPageBreak/>
        <w:t xml:space="preserve">Abstract </w:t>
      </w:r>
    </w:p>
    <w:p w14:paraId="575C0F89" w14:textId="52FCF4E0" w:rsidR="00DF420B" w:rsidRPr="00DF420B" w:rsidRDefault="00DF420B" w:rsidP="007E4777">
      <w:pPr>
        <w:rPr>
          <w:bCs/>
        </w:rPr>
      </w:pPr>
      <w:r w:rsidRPr="00DF420B">
        <w:rPr>
          <w:bCs/>
          <w:iCs/>
        </w:rPr>
        <w:t xml:space="preserve">Pacific salmon </w:t>
      </w:r>
      <w:proofErr w:type="gramStart"/>
      <w:r w:rsidRPr="00DF420B">
        <w:rPr>
          <w:bCs/>
          <w:iCs/>
        </w:rPr>
        <w:t>exhibit</w:t>
      </w:r>
      <w:proofErr w:type="gramEnd"/>
      <w:r w:rsidRPr="00DF420B">
        <w:rPr>
          <w:bCs/>
          <w:iCs/>
        </w:rPr>
        <w:t xml:space="preserve"> diverse life histories and local adaptation shaped by spatiotemporal variation in </w:t>
      </w:r>
      <w:r w:rsidRPr="00DF420B">
        <w:rPr>
          <w:bCs/>
        </w:rPr>
        <w:t xml:space="preserve">biotic and abiotic conditions. This biocomplexity buffers populations against environmental variability and reduces risks of demographic failure. One key aspect of biocomplexity is spawning phenology, </w:t>
      </w:r>
      <w:ins w:id="13" w:author="Isaak, Daniel - FS, ID" w:date="2026-03-23T13:16:00Z" w16du:dateUtc="2026-03-23T19:16:00Z">
        <w:r w:rsidR="00BD59C5">
          <w:rPr>
            <w:bCs/>
          </w:rPr>
          <w:t>i.e., the timing associated with gonadal maturation and egg deposition</w:t>
        </w:r>
      </w:ins>
      <w:del w:id="14" w:author="Isaak, Daniel - FS, ID" w:date="2026-03-23T13:16:00Z" w16du:dateUtc="2026-03-23T19:16:00Z">
        <w:r w:rsidRPr="00DF420B" w:rsidDel="00BD59C5">
          <w:rPr>
            <w:bCs/>
          </w:rPr>
          <w:delText xml:space="preserve">a reproductive attribute </w:delText>
        </w:r>
        <w:r w:rsidDel="00BD59C5">
          <w:rPr>
            <w:bCs/>
          </w:rPr>
          <w:delText xml:space="preserve">that </w:delText>
        </w:r>
        <w:r w:rsidR="00076AE2" w:rsidDel="00BD59C5">
          <w:rPr>
            <w:bCs/>
          </w:rPr>
          <w:delText>generates</w:delText>
        </w:r>
        <w:r w:rsidR="00707A73" w:rsidDel="00BD59C5">
          <w:rPr>
            <w:bCs/>
          </w:rPr>
          <w:delText xml:space="preserve"> </w:delText>
        </w:r>
        <w:r w:rsidRPr="000359B1" w:rsidDel="00BD59C5">
          <w:rPr>
            <w:bCs/>
          </w:rPr>
          <w:delText>population resilience in Pacific salmon</w:delText>
        </w:r>
      </w:del>
      <w:r>
        <w:rPr>
          <w:bCs/>
        </w:rPr>
        <w:t xml:space="preserve">. </w:t>
      </w:r>
      <w:del w:id="15" w:author="Isaak, Daniel - FS, ID" w:date="2026-03-23T13:16:00Z" w16du:dateUtc="2026-03-23T19:16:00Z">
        <w:r w:rsidR="00433AD5" w:rsidDel="00BD59C5">
          <w:rPr>
            <w:bCs/>
          </w:rPr>
          <w:delText>T</w:delText>
        </w:r>
        <w:r w:rsidRPr="000359B1" w:rsidDel="00BD59C5">
          <w:rPr>
            <w:bCs/>
          </w:rPr>
          <w:delText xml:space="preserve">he environmental </w:delText>
        </w:r>
        <w:r w:rsidR="00076AE2" w:rsidDel="00BD59C5">
          <w:rPr>
            <w:bCs/>
          </w:rPr>
          <w:delText xml:space="preserve">mechanisms </w:delText>
        </w:r>
        <w:r w:rsidR="00B4528A" w:rsidDel="00BD59C5">
          <w:rPr>
            <w:bCs/>
          </w:rPr>
          <w:delText xml:space="preserve">structuring </w:delText>
        </w:r>
      </w:del>
      <w:ins w:id="16" w:author="Isaak, Daniel - FS, ID" w:date="2026-03-23T13:16:00Z" w16du:dateUtc="2026-03-23T19:16:00Z">
        <w:r w:rsidR="00BD59C5">
          <w:rPr>
            <w:bCs/>
          </w:rPr>
          <w:t xml:space="preserve">Previous studies on </w:t>
        </w:r>
      </w:ins>
      <w:r w:rsidR="002560A1">
        <w:rPr>
          <w:bCs/>
        </w:rPr>
        <w:t xml:space="preserve">salmonid </w:t>
      </w:r>
      <w:r>
        <w:rPr>
          <w:bCs/>
        </w:rPr>
        <w:t>spawn</w:t>
      </w:r>
      <w:r w:rsidR="00433AD5">
        <w:rPr>
          <w:bCs/>
        </w:rPr>
        <w:t xml:space="preserve">ing phenology are </w:t>
      </w:r>
      <w:ins w:id="17" w:author="Isaak, Daniel - FS, ID" w:date="2026-03-23T13:17:00Z" w16du:dateUtc="2026-03-23T19:17:00Z">
        <w:r w:rsidR="00BD59C5">
          <w:rPr>
            <w:bCs/>
          </w:rPr>
          <w:t xml:space="preserve">often constrained to a small number of sites, which limits our understanding of the </w:t>
        </w:r>
      </w:ins>
      <w:ins w:id="18" w:author="Isaak, Daniel - FS, ID" w:date="2026-03-23T13:18:00Z" w16du:dateUtc="2026-03-23T19:18:00Z">
        <w:r w:rsidR="00BD59C5">
          <w:rPr>
            <w:bCs/>
          </w:rPr>
          <w:t>importance of spatial diversity</w:t>
        </w:r>
      </w:ins>
      <w:ins w:id="19" w:author="Isaak, Daniel - FS, ID" w:date="2026-03-23T13:24:00Z" w16du:dateUtc="2026-03-23T19:24:00Z">
        <w:r w:rsidR="00BD59C5">
          <w:rPr>
            <w:bCs/>
          </w:rPr>
          <w:t xml:space="preserve"> in promoting biocomplexity and resilience</w:t>
        </w:r>
      </w:ins>
      <w:ins w:id="20" w:author="Isaak, Daniel - FS, ID" w:date="2026-03-23T13:18:00Z" w16du:dateUtc="2026-03-23T19:18:00Z">
        <w:r w:rsidR="00BD59C5">
          <w:rPr>
            <w:bCs/>
          </w:rPr>
          <w:t xml:space="preserve">. </w:t>
        </w:r>
      </w:ins>
      <w:del w:id="21" w:author="Isaak, Daniel - FS, ID" w:date="2026-03-23T13:18:00Z" w16du:dateUtc="2026-03-23T19:18:00Z">
        <w:r w:rsidR="00433AD5" w:rsidDel="00BD59C5">
          <w:rPr>
            <w:bCs/>
          </w:rPr>
          <w:delText xml:space="preserve">complex </w:delText>
        </w:r>
        <w:r w:rsidR="008170C0" w:rsidDel="00BD59C5">
          <w:rPr>
            <w:bCs/>
          </w:rPr>
          <w:delText xml:space="preserve">and remain </w:delText>
        </w:r>
        <w:r w:rsidRPr="000359B1" w:rsidDel="00BD59C5">
          <w:rPr>
            <w:bCs/>
          </w:rPr>
          <w:delText>poorly understood.</w:delText>
        </w:r>
        <w:r w:rsidDel="00BD59C5">
          <w:rPr>
            <w:bCs/>
          </w:rPr>
          <w:delText xml:space="preserve"> </w:delText>
        </w:r>
      </w:del>
      <w:r w:rsidR="00433AD5">
        <w:rPr>
          <w:bCs/>
        </w:rPr>
        <w:t>To this end, w</w:t>
      </w:r>
      <w:r w:rsidRPr="00DF420B">
        <w:rPr>
          <w:bCs/>
        </w:rPr>
        <w:t xml:space="preserve">e </w:t>
      </w:r>
      <w:ins w:id="22" w:author="Isaak, Daniel - FS, ID" w:date="2026-03-23T13:18:00Z" w16du:dateUtc="2026-03-23T19:18:00Z">
        <w:r w:rsidR="00BD59C5">
          <w:rPr>
            <w:bCs/>
          </w:rPr>
          <w:t xml:space="preserve">observed when </w:t>
        </w:r>
      </w:ins>
      <w:del w:id="23" w:author="Isaak, Daniel - FS, ID" w:date="2026-03-23T13:18:00Z" w16du:dateUtc="2026-03-23T19:18:00Z">
        <w:r w:rsidRPr="00DF420B" w:rsidDel="00BD59C5">
          <w:rPr>
            <w:bCs/>
          </w:rPr>
          <w:delText xml:space="preserve">analyzed </w:delText>
        </w:r>
      </w:del>
      <w:r w:rsidRPr="00DF420B">
        <w:rPr>
          <w:bCs/>
        </w:rPr>
        <w:t>3,016 wild Chinook salmon (</w:t>
      </w:r>
      <w:r w:rsidRPr="00DF420B">
        <w:rPr>
          <w:bCs/>
          <w:i/>
          <w:iCs/>
        </w:rPr>
        <w:t>Oncorhynchus tshawytscha</w:t>
      </w:r>
      <w:r w:rsidRPr="00DF420B">
        <w:rPr>
          <w:bCs/>
        </w:rPr>
        <w:t xml:space="preserve">) redds </w:t>
      </w:r>
      <w:ins w:id="24" w:author="Isaak, Daniel - FS, ID" w:date="2026-03-23T13:18:00Z" w16du:dateUtc="2026-03-23T19:18:00Z">
        <w:r w:rsidR="00BD59C5">
          <w:rPr>
            <w:bCs/>
          </w:rPr>
          <w:t xml:space="preserve">were completed </w:t>
        </w:r>
      </w:ins>
      <w:del w:id="25" w:author="Isaak, Daniel - FS, ID" w:date="2026-03-23T13:19:00Z" w16du:dateUtc="2026-03-23T19:19:00Z">
        <w:r w:rsidRPr="00DF420B" w:rsidDel="00BD59C5">
          <w:rPr>
            <w:bCs/>
          </w:rPr>
          <w:delText xml:space="preserve">georeferenced </w:delText>
        </w:r>
      </w:del>
      <w:r w:rsidRPr="00DF420B">
        <w:rPr>
          <w:bCs/>
        </w:rPr>
        <w:t xml:space="preserve">from 2002-2005 across </w:t>
      </w:r>
      <w:ins w:id="26" w:author="Isaak, Daniel - FS, ID" w:date="2026-03-23T13:19:00Z" w16du:dateUtc="2026-03-23T19:19:00Z">
        <w:r w:rsidR="00BD59C5">
          <w:rPr>
            <w:bCs/>
          </w:rPr>
          <w:t xml:space="preserve">diverse habitat conditions in a wilderness river network </w:t>
        </w:r>
      </w:ins>
      <w:del w:id="27" w:author="Isaak, Daniel - FS, ID" w:date="2026-03-23T13:19:00Z" w16du:dateUtc="2026-03-23T19:19:00Z">
        <w:r w:rsidRPr="00DF420B" w:rsidDel="00BD59C5">
          <w:rPr>
            <w:bCs/>
          </w:rPr>
          <w:delText xml:space="preserve">eight tributaries to Idaho’s Middle Fork Salmon River </w:delText>
        </w:r>
      </w:del>
      <w:r w:rsidRPr="00DF420B">
        <w:rPr>
          <w:bCs/>
        </w:rPr>
        <w:t xml:space="preserve">and </w:t>
      </w:r>
      <w:r w:rsidR="00B815CE" w:rsidRPr="00DF420B">
        <w:rPr>
          <w:bCs/>
        </w:rPr>
        <w:t xml:space="preserve">evaluated how stream- and reach-scale thermal conditions </w:t>
      </w:r>
      <w:r w:rsidR="00B815CE">
        <w:rPr>
          <w:bCs/>
        </w:rPr>
        <w:t xml:space="preserve">and spatial habitat variation </w:t>
      </w:r>
      <w:r w:rsidR="00B815CE" w:rsidRPr="00DF420B">
        <w:rPr>
          <w:bCs/>
        </w:rPr>
        <w:t xml:space="preserve">influenced spawn timing. </w:t>
      </w:r>
      <w:r w:rsidRPr="00DF420B">
        <w:rPr>
          <w:bCs/>
        </w:rPr>
        <w:t xml:space="preserve">Linear mixed-effects models with stream-reach random intercepts and slopes explained most of the variation in </w:t>
      </w:r>
      <w:commentRangeStart w:id="28"/>
      <w:r w:rsidRPr="00DF420B">
        <w:rPr>
          <w:bCs/>
        </w:rPr>
        <w:t>observed salmon spawning dates (marginal R</w:t>
      </w:r>
      <w:r w:rsidRPr="00DF420B">
        <w:rPr>
          <w:bCs/>
          <w:vertAlign w:val="superscript"/>
        </w:rPr>
        <w:t>2</w:t>
      </w:r>
      <w:r w:rsidRPr="00DF420B">
        <w:rPr>
          <w:bCs/>
        </w:rPr>
        <w:t xml:space="preserve"> = 0.</w:t>
      </w:r>
      <w:r w:rsidR="00DA742D">
        <w:rPr>
          <w:bCs/>
        </w:rPr>
        <w:t>599</w:t>
      </w:r>
      <w:r w:rsidRPr="00DF420B">
        <w:rPr>
          <w:bCs/>
        </w:rPr>
        <w:t>; conditional R² = 0.9</w:t>
      </w:r>
      <w:r w:rsidR="00DA742D">
        <w:rPr>
          <w:bCs/>
        </w:rPr>
        <w:t>90</w:t>
      </w:r>
      <w:r w:rsidRPr="00DF420B">
        <w:rPr>
          <w:bCs/>
        </w:rPr>
        <w:t>)</w:t>
      </w:r>
      <w:commentRangeEnd w:id="28"/>
      <w:r w:rsidR="00AF1940">
        <w:rPr>
          <w:rStyle w:val="CommentReference"/>
        </w:rPr>
        <w:commentReference w:id="28"/>
      </w:r>
      <w:r w:rsidRPr="00DF420B">
        <w:rPr>
          <w:bCs/>
        </w:rPr>
        <w:t xml:space="preserve">. Spawn timing </w:t>
      </w:r>
      <w:ins w:id="29" w:author="Isaak, Daniel - FS, ID" w:date="2026-03-23T13:19:00Z" w16du:dateUtc="2026-03-23T19:19:00Z">
        <w:r w:rsidR="00BD59C5">
          <w:rPr>
            <w:bCs/>
          </w:rPr>
          <w:t xml:space="preserve">occurred earlier in sites </w:t>
        </w:r>
      </w:ins>
      <w:del w:id="30" w:author="Isaak, Daniel - FS, ID" w:date="2026-03-23T13:19:00Z" w16du:dateUtc="2026-03-23T19:19:00Z">
        <w:r w:rsidRPr="00DF420B" w:rsidDel="00BD59C5">
          <w:rPr>
            <w:bCs/>
          </w:rPr>
          <w:delText xml:space="preserve">advanced nonlinearly </w:delText>
        </w:r>
      </w:del>
      <w:r w:rsidRPr="00DF420B">
        <w:rPr>
          <w:bCs/>
        </w:rPr>
        <w:t xml:space="preserve">with </w:t>
      </w:r>
      <w:ins w:id="31" w:author="Isaak, Daniel - FS, ID" w:date="2026-03-23T13:19:00Z" w16du:dateUtc="2026-03-23T19:19:00Z">
        <w:r w:rsidR="00BD59C5">
          <w:rPr>
            <w:bCs/>
          </w:rPr>
          <w:t xml:space="preserve">cooler </w:t>
        </w:r>
      </w:ins>
      <w:r w:rsidRPr="00DF420B">
        <w:rPr>
          <w:bCs/>
        </w:rPr>
        <w:t xml:space="preserve">antecedent 90-day mean water temperature </w:t>
      </w:r>
      <w:del w:id="32" w:author="Isaak, Daniel - FS, ID" w:date="2026-03-23T13:19:00Z" w16du:dateUtc="2026-03-23T19:19:00Z">
        <w:r w:rsidRPr="00DF420B" w:rsidDel="00BD59C5">
          <w:rPr>
            <w:bCs/>
          </w:rPr>
          <w:delText xml:space="preserve">and </w:delText>
        </w:r>
      </w:del>
      <w:ins w:id="33" w:author="Isaak, Daniel - FS, ID" w:date="2026-03-23T13:19:00Z" w16du:dateUtc="2026-03-23T19:19:00Z">
        <w:r w:rsidR="00BD59C5">
          <w:rPr>
            <w:bCs/>
          </w:rPr>
          <w:t xml:space="preserve">but </w:t>
        </w:r>
      </w:ins>
      <w:r w:rsidRPr="00DF420B">
        <w:rPr>
          <w:bCs/>
        </w:rPr>
        <w:t xml:space="preserve">plateaued at </w:t>
      </w:r>
      <w:ins w:id="34" w:author="Isaak, Daniel - FS, ID" w:date="2026-03-23T13:20:00Z" w16du:dateUtc="2026-03-23T19:20:00Z">
        <w:r w:rsidR="00BD59C5">
          <w:rPr>
            <w:bCs/>
          </w:rPr>
          <w:t xml:space="preserve">the </w:t>
        </w:r>
      </w:ins>
      <w:r w:rsidRPr="00DF420B">
        <w:rPr>
          <w:bCs/>
        </w:rPr>
        <w:t>warme</w:t>
      </w:r>
      <w:ins w:id="35" w:author="Isaak, Daniel - FS, ID" w:date="2026-03-23T13:20:00Z" w16du:dateUtc="2026-03-23T19:20:00Z">
        <w:r w:rsidR="00BD59C5">
          <w:rPr>
            <w:bCs/>
          </w:rPr>
          <w:t>st</w:t>
        </w:r>
      </w:ins>
      <w:del w:id="36" w:author="Isaak, Daniel - FS, ID" w:date="2026-03-23T13:20:00Z" w16du:dateUtc="2026-03-23T19:20:00Z">
        <w:r w:rsidRPr="00DF420B" w:rsidDel="00BD59C5">
          <w:rPr>
            <w:bCs/>
          </w:rPr>
          <w:delText>r</w:delText>
        </w:r>
      </w:del>
      <w:r w:rsidRPr="00DF420B">
        <w:rPr>
          <w:bCs/>
        </w:rPr>
        <w:t xml:space="preserve"> sites</w:t>
      </w:r>
      <w:ins w:id="37" w:author="Isaak, Daniel - FS, ID" w:date="2026-03-23T13:20:00Z" w16du:dateUtc="2026-03-23T19:20:00Z">
        <w:r w:rsidR="00BD59C5">
          <w:rPr>
            <w:bCs/>
          </w:rPr>
          <w:t xml:space="preserve"> in downstream areas</w:t>
        </w:r>
      </w:ins>
      <w:r w:rsidRPr="00DF420B">
        <w:rPr>
          <w:bCs/>
        </w:rPr>
        <w:t xml:space="preserve">. Stream and year effects were also significant, with spawning occurring progressively later </w:t>
      </w:r>
      <w:ins w:id="38" w:author="Isaak, Daniel - FS, ID" w:date="2026-03-23T13:20:00Z" w16du:dateUtc="2026-03-23T19:20:00Z">
        <w:r w:rsidR="00BD59C5">
          <w:rPr>
            <w:bCs/>
          </w:rPr>
          <w:t xml:space="preserve">across years due to a </w:t>
        </w:r>
        <w:commentRangeStart w:id="39"/>
        <w:r w:rsidR="00BD59C5">
          <w:rPr>
            <w:bCs/>
          </w:rPr>
          <w:t>short-term warming trend in our dataset</w:t>
        </w:r>
      </w:ins>
      <w:del w:id="40" w:author="Isaak, Daniel - FS, ID" w:date="2026-03-23T13:20:00Z" w16du:dateUtc="2026-03-23T19:20:00Z">
        <w:r w:rsidRPr="00DF420B" w:rsidDel="00BD59C5">
          <w:rPr>
            <w:bCs/>
          </w:rPr>
          <w:delText>through time</w:delText>
        </w:r>
      </w:del>
      <w:commentRangeEnd w:id="39"/>
      <w:r w:rsidR="00BD59C5">
        <w:rPr>
          <w:rStyle w:val="CommentReference"/>
        </w:rPr>
        <w:commentReference w:id="39"/>
      </w:r>
      <w:r w:rsidRPr="00DF420B">
        <w:rPr>
          <w:bCs/>
        </w:rPr>
        <w:t xml:space="preserve">. Importantly, reach-specific random slopes revealed </w:t>
      </w:r>
      <w:del w:id="41" w:author="Isaak, Daniel - FS, ID" w:date="2026-03-23T13:25:00Z" w16du:dateUtc="2026-03-23T19:25:00Z">
        <w:r w:rsidRPr="00DF420B" w:rsidDel="00BD59C5">
          <w:rPr>
            <w:bCs/>
          </w:rPr>
          <w:delText xml:space="preserve">pronounced </w:delText>
        </w:r>
      </w:del>
      <w:r w:rsidRPr="00DF420B">
        <w:rPr>
          <w:bCs/>
        </w:rPr>
        <w:t xml:space="preserve">heterogeneity in thermal sensitivity, suggesting </w:t>
      </w:r>
      <w:r w:rsidR="00B815CE">
        <w:rPr>
          <w:bCs/>
        </w:rPr>
        <w:t xml:space="preserve">that unmeasured </w:t>
      </w:r>
      <w:r w:rsidRPr="00DF420B">
        <w:rPr>
          <w:bCs/>
        </w:rPr>
        <w:t xml:space="preserve">local hydrologic and geomorphic processes mediate phenological responses to temperature. Together, these results demonstrate that fine-scale habitat </w:t>
      </w:r>
      <w:del w:id="42" w:author="Isaak, Daniel - FS, ID" w:date="2026-03-23T13:25:00Z" w16du:dateUtc="2026-03-23T19:25:00Z">
        <w:r w:rsidRPr="00DF420B" w:rsidDel="0097171C">
          <w:rPr>
            <w:bCs/>
          </w:rPr>
          <w:delText>heterogeneity</w:delText>
        </w:r>
      </w:del>
      <w:ins w:id="43" w:author="Isaak, Daniel - FS, ID" w:date="2026-03-23T13:25:00Z" w16du:dateUtc="2026-03-23T19:25:00Z">
        <w:r w:rsidR="0097171C">
          <w:rPr>
            <w:bCs/>
          </w:rPr>
          <w:t xml:space="preserve">and </w:t>
        </w:r>
      </w:ins>
      <w:del w:id="44" w:author="Isaak, Daniel - FS, ID" w:date="2026-03-23T13:25:00Z" w16du:dateUtc="2026-03-23T19:25:00Z">
        <w:r w:rsidRPr="00DF420B" w:rsidDel="0097171C">
          <w:rPr>
            <w:bCs/>
          </w:rPr>
          <w:delText xml:space="preserve">, particularly </w:delText>
        </w:r>
      </w:del>
      <w:r w:rsidRPr="00DF420B">
        <w:rPr>
          <w:bCs/>
        </w:rPr>
        <w:t>thermal heterogeneity</w:t>
      </w:r>
      <w:ins w:id="45" w:author="Isaak, Daniel - FS, ID" w:date="2026-03-23T13:25:00Z" w16du:dateUtc="2026-03-23T19:25:00Z">
        <w:r w:rsidR="0097171C">
          <w:rPr>
            <w:bCs/>
          </w:rPr>
          <w:t xml:space="preserve"> expressed throughout a network </w:t>
        </w:r>
      </w:ins>
      <w:del w:id="46" w:author="Isaak, Daniel - FS, ID" w:date="2026-03-23T13:25:00Z" w16du:dateUtc="2026-03-23T19:25:00Z">
        <w:r w:rsidRPr="00DF420B" w:rsidDel="0097171C">
          <w:rPr>
            <w:bCs/>
          </w:rPr>
          <w:delText xml:space="preserve">, </w:delText>
        </w:r>
      </w:del>
      <w:r w:rsidRPr="00DF420B">
        <w:rPr>
          <w:bCs/>
        </w:rPr>
        <w:t>structure</w:t>
      </w:r>
      <w:del w:id="47" w:author="Isaak, Daniel - FS, ID" w:date="2026-03-23T13:25:00Z" w16du:dateUtc="2026-03-23T19:25:00Z">
        <w:r w:rsidRPr="00DF420B" w:rsidDel="0097171C">
          <w:rPr>
            <w:bCs/>
          </w:rPr>
          <w:delText>s</w:delText>
        </w:r>
      </w:del>
      <w:ins w:id="48" w:author="Isaak, Daniel - FS, ID" w:date="2026-03-23T13:25:00Z" w16du:dateUtc="2026-03-23T19:25:00Z">
        <w:r w:rsidR="0097171C">
          <w:rPr>
            <w:bCs/>
          </w:rPr>
          <w:t xml:space="preserve"> phenological </w:t>
        </w:r>
      </w:ins>
      <w:del w:id="49" w:author="Isaak, Daniel - FS, ID" w:date="2026-03-23T13:26:00Z" w16du:dateUtc="2026-03-23T19:26:00Z">
        <w:r w:rsidRPr="00DF420B" w:rsidDel="0097171C">
          <w:rPr>
            <w:bCs/>
          </w:rPr>
          <w:delText xml:space="preserve"> </w:delText>
        </w:r>
      </w:del>
      <w:r w:rsidRPr="00DF420B">
        <w:rPr>
          <w:bCs/>
        </w:rPr>
        <w:t>divers</w:t>
      </w:r>
      <w:r w:rsidR="00433AD5">
        <w:rPr>
          <w:bCs/>
        </w:rPr>
        <w:t>ity in th</w:t>
      </w:r>
      <w:ins w:id="50" w:author="Isaak, Daniel - FS, ID" w:date="2026-03-23T13:26:00Z" w16du:dateUtc="2026-03-23T19:26:00Z">
        <w:r w:rsidR="0097171C">
          <w:rPr>
            <w:bCs/>
          </w:rPr>
          <w:t>ese</w:t>
        </w:r>
      </w:ins>
      <w:del w:id="51" w:author="Isaak, Daniel - FS, ID" w:date="2026-03-23T13:26:00Z" w16du:dateUtc="2026-03-23T19:26:00Z">
        <w:r w:rsidR="00433AD5" w:rsidDel="0097171C">
          <w:rPr>
            <w:bCs/>
          </w:rPr>
          <w:delText>is</w:delText>
        </w:r>
      </w:del>
      <w:r w:rsidRPr="00DF420B">
        <w:rPr>
          <w:bCs/>
        </w:rPr>
        <w:t xml:space="preserve"> salmon </w:t>
      </w:r>
      <w:ins w:id="52" w:author="Isaak, Daniel - FS, ID" w:date="2026-03-23T13:26:00Z" w16du:dateUtc="2026-03-23T19:26:00Z">
        <w:r w:rsidR="0097171C">
          <w:rPr>
            <w:bCs/>
          </w:rPr>
          <w:t>populations</w:t>
        </w:r>
      </w:ins>
      <w:del w:id="53" w:author="Isaak, Daniel - FS, ID" w:date="2026-03-23T13:26:00Z" w16du:dateUtc="2026-03-23T19:26:00Z">
        <w:r w:rsidR="00433AD5" w:rsidDel="0097171C">
          <w:rPr>
            <w:bCs/>
          </w:rPr>
          <w:delText>phenological portfolio</w:delText>
        </w:r>
      </w:del>
      <w:r w:rsidRPr="00DF420B">
        <w:rPr>
          <w:bCs/>
        </w:rPr>
        <w:t xml:space="preserve">. Notably, </w:t>
      </w:r>
      <w:del w:id="54" w:author="Isaak, Daniel - FS, ID" w:date="2026-03-23T13:26:00Z" w16du:dateUtc="2026-03-23T19:26:00Z">
        <w:r w:rsidRPr="00DF420B" w:rsidDel="0097171C">
          <w:rPr>
            <w:bCs/>
          </w:rPr>
          <w:delText xml:space="preserve">we documented the persistence of </w:delText>
        </w:r>
      </w:del>
      <w:ins w:id="55" w:author="Isaak, Daniel - FS, ID" w:date="2026-03-23T13:26:00Z" w16du:dateUtc="2026-03-23T19:26:00Z">
        <w:r w:rsidR="0097171C">
          <w:rPr>
            <w:bCs/>
          </w:rPr>
          <w:t xml:space="preserve">this </w:t>
        </w:r>
      </w:ins>
      <w:del w:id="56" w:author="Isaak, Daniel - FS, ID" w:date="2026-03-23T13:26:00Z" w16du:dateUtc="2026-03-23T19:26:00Z">
        <w:r w:rsidRPr="00DF420B" w:rsidDel="0097171C">
          <w:rPr>
            <w:bCs/>
          </w:rPr>
          <w:delText>divers</w:delText>
        </w:r>
      </w:del>
      <w:ins w:id="57" w:author="Isaak, Daniel - FS, ID" w:date="2026-03-23T13:26:00Z" w16du:dateUtc="2026-03-23T19:26:00Z">
        <w:r w:rsidR="0097171C">
          <w:rPr>
            <w:bCs/>
          </w:rPr>
          <w:t>diversity persists</w:t>
        </w:r>
      </w:ins>
      <w:del w:id="58" w:author="Isaak, Daniel - FS, ID" w:date="2026-03-23T13:26:00Z" w16du:dateUtc="2026-03-23T19:26:00Z">
        <w:r w:rsidRPr="00DF420B" w:rsidDel="0097171C">
          <w:rPr>
            <w:bCs/>
          </w:rPr>
          <w:delText>e</w:delText>
        </w:r>
      </w:del>
      <w:r w:rsidRPr="00DF420B">
        <w:rPr>
          <w:bCs/>
        </w:rPr>
        <w:t xml:space="preserve"> </w:t>
      </w:r>
      <w:del w:id="59" w:author="Isaak, Daniel - FS, ID" w:date="2026-03-23T13:26:00Z" w16du:dateUtc="2026-03-23T19:26:00Z">
        <w:r w:rsidRPr="00DF420B" w:rsidDel="0097171C">
          <w:rPr>
            <w:bCs/>
          </w:rPr>
          <w:delText xml:space="preserve">spawning </w:delText>
        </w:r>
        <w:r w:rsidR="00433AD5" w:rsidDel="0097171C">
          <w:rPr>
            <w:bCs/>
          </w:rPr>
          <w:delText>phenology and sensitivity</w:delText>
        </w:r>
        <w:r w:rsidR="00433AD5" w:rsidRPr="00DF420B" w:rsidDel="0097171C">
          <w:rPr>
            <w:bCs/>
          </w:rPr>
          <w:delText xml:space="preserve"> </w:delText>
        </w:r>
        <w:r w:rsidRPr="00DF420B" w:rsidDel="0097171C">
          <w:rPr>
            <w:bCs/>
          </w:rPr>
          <w:delText>within this interior Chinook salmon population</w:delText>
        </w:r>
        <w:r w:rsidR="002560A1" w:rsidDel="0097171C">
          <w:rPr>
            <w:bCs/>
          </w:rPr>
          <w:delText>,</w:delText>
        </w:r>
        <w:r w:rsidRPr="00DF420B" w:rsidDel="0097171C">
          <w:rPr>
            <w:bCs/>
          </w:rPr>
          <w:delText xml:space="preserve"> </w:delText>
        </w:r>
      </w:del>
      <w:r w:rsidRPr="00DF420B">
        <w:rPr>
          <w:bCs/>
        </w:rPr>
        <w:t xml:space="preserve">despite </w:t>
      </w:r>
      <w:ins w:id="60" w:author="Isaak, Daniel - FS, ID" w:date="2026-03-23T13:27:00Z" w16du:dateUtc="2026-03-23T19:27:00Z">
        <w:r w:rsidR="0097171C">
          <w:rPr>
            <w:bCs/>
          </w:rPr>
          <w:t xml:space="preserve">the </w:t>
        </w:r>
      </w:ins>
      <w:del w:id="61" w:author="Isaak, Daniel - FS, ID" w:date="2026-03-23T13:27:00Z" w16du:dateUtc="2026-03-23T19:27:00Z">
        <w:r w:rsidRPr="00DF420B" w:rsidDel="0097171C">
          <w:rPr>
            <w:bCs/>
          </w:rPr>
          <w:delText xml:space="preserve">extremely </w:delText>
        </w:r>
      </w:del>
      <w:r w:rsidRPr="00DF420B">
        <w:rPr>
          <w:bCs/>
        </w:rPr>
        <w:t xml:space="preserve">low contemporary abundances </w:t>
      </w:r>
      <w:ins w:id="62" w:author="Isaak, Daniel - FS, ID" w:date="2026-03-23T13:27:00Z" w16du:dateUtc="2026-03-23T19:27:00Z">
        <w:r w:rsidR="0097171C">
          <w:rPr>
            <w:bCs/>
          </w:rPr>
          <w:t xml:space="preserve">of these populations and </w:t>
        </w:r>
      </w:ins>
      <w:del w:id="63" w:author="Isaak, Daniel - FS, ID" w:date="2026-03-23T13:27:00Z" w16du:dateUtc="2026-03-23T19:27:00Z">
        <w:r w:rsidRPr="00DF420B" w:rsidDel="0097171C">
          <w:rPr>
            <w:bCs/>
          </w:rPr>
          <w:delText xml:space="preserve">and its “Threatened” status under the U.S. Endangered Species Act. Conserving diversity in spawn timing across heterogeneous habitats </w:delText>
        </w:r>
        <w:r w:rsidR="00134513" w:rsidRPr="00DF420B" w:rsidDel="0097171C">
          <w:rPr>
            <w:bCs/>
          </w:rPr>
          <w:delText xml:space="preserve">in dynamic environments </w:delText>
        </w:r>
      </w:del>
      <w:r w:rsidRPr="00DF420B">
        <w:rPr>
          <w:bCs/>
        </w:rPr>
        <w:t xml:space="preserve">may be critical for maintaining the adaptive capacity of </w:t>
      </w:r>
      <w:r w:rsidR="00076AE2">
        <w:rPr>
          <w:bCs/>
        </w:rPr>
        <w:t xml:space="preserve">Chinook </w:t>
      </w:r>
      <w:r w:rsidRPr="00DF420B">
        <w:rPr>
          <w:bCs/>
        </w:rPr>
        <w:t xml:space="preserve">salmon to </w:t>
      </w:r>
      <w:ins w:id="64" w:author="Isaak, Daniel - FS, ID" w:date="2026-03-23T13:27:00Z" w16du:dateUtc="2026-03-23T19:27:00Z">
        <w:r w:rsidR="0097171C">
          <w:rPr>
            <w:bCs/>
          </w:rPr>
          <w:t>dynamic and changing future environments</w:t>
        </w:r>
      </w:ins>
      <w:del w:id="65" w:author="Isaak, Daniel - FS, ID" w:date="2026-03-23T13:27:00Z" w16du:dateUtc="2026-03-23T19:27:00Z">
        <w:r w:rsidRPr="00DF420B" w:rsidDel="0097171C">
          <w:rPr>
            <w:bCs/>
          </w:rPr>
          <w:delText xml:space="preserve">a </w:delText>
        </w:r>
        <w:r w:rsidR="008F252B" w:rsidDel="0097171C">
          <w:rPr>
            <w:bCs/>
          </w:rPr>
          <w:delText>changing</w:delText>
        </w:r>
        <w:r w:rsidRPr="00DF420B" w:rsidDel="0097171C">
          <w:rPr>
            <w:bCs/>
          </w:rPr>
          <w:delText xml:space="preserve"> climate</w:delText>
        </w:r>
      </w:del>
      <w:r w:rsidRPr="00DF420B">
        <w:rPr>
          <w:bCs/>
        </w:rPr>
        <w:t xml:space="preserve">.  </w:t>
      </w:r>
    </w:p>
    <w:p w14:paraId="7B4B9AC5" w14:textId="77777777" w:rsidR="008012B4" w:rsidRDefault="00613FB6" w:rsidP="007E4777">
      <w:pPr>
        <w:rPr>
          <w:b/>
        </w:rPr>
      </w:pPr>
      <w:r w:rsidRPr="00CB2C93">
        <w:rPr>
          <w:b/>
        </w:rPr>
        <w:t>Key</w:t>
      </w:r>
      <w:r>
        <w:rPr>
          <w:b/>
        </w:rPr>
        <w:t>words</w:t>
      </w:r>
    </w:p>
    <w:p w14:paraId="36BDF651" w14:textId="483E0484" w:rsidR="00613FB6" w:rsidRPr="00CB2C93" w:rsidRDefault="008012B4" w:rsidP="007E4777">
      <w:pPr>
        <w:rPr>
          <w:bCs/>
        </w:rPr>
      </w:pPr>
      <w:r w:rsidRPr="00CB2C93">
        <w:rPr>
          <w:bCs/>
        </w:rPr>
        <w:t>Spawn timing, portfolio effect, biocomplexity</w:t>
      </w:r>
      <w:r>
        <w:rPr>
          <w:bCs/>
        </w:rPr>
        <w:t>, life history diversity, phenotypic plasticity</w:t>
      </w:r>
      <w:r w:rsidR="00247563">
        <w:rPr>
          <w:bCs/>
        </w:rPr>
        <w:t>, habitat heterogeneity</w:t>
      </w:r>
      <w:r w:rsidR="009F009E">
        <w:rPr>
          <w:bCs/>
        </w:rPr>
        <w:t>, resilience</w:t>
      </w:r>
      <w:r w:rsidR="00613FB6" w:rsidRPr="00CB2C93">
        <w:rPr>
          <w:bCs/>
        </w:rPr>
        <w:br w:type="page"/>
      </w:r>
    </w:p>
    <w:p w14:paraId="487B4E4F" w14:textId="5FCDF3B7" w:rsidR="00F60F08" w:rsidRPr="00CB2C93" w:rsidRDefault="00F60F08" w:rsidP="007E4777">
      <w:pPr>
        <w:rPr>
          <w:b/>
        </w:rPr>
      </w:pPr>
      <w:r w:rsidRPr="00CB2C93">
        <w:rPr>
          <w:b/>
        </w:rPr>
        <w:lastRenderedPageBreak/>
        <w:t xml:space="preserve">Introduction </w:t>
      </w:r>
    </w:p>
    <w:p w14:paraId="2E18D1BE" w14:textId="4CAD1DBD" w:rsidR="00E44538" w:rsidRPr="00613FB6" w:rsidDel="00001AA1" w:rsidRDefault="008C7286" w:rsidP="007E4777">
      <w:pPr>
        <w:autoSpaceDE w:val="0"/>
        <w:autoSpaceDN w:val="0"/>
        <w:adjustRightInd w:val="0"/>
        <w:rPr>
          <w:del w:id="66" w:author="Isaak, Daniel - FS, ID" w:date="2026-03-23T14:40:00Z" w16du:dateUtc="2026-03-23T20:40:00Z"/>
          <w:rFonts w:eastAsiaTheme="minorHAnsi"/>
        </w:rPr>
      </w:pPr>
      <w:r w:rsidRPr="00CB2C93">
        <w:rPr>
          <w:rFonts w:eastAsiaTheme="minorHAnsi"/>
          <w:iCs/>
        </w:rPr>
        <w:t xml:space="preserve">Pacific Salmon populations </w:t>
      </w:r>
      <w:r w:rsidR="004E060F" w:rsidRPr="00CB2C93">
        <w:rPr>
          <w:rFonts w:eastAsiaTheme="minorHAnsi"/>
          <w:iCs/>
        </w:rPr>
        <w:t xml:space="preserve">exhibit extraordinary </w:t>
      </w:r>
      <w:r w:rsidR="006E794C" w:rsidRPr="00CB2C93">
        <w:rPr>
          <w:rFonts w:eastAsiaTheme="minorHAnsi"/>
          <w:iCs/>
        </w:rPr>
        <w:t xml:space="preserve">life history </w:t>
      </w:r>
      <w:r w:rsidR="004E060F" w:rsidRPr="00CB2C93">
        <w:rPr>
          <w:rFonts w:eastAsiaTheme="minorHAnsi"/>
          <w:iCs/>
        </w:rPr>
        <w:t>diversity, shaped by</w:t>
      </w:r>
      <w:r w:rsidR="006E794C" w:rsidRPr="00CB2C93">
        <w:rPr>
          <w:rFonts w:eastAsiaTheme="minorHAnsi"/>
          <w:iCs/>
        </w:rPr>
        <w:t xml:space="preserve"> complex </w:t>
      </w:r>
      <w:r w:rsidR="004E060F" w:rsidRPr="00CB2C93">
        <w:rPr>
          <w:rFonts w:eastAsiaTheme="minorHAnsi"/>
          <w:iCs/>
        </w:rPr>
        <w:t xml:space="preserve">and heterogeneous </w:t>
      </w:r>
      <w:r w:rsidR="006E794C" w:rsidRPr="00CB2C93">
        <w:rPr>
          <w:rFonts w:eastAsiaTheme="minorHAnsi"/>
          <w:iCs/>
        </w:rPr>
        <w:t xml:space="preserve">environments across </w:t>
      </w:r>
      <w:r w:rsidRPr="00CB2C93">
        <w:rPr>
          <w:rFonts w:eastAsiaTheme="minorHAnsi"/>
          <w:iCs/>
        </w:rPr>
        <w:t>their range</w:t>
      </w:r>
      <w:r w:rsidR="006E794C" w:rsidRPr="00CB2C93">
        <w:rPr>
          <w:rFonts w:eastAsiaTheme="minorHAnsi"/>
          <w:iCs/>
        </w:rPr>
        <w:t xml:space="preserve"> (Brannon et al. 2004). </w:t>
      </w:r>
      <w:r w:rsidR="00E44538" w:rsidRPr="00CB2C93">
        <w:rPr>
          <w:rFonts w:eastAsiaTheme="minorHAnsi"/>
          <w:iCs/>
        </w:rPr>
        <w:t xml:space="preserve">The enormous diversity of </w:t>
      </w:r>
      <w:r w:rsidR="00D35BB0" w:rsidRPr="00CB2C93">
        <w:rPr>
          <w:rFonts w:eastAsiaTheme="minorHAnsi"/>
          <w:iCs/>
        </w:rPr>
        <w:t xml:space="preserve">salmon </w:t>
      </w:r>
      <w:r w:rsidR="00E44538" w:rsidRPr="00CB2C93">
        <w:rPr>
          <w:rFonts w:eastAsiaTheme="minorHAnsi"/>
          <w:iCs/>
        </w:rPr>
        <w:t xml:space="preserve">life history traits (Waples et al. 2004) </w:t>
      </w:r>
      <w:r w:rsidR="004E060F" w:rsidRPr="00CB2C93">
        <w:rPr>
          <w:rFonts w:eastAsiaTheme="minorHAnsi"/>
          <w:iCs/>
        </w:rPr>
        <w:t xml:space="preserve">evolved in response to spatiotemporal variation in both </w:t>
      </w:r>
      <w:r w:rsidRPr="00613FB6">
        <w:t xml:space="preserve">biotic and abiotic </w:t>
      </w:r>
      <w:r w:rsidR="004E060F" w:rsidRPr="00613FB6">
        <w:t xml:space="preserve">conditions </w:t>
      </w:r>
      <w:r w:rsidR="006E794C" w:rsidRPr="00613FB6">
        <w:t>(</w:t>
      </w:r>
      <w:r w:rsidR="006E794C" w:rsidRPr="00613FB6">
        <w:rPr>
          <w:rFonts w:eastAsiaTheme="minorHAnsi"/>
        </w:rPr>
        <w:t>Stearns 1976</w:t>
      </w:r>
      <w:r w:rsidR="00CB2C93" w:rsidRPr="00613FB6">
        <w:rPr>
          <w:rFonts w:eastAsiaTheme="minorHAnsi"/>
        </w:rPr>
        <w:t>) and</w:t>
      </w:r>
      <w:r w:rsidR="004E060F" w:rsidRPr="00613FB6">
        <w:rPr>
          <w:rFonts w:eastAsiaTheme="minorHAnsi"/>
        </w:rPr>
        <w:t xml:space="preserve"> acts </w:t>
      </w:r>
      <w:r w:rsidR="00E44538" w:rsidRPr="00613FB6">
        <w:rPr>
          <w:rFonts w:eastAsiaTheme="minorHAnsi"/>
        </w:rPr>
        <w:t xml:space="preserve">to </w:t>
      </w:r>
      <w:r w:rsidR="004E060F" w:rsidRPr="00613FB6">
        <w:rPr>
          <w:rFonts w:eastAsiaTheme="minorHAnsi"/>
        </w:rPr>
        <w:t xml:space="preserve">reduce </w:t>
      </w:r>
      <w:r w:rsidR="006E794C" w:rsidRPr="00613FB6">
        <w:rPr>
          <w:rFonts w:eastAsiaTheme="minorHAnsi"/>
        </w:rPr>
        <w:t>risk</w:t>
      </w:r>
      <w:r w:rsidR="00E44538" w:rsidRPr="00613FB6">
        <w:rPr>
          <w:rFonts w:eastAsiaTheme="minorHAnsi"/>
        </w:rPr>
        <w:t>s</w:t>
      </w:r>
      <w:r w:rsidR="004E060F" w:rsidRPr="00613FB6">
        <w:rPr>
          <w:rFonts w:eastAsiaTheme="minorHAnsi"/>
        </w:rPr>
        <w:t xml:space="preserve"> </w:t>
      </w:r>
      <w:r w:rsidR="00404921" w:rsidRPr="00613FB6">
        <w:rPr>
          <w:rFonts w:eastAsiaTheme="minorHAnsi"/>
        </w:rPr>
        <w:t>of demographic</w:t>
      </w:r>
      <w:r w:rsidR="006E794C" w:rsidRPr="00613FB6">
        <w:rPr>
          <w:rFonts w:eastAsiaTheme="minorHAnsi"/>
        </w:rPr>
        <w:t xml:space="preserve"> failure </w:t>
      </w:r>
      <w:r w:rsidR="00E44538" w:rsidRPr="00613FB6">
        <w:rPr>
          <w:rFonts w:eastAsiaTheme="minorHAnsi"/>
        </w:rPr>
        <w:t xml:space="preserve">by </w:t>
      </w:r>
      <w:r w:rsidR="00FD4B49" w:rsidRPr="00613FB6">
        <w:rPr>
          <w:rFonts w:eastAsiaTheme="minorHAnsi"/>
        </w:rPr>
        <w:t>buffer</w:t>
      </w:r>
      <w:r w:rsidR="00E44538" w:rsidRPr="00613FB6">
        <w:rPr>
          <w:rFonts w:eastAsiaTheme="minorHAnsi"/>
        </w:rPr>
        <w:t>ing</w:t>
      </w:r>
      <w:r w:rsidR="00FD4B49" w:rsidRPr="00613FB6">
        <w:rPr>
          <w:rFonts w:eastAsiaTheme="minorHAnsi"/>
        </w:rPr>
        <w:t xml:space="preserve"> </w:t>
      </w:r>
      <w:r w:rsidR="004E060F" w:rsidRPr="00613FB6">
        <w:rPr>
          <w:rFonts w:eastAsiaTheme="minorHAnsi"/>
        </w:rPr>
        <w:t xml:space="preserve">populations </w:t>
      </w:r>
      <w:r w:rsidR="00FD4B49" w:rsidRPr="00613FB6">
        <w:rPr>
          <w:rFonts w:eastAsiaTheme="minorHAnsi"/>
        </w:rPr>
        <w:t xml:space="preserve">against </w:t>
      </w:r>
      <w:r w:rsidR="004E060F" w:rsidRPr="00613FB6">
        <w:rPr>
          <w:rFonts w:eastAsiaTheme="minorHAnsi"/>
        </w:rPr>
        <w:t xml:space="preserve">environmental </w:t>
      </w:r>
      <w:r w:rsidR="00FD4B49" w:rsidRPr="00613FB6">
        <w:rPr>
          <w:rFonts w:eastAsiaTheme="minorHAnsi"/>
        </w:rPr>
        <w:t xml:space="preserve">change </w:t>
      </w:r>
      <w:r w:rsidR="00404921" w:rsidRPr="00613FB6">
        <w:rPr>
          <w:rFonts w:eastAsiaTheme="minorHAnsi"/>
        </w:rPr>
        <w:t xml:space="preserve">and exploitation </w:t>
      </w:r>
      <w:r w:rsidR="00FD4B49" w:rsidRPr="00613FB6">
        <w:rPr>
          <w:rFonts w:eastAsiaTheme="minorHAnsi"/>
        </w:rPr>
        <w:t xml:space="preserve">(Hilborn et al. 2003, </w:t>
      </w:r>
      <w:r w:rsidR="00143595" w:rsidRPr="00613FB6">
        <w:rPr>
          <w:rFonts w:eastAsiaTheme="minorHAnsi"/>
        </w:rPr>
        <w:t xml:space="preserve">Greene et al. 2009; </w:t>
      </w:r>
      <w:r w:rsidR="00FD4B49" w:rsidRPr="00613FB6">
        <w:rPr>
          <w:rFonts w:eastAsiaTheme="minorHAnsi"/>
        </w:rPr>
        <w:t>Schindler et al. 2010</w:t>
      </w:r>
      <w:r w:rsidR="00143595" w:rsidRPr="00613FB6">
        <w:rPr>
          <w:rFonts w:eastAsiaTheme="minorHAnsi"/>
        </w:rPr>
        <w:t>; Beamish 2016</w:t>
      </w:r>
      <w:r w:rsidR="00FD4B49" w:rsidRPr="00613FB6">
        <w:rPr>
          <w:rFonts w:eastAsiaTheme="minorHAnsi"/>
        </w:rPr>
        <w:t>)</w:t>
      </w:r>
      <w:r w:rsidR="006E794C" w:rsidRPr="00613FB6">
        <w:rPr>
          <w:rFonts w:eastAsiaTheme="minorHAnsi"/>
        </w:rPr>
        <w:t>. Chinook salmon</w:t>
      </w:r>
      <w:r w:rsidR="00F6680E" w:rsidRPr="00613FB6">
        <w:rPr>
          <w:rFonts w:eastAsiaTheme="minorHAnsi"/>
        </w:rPr>
        <w:t xml:space="preserve"> </w:t>
      </w:r>
      <w:bookmarkStart w:id="67" w:name="_Hlk221986615"/>
      <w:r w:rsidR="004E060F" w:rsidRPr="00613FB6">
        <w:rPr>
          <w:rFonts w:eastAsiaTheme="minorHAnsi"/>
        </w:rPr>
        <w:t>(</w:t>
      </w:r>
      <w:r w:rsidR="004E060F" w:rsidRPr="00613FB6">
        <w:rPr>
          <w:rFonts w:eastAsiaTheme="minorHAnsi"/>
          <w:i/>
          <w:iCs/>
        </w:rPr>
        <w:t>Oncorhynchus tshawy</w:t>
      </w:r>
      <w:r w:rsidR="006A3F1E">
        <w:rPr>
          <w:rFonts w:eastAsiaTheme="minorHAnsi"/>
          <w:i/>
          <w:iCs/>
        </w:rPr>
        <w:t>t</w:t>
      </w:r>
      <w:r w:rsidR="004E060F" w:rsidRPr="00613FB6">
        <w:rPr>
          <w:rFonts w:eastAsiaTheme="minorHAnsi"/>
          <w:i/>
          <w:iCs/>
        </w:rPr>
        <w:t>scha</w:t>
      </w:r>
      <w:r w:rsidR="004E060F" w:rsidRPr="00613FB6">
        <w:rPr>
          <w:rFonts w:eastAsiaTheme="minorHAnsi"/>
        </w:rPr>
        <w:t xml:space="preserve">) </w:t>
      </w:r>
      <w:bookmarkEnd w:id="67"/>
      <w:r w:rsidR="006E794C" w:rsidRPr="00613FB6">
        <w:rPr>
          <w:rFonts w:eastAsiaTheme="minorHAnsi"/>
        </w:rPr>
        <w:t>display a</w:t>
      </w:r>
      <w:r w:rsidR="00F6680E" w:rsidRPr="00613FB6">
        <w:rPr>
          <w:rFonts w:eastAsiaTheme="minorHAnsi"/>
        </w:rPr>
        <w:t>n especially</w:t>
      </w:r>
      <w:r w:rsidR="006E794C" w:rsidRPr="00613FB6">
        <w:rPr>
          <w:rFonts w:eastAsiaTheme="minorHAnsi"/>
        </w:rPr>
        <w:t xml:space="preserve"> </w:t>
      </w:r>
      <w:r w:rsidR="00E44538" w:rsidRPr="00613FB6">
        <w:rPr>
          <w:rFonts w:eastAsiaTheme="minorHAnsi"/>
        </w:rPr>
        <w:t xml:space="preserve">diverse demographic portfolio </w:t>
      </w:r>
      <w:r w:rsidR="00117667" w:rsidRPr="00613FB6">
        <w:rPr>
          <w:rFonts w:eastAsiaTheme="minorHAnsi"/>
        </w:rPr>
        <w:t xml:space="preserve">characterized by a </w:t>
      </w:r>
      <w:r w:rsidR="006E794C" w:rsidRPr="00613FB6">
        <w:rPr>
          <w:rFonts w:eastAsiaTheme="minorHAnsi"/>
        </w:rPr>
        <w:t xml:space="preserve">broad array of </w:t>
      </w:r>
      <w:r w:rsidRPr="00613FB6">
        <w:rPr>
          <w:rFonts w:eastAsiaTheme="minorHAnsi"/>
        </w:rPr>
        <w:t>phenotypes</w:t>
      </w:r>
      <w:r w:rsidR="004E060F" w:rsidRPr="00613FB6">
        <w:rPr>
          <w:rFonts w:eastAsiaTheme="minorHAnsi"/>
        </w:rPr>
        <w:t>,</w:t>
      </w:r>
      <w:r w:rsidRPr="00613FB6">
        <w:rPr>
          <w:rFonts w:eastAsiaTheme="minorHAnsi"/>
        </w:rPr>
        <w:t xml:space="preserve"> </w:t>
      </w:r>
      <w:r w:rsidR="006E794C" w:rsidRPr="00613FB6">
        <w:rPr>
          <w:rFonts w:eastAsiaTheme="minorHAnsi"/>
        </w:rPr>
        <w:t xml:space="preserve">including variation in age </w:t>
      </w:r>
      <w:r w:rsidR="004E060F" w:rsidRPr="00613FB6">
        <w:rPr>
          <w:rFonts w:eastAsiaTheme="minorHAnsi"/>
        </w:rPr>
        <w:t xml:space="preserve">and timing of </w:t>
      </w:r>
      <w:r w:rsidR="006E794C" w:rsidRPr="00613FB6">
        <w:rPr>
          <w:rFonts w:eastAsiaTheme="minorHAnsi"/>
        </w:rPr>
        <w:t>seaward migration</w:t>
      </w:r>
      <w:r w:rsidR="004E060F" w:rsidRPr="00613FB6">
        <w:rPr>
          <w:rFonts w:eastAsiaTheme="minorHAnsi"/>
        </w:rPr>
        <w:t>,</w:t>
      </w:r>
      <w:r w:rsidR="006E794C" w:rsidRPr="00613FB6">
        <w:rPr>
          <w:rFonts w:eastAsiaTheme="minorHAnsi"/>
        </w:rPr>
        <w:t xml:space="preserve"> </w:t>
      </w:r>
      <w:r w:rsidR="00125105" w:rsidRPr="00613FB6">
        <w:rPr>
          <w:rFonts w:eastAsiaTheme="minorHAnsi"/>
        </w:rPr>
        <w:t xml:space="preserve">duration </w:t>
      </w:r>
      <w:r w:rsidR="006E794C" w:rsidRPr="00613FB6">
        <w:rPr>
          <w:rFonts w:eastAsiaTheme="minorHAnsi"/>
        </w:rPr>
        <w:t>of freshwater</w:t>
      </w:r>
      <w:r w:rsidR="00125105" w:rsidRPr="00613FB6">
        <w:rPr>
          <w:rFonts w:eastAsiaTheme="minorHAnsi"/>
        </w:rPr>
        <w:t xml:space="preserve"> </w:t>
      </w:r>
      <w:r w:rsidR="006E794C" w:rsidRPr="00613FB6">
        <w:rPr>
          <w:rFonts w:eastAsiaTheme="minorHAnsi"/>
        </w:rPr>
        <w:t xml:space="preserve">and </w:t>
      </w:r>
      <w:r w:rsidR="00125105" w:rsidRPr="00613FB6">
        <w:rPr>
          <w:rFonts w:eastAsiaTheme="minorHAnsi"/>
        </w:rPr>
        <w:t xml:space="preserve">marine </w:t>
      </w:r>
      <w:r w:rsidR="006E794C" w:rsidRPr="00613FB6">
        <w:rPr>
          <w:rFonts w:eastAsiaTheme="minorHAnsi"/>
        </w:rPr>
        <w:t>residence</w:t>
      </w:r>
      <w:r w:rsidR="00125105" w:rsidRPr="00613FB6">
        <w:rPr>
          <w:rFonts w:eastAsiaTheme="minorHAnsi"/>
        </w:rPr>
        <w:t>,</w:t>
      </w:r>
      <w:r w:rsidR="006E794C" w:rsidRPr="00613FB6">
        <w:rPr>
          <w:rFonts w:eastAsiaTheme="minorHAnsi"/>
        </w:rPr>
        <w:t xml:space="preserve"> ocean distribution</w:t>
      </w:r>
      <w:r w:rsidR="00125105" w:rsidRPr="00613FB6">
        <w:rPr>
          <w:rFonts w:eastAsiaTheme="minorHAnsi"/>
        </w:rPr>
        <w:t>,</w:t>
      </w:r>
      <w:r w:rsidR="006E794C" w:rsidRPr="00613FB6">
        <w:rPr>
          <w:rFonts w:eastAsiaTheme="minorHAnsi"/>
        </w:rPr>
        <w:t xml:space="preserve"> </w:t>
      </w:r>
      <w:r w:rsidR="00117667" w:rsidRPr="00613FB6">
        <w:rPr>
          <w:rFonts w:eastAsiaTheme="minorHAnsi"/>
        </w:rPr>
        <w:t xml:space="preserve">age and season of spawning migration, </w:t>
      </w:r>
      <w:r w:rsidR="006E794C" w:rsidRPr="00613FB6">
        <w:rPr>
          <w:rFonts w:eastAsiaTheme="minorHAnsi"/>
        </w:rPr>
        <w:t>and timing of spawning (Healey 1991)</w:t>
      </w:r>
      <w:r w:rsidR="00117667" w:rsidRPr="00613FB6">
        <w:rPr>
          <w:rFonts w:eastAsiaTheme="minorHAnsi"/>
        </w:rPr>
        <w:t xml:space="preserve">. </w:t>
      </w:r>
    </w:p>
    <w:p w14:paraId="6AE947C4" w14:textId="0878BCE7" w:rsidR="009A671F" w:rsidRDefault="00125105" w:rsidP="00001AA1">
      <w:pPr>
        <w:autoSpaceDE w:val="0"/>
        <w:autoSpaceDN w:val="0"/>
        <w:adjustRightInd w:val="0"/>
        <w:rPr>
          <w:ins w:id="68" w:author="Isaak, Daniel - FS, ID" w:date="2026-03-23T14:50:00Z" w16du:dateUtc="2026-03-23T20:50:00Z"/>
        </w:rPr>
      </w:pPr>
      <w:r w:rsidRPr="00613FB6">
        <w:rPr>
          <w:rFonts w:eastAsiaTheme="minorHAnsi"/>
        </w:rPr>
        <w:t xml:space="preserve">Among these traits, </w:t>
      </w:r>
      <w:del w:id="69" w:author="Isaak, Daniel - FS, ID" w:date="2026-03-23T14:40:00Z" w16du:dateUtc="2026-03-23T20:40:00Z">
        <w:r w:rsidRPr="00613FB6" w:rsidDel="00001AA1">
          <w:rPr>
            <w:rFonts w:eastAsiaTheme="minorHAnsi"/>
          </w:rPr>
          <w:delText xml:space="preserve">spawning phenology has important ecological and evolutionary consequences. </w:delText>
        </w:r>
        <w:r w:rsidRPr="00613FB6" w:rsidDel="00001AA1">
          <w:delText>T</w:delText>
        </w:r>
      </w:del>
      <w:ins w:id="70" w:author="Isaak, Daniel - FS, ID" w:date="2026-03-23T14:40:00Z" w16du:dateUtc="2026-03-23T20:40:00Z">
        <w:r w:rsidR="00001AA1">
          <w:rPr>
            <w:rFonts w:eastAsiaTheme="minorHAnsi"/>
          </w:rPr>
          <w:t>t</w:t>
        </w:r>
      </w:ins>
      <w:r w:rsidRPr="00613FB6">
        <w:t>he timing of adult migration</w:t>
      </w:r>
      <w:ins w:id="71" w:author="Isaak, Daniel - FS, ID" w:date="2026-03-23T14:42:00Z" w16du:dateUtc="2026-03-23T20:42:00Z">
        <w:r w:rsidR="00001AA1">
          <w:t>s</w:t>
        </w:r>
      </w:ins>
      <w:r w:rsidRPr="00613FB6">
        <w:t xml:space="preserve"> and </w:t>
      </w:r>
      <w:ins w:id="72" w:author="Isaak, Daniel - FS, ID" w:date="2026-03-23T14:42:00Z" w16du:dateUtc="2026-03-23T20:42:00Z">
        <w:r w:rsidR="00001AA1">
          <w:t xml:space="preserve">subsequent </w:t>
        </w:r>
      </w:ins>
      <w:r w:rsidRPr="00613FB6">
        <w:t xml:space="preserve">spawning </w:t>
      </w:r>
      <w:ins w:id="73" w:author="Isaak, Daniel - FS, ID" w:date="2026-03-23T14:40:00Z" w16du:dateUtc="2026-03-23T20:40:00Z">
        <w:r w:rsidR="00001AA1">
          <w:t xml:space="preserve">play important roles in </w:t>
        </w:r>
      </w:ins>
      <w:del w:id="74" w:author="Isaak, Daniel - FS, ID" w:date="2026-03-23T14:40:00Z" w16du:dateUtc="2026-03-23T20:40:00Z">
        <w:r w:rsidRPr="00613FB6" w:rsidDel="00001AA1">
          <w:delText xml:space="preserve">can </w:delText>
        </w:r>
      </w:del>
      <w:r w:rsidRPr="00613FB6">
        <w:t>shap</w:t>
      </w:r>
      <w:ins w:id="75" w:author="Isaak, Daniel - FS, ID" w:date="2026-03-23T14:40:00Z" w16du:dateUtc="2026-03-23T20:40:00Z">
        <w:r w:rsidR="00001AA1">
          <w:t>ing</w:t>
        </w:r>
      </w:ins>
      <w:del w:id="76" w:author="Isaak, Daniel - FS, ID" w:date="2026-03-23T14:40:00Z" w16du:dateUtc="2026-03-23T20:40:00Z">
        <w:r w:rsidRPr="00613FB6" w:rsidDel="00001AA1">
          <w:delText>e</w:delText>
        </w:r>
      </w:del>
      <w:r w:rsidRPr="00613FB6">
        <w:t xml:space="preserve"> reproductive isolation among temporally segregated groups and </w:t>
      </w:r>
      <w:ins w:id="77" w:author="Isaak, Daniel - FS, ID" w:date="2026-03-23T14:41:00Z" w16du:dateUtc="2026-03-23T20:41:00Z">
        <w:r w:rsidR="00001AA1">
          <w:t>contribute</w:t>
        </w:r>
      </w:ins>
      <w:del w:id="78" w:author="Isaak, Daniel - FS, ID" w:date="2026-03-23T14:41:00Z" w16du:dateUtc="2026-03-23T20:41:00Z">
        <w:r w:rsidRPr="00613FB6" w:rsidDel="00001AA1">
          <w:delText>lead</w:delText>
        </w:r>
      </w:del>
      <w:r w:rsidRPr="00613FB6">
        <w:t xml:space="preserve"> to fine-scale local adaptation (</w:t>
      </w:r>
      <w:ins w:id="79" w:author="Isaak, Daniel - FS, ID" w:date="2026-03-23T14:53:00Z" w16du:dateUtc="2026-03-23T20:53:00Z">
        <w:r w:rsidR="009A671F" w:rsidRPr="00A220D3">
          <w:rPr>
            <w:rFonts w:eastAsiaTheme="minorHAnsi"/>
            <w:bCs/>
          </w:rPr>
          <w:t>Quinn et al. 2001</w:t>
        </w:r>
        <w:r w:rsidR="009A671F">
          <w:rPr>
            <w:rFonts w:eastAsiaTheme="minorHAnsi"/>
            <w:bCs/>
          </w:rPr>
          <w:t xml:space="preserve">; </w:t>
        </w:r>
      </w:ins>
      <w:r w:rsidRPr="00613FB6">
        <w:t xml:space="preserve">Manhard et al. 2017). </w:t>
      </w:r>
    </w:p>
    <w:p w14:paraId="7C099EFB" w14:textId="655AA0B2" w:rsidR="00384E86" w:rsidRPr="00613FB6" w:rsidDel="00131047" w:rsidRDefault="009A671F">
      <w:pPr>
        <w:autoSpaceDE w:val="0"/>
        <w:autoSpaceDN w:val="0"/>
        <w:adjustRightInd w:val="0"/>
        <w:rPr>
          <w:del w:id="80" w:author="Isaak, Daniel - FS, ID" w:date="2026-03-23T15:02:00Z" w16du:dateUtc="2026-03-23T21:02:00Z"/>
        </w:rPr>
        <w:pPrChange w:id="81" w:author="Isaak, Daniel - FS, ID" w:date="2026-03-23T15:00:00Z" w16du:dateUtc="2026-03-23T21:00:00Z">
          <w:pPr>
            <w:autoSpaceDE w:val="0"/>
            <w:autoSpaceDN w:val="0"/>
            <w:adjustRightInd w:val="0"/>
            <w:ind w:firstLine="720"/>
          </w:pPr>
        </w:pPrChange>
      </w:pPr>
      <w:ins w:id="82" w:author="Isaak, Daniel - FS, ID" w:date="2026-03-23T14:59:00Z" w16du:dateUtc="2026-03-23T20:59:00Z">
        <w:r>
          <w:tab/>
        </w:r>
      </w:ins>
      <w:moveFromRangeStart w:id="83" w:author="Isaak, Daniel - FS, ID" w:date="2026-03-23T14:45:00Z" w:name="move225169555"/>
      <w:moveFrom w:id="84" w:author="Isaak, Daniel - FS, ID" w:date="2026-03-23T14:45:00Z" w16du:dateUtc="2026-03-23T20:45:00Z">
        <w:del w:id="85" w:author="Isaak, Daniel - FS, ID" w:date="2026-03-23T14:57:00Z" w16du:dateUtc="2026-03-23T20:57:00Z">
          <w:r w:rsidR="00125105" w:rsidRPr="00613FB6" w:rsidDel="009A671F">
            <w:rPr>
              <w:rFonts w:eastAsiaTheme="minorHAnsi"/>
            </w:rPr>
            <w:delText>While run timing (entry into freshwater) is often used to define populations segments (</w:delText>
          </w:r>
          <w:r w:rsidR="00404921" w:rsidRPr="00613FB6" w:rsidDel="009A671F">
            <w:rPr>
              <w:rFonts w:eastAsiaTheme="minorHAnsi"/>
            </w:rPr>
            <w:delText>Brannon et al. 2004</w:delText>
          </w:r>
          <w:r w:rsidR="00B17BAF" w:rsidDel="009A671F">
            <w:rPr>
              <w:rFonts w:eastAsiaTheme="minorHAnsi"/>
            </w:rPr>
            <w:delText>;</w:delText>
          </w:r>
          <w:r w:rsidR="00404921" w:rsidRPr="00613FB6" w:rsidDel="009A671F">
            <w:rPr>
              <w:rFonts w:eastAsiaTheme="minorHAnsi"/>
            </w:rPr>
            <w:delText xml:space="preserve"> </w:delText>
          </w:r>
          <w:r w:rsidR="00125105" w:rsidRPr="00613FB6" w:rsidDel="009A671F">
            <w:rPr>
              <w:rFonts w:eastAsiaTheme="minorHAnsi"/>
            </w:rPr>
            <w:delText xml:space="preserve">Waples et al. 2004), </w:delText>
          </w:r>
          <w:r w:rsidR="00F370D0" w:rsidRPr="00613FB6" w:rsidDel="009A671F">
            <w:rPr>
              <w:rFonts w:eastAsiaTheme="minorHAnsi"/>
            </w:rPr>
            <w:delText xml:space="preserve">here </w:delText>
          </w:r>
          <w:r w:rsidR="00125105" w:rsidRPr="00613FB6" w:rsidDel="009A671F">
            <w:rPr>
              <w:rFonts w:eastAsiaTheme="minorHAnsi"/>
            </w:rPr>
            <w:delText>we focus on spawn timing</w:delText>
          </w:r>
          <w:r w:rsidR="00F370D0" w:rsidRPr="00613FB6" w:rsidDel="009A671F">
            <w:rPr>
              <w:rFonts w:eastAsiaTheme="minorHAnsi"/>
            </w:rPr>
            <w:delText xml:space="preserve"> (</w:delText>
          </w:r>
          <w:r w:rsidR="00125105" w:rsidRPr="00613FB6" w:rsidDel="009A671F">
            <w:rPr>
              <w:rFonts w:eastAsiaTheme="minorHAnsi"/>
            </w:rPr>
            <w:delText xml:space="preserve">the date adults deposit </w:delText>
          </w:r>
          <w:r w:rsidR="00F370D0" w:rsidRPr="00613FB6" w:rsidDel="009A671F">
            <w:rPr>
              <w:rFonts w:eastAsiaTheme="minorHAnsi"/>
            </w:rPr>
            <w:delText xml:space="preserve">fertilized </w:delText>
          </w:r>
          <w:r w:rsidR="00125105" w:rsidRPr="00613FB6" w:rsidDel="009A671F">
            <w:rPr>
              <w:rFonts w:eastAsiaTheme="minorHAnsi"/>
            </w:rPr>
            <w:delText>eggs in grave</w:delText>
          </w:r>
          <w:r w:rsidR="00F370D0" w:rsidRPr="00613FB6" w:rsidDel="009A671F">
            <w:rPr>
              <w:rFonts w:eastAsiaTheme="minorHAnsi"/>
            </w:rPr>
            <w:delText xml:space="preserve">l), </w:delText>
          </w:r>
          <w:r w:rsidR="00125105" w:rsidRPr="00613FB6" w:rsidDel="009A671F">
            <w:rPr>
              <w:rFonts w:eastAsiaTheme="minorHAnsi"/>
            </w:rPr>
            <w:delText xml:space="preserve">as a fine-scale expression of phenotypic variation. </w:delText>
          </w:r>
          <w:r w:rsidR="00A6493C" w:rsidRPr="00690C10" w:rsidDel="009A671F">
            <w:delText xml:space="preserve">Streams provide spatially heterogeneous natal habitats essential for salmon spawning and rearing </w:delText>
          </w:r>
          <w:r w:rsidR="00A6493C" w:rsidDel="009A671F">
            <w:delText xml:space="preserve">(Jacobs et al. 2023). </w:delText>
          </w:r>
        </w:del>
      </w:moveFrom>
      <w:moveFromRangeEnd w:id="83"/>
      <w:del w:id="86" w:author="Isaak, Daniel - FS, ID" w:date="2026-03-23T14:57:00Z" w16du:dateUtc="2026-03-23T20:57:00Z">
        <w:r w:rsidR="00AD326A" w:rsidDel="009A671F">
          <w:rPr>
            <w:rFonts w:eastAsiaTheme="minorHAnsi"/>
          </w:rPr>
          <w:delText xml:space="preserve">Time of </w:delText>
        </w:r>
        <w:r w:rsidR="00AD326A" w:rsidRPr="00AD326A" w:rsidDel="009A671F">
          <w:rPr>
            <w:rFonts w:eastAsiaTheme="minorHAnsi"/>
            <w:bCs/>
          </w:rPr>
          <w:delText>spawning</w:delText>
        </w:r>
        <w:r w:rsidR="00A6493C" w:rsidDel="009A671F">
          <w:rPr>
            <w:rFonts w:eastAsiaTheme="minorHAnsi"/>
            <w:bCs/>
          </w:rPr>
          <w:delText xml:space="preserve"> </w:delText>
        </w:r>
        <w:r w:rsidR="00AD326A" w:rsidRPr="00AD326A" w:rsidDel="009A671F">
          <w:rPr>
            <w:rFonts w:eastAsiaTheme="minorHAnsi"/>
            <w:bCs/>
          </w:rPr>
          <w:delText xml:space="preserve">is determined by season of entry into freshwater, length and speed of </w:delText>
        </w:r>
        <w:r w:rsidR="004E2910" w:rsidDel="009A671F">
          <w:rPr>
            <w:rFonts w:eastAsiaTheme="minorHAnsi"/>
            <w:bCs/>
          </w:rPr>
          <w:delText>r</w:delText>
        </w:r>
        <w:r w:rsidR="00AD326A" w:rsidRPr="00AD326A" w:rsidDel="009A671F">
          <w:rPr>
            <w:rFonts w:eastAsiaTheme="minorHAnsi"/>
            <w:bCs/>
          </w:rPr>
          <w:delText xml:space="preserve">iver migration, and time spent in </w:delText>
        </w:r>
        <w:r w:rsidR="00453B19" w:rsidDel="009A671F">
          <w:rPr>
            <w:rFonts w:eastAsiaTheme="minorHAnsi"/>
            <w:bCs/>
          </w:rPr>
          <w:delText xml:space="preserve">a </w:delText>
        </w:r>
        <w:r w:rsidR="00AD326A" w:rsidRPr="00AD326A" w:rsidDel="009A671F">
          <w:rPr>
            <w:rFonts w:eastAsiaTheme="minorHAnsi"/>
            <w:bCs/>
          </w:rPr>
          <w:delText xml:space="preserve">pre-spawning </w:delText>
        </w:r>
        <w:r w:rsidR="004E2910" w:rsidDel="009A671F">
          <w:rPr>
            <w:rFonts w:eastAsiaTheme="minorHAnsi"/>
            <w:bCs/>
          </w:rPr>
          <w:delText>stage</w:delText>
        </w:r>
        <w:r w:rsidR="00AD326A" w:rsidRPr="00AD326A" w:rsidDel="009A671F">
          <w:rPr>
            <w:rFonts w:eastAsiaTheme="minorHAnsi"/>
            <w:bCs/>
          </w:rPr>
          <w:delText xml:space="preserve"> (Ricker </w:delText>
        </w:r>
        <w:r w:rsidR="00AD326A" w:rsidRPr="00A220D3" w:rsidDel="009A671F">
          <w:rPr>
            <w:rFonts w:eastAsiaTheme="minorHAnsi"/>
            <w:bCs/>
          </w:rPr>
          <w:delText xml:space="preserve">1959). </w:delText>
        </w:r>
      </w:del>
      <w:del w:id="87" w:author="Isaak, Daniel - FS, ID" w:date="2026-03-23T14:54:00Z" w16du:dateUtc="2026-03-23T20:54:00Z">
        <w:r w:rsidR="00A220D3" w:rsidRPr="00A220D3" w:rsidDel="009A671F">
          <w:rPr>
            <w:rFonts w:eastAsiaTheme="minorHAnsi"/>
            <w:bCs/>
          </w:rPr>
          <w:delText>Salmon spawn timing is a key trait in population divergence because it reflects ada</w:delText>
        </w:r>
        <w:r w:rsidR="00A220D3" w:rsidDel="009A671F">
          <w:rPr>
            <w:rFonts w:eastAsiaTheme="minorHAnsi"/>
            <w:bCs/>
          </w:rPr>
          <w:delText xml:space="preserve">ptation, strongly influences other traits, and augments spatial isolation of populations </w:delText>
        </w:r>
        <w:r w:rsidR="00A220D3" w:rsidRPr="00A220D3" w:rsidDel="009A671F">
          <w:rPr>
            <w:rFonts w:eastAsiaTheme="minorHAnsi"/>
            <w:bCs/>
          </w:rPr>
          <w:delText>(</w:delText>
        </w:r>
      </w:del>
      <w:del w:id="88" w:author="Isaak, Daniel - FS, ID" w:date="2026-03-23T14:53:00Z" w16du:dateUtc="2026-03-23T20:53:00Z">
        <w:r w:rsidR="00A220D3" w:rsidRPr="00A220D3" w:rsidDel="009A671F">
          <w:rPr>
            <w:rFonts w:eastAsiaTheme="minorHAnsi"/>
            <w:bCs/>
          </w:rPr>
          <w:delText>Quinn et al. 2001</w:delText>
        </w:r>
      </w:del>
      <w:del w:id="89" w:author="Isaak, Daniel - FS, ID" w:date="2026-03-23T14:54:00Z" w16du:dateUtc="2026-03-23T20:54:00Z">
        <w:r w:rsidR="00A220D3" w:rsidRPr="00A220D3" w:rsidDel="009A671F">
          <w:rPr>
            <w:rFonts w:eastAsiaTheme="minorHAnsi"/>
            <w:bCs/>
          </w:rPr>
          <w:delText xml:space="preserve">). </w:delText>
        </w:r>
      </w:del>
      <w:moveFromRangeStart w:id="90" w:author="Isaak, Daniel - FS, ID" w:date="2026-03-23T14:49:00Z" w:name="move225169775"/>
      <w:moveFrom w:id="91" w:author="Isaak, Daniel - FS, ID" w:date="2026-03-23T14:49:00Z" w16du:dateUtc="2026-03-23T20:49:00Z">
        <w:del w:id="92" w:author="Isaak, Daniel - FS, ID" w:date="2026-03-23T14:57:00Z" w16du:dateUtc="2026-03-23T20:57:00Z">
          <w:r w:rsidR="00125105" w:rsidRPr="00613FB6" w:rsidDel="009A671F">
            <w:rPr>
              <w:rFonts w:eastAsiaTheme="minorHAnsi"/>
            </w:rPr>
            <w:delText xml:space="preserve">Spawn timing varies within and across salmon populations and has a well-documented genetic component (Ricker 1972; Quinn et al. 2002; Beulke et al. 2023). </w:delText>
          </w:r>
        </w:del>
      </w:moveFrom>
      <w:moveFromRangeEnd w:id="90"/>
      <w:del w:id="93" w:author="Isaak, Daniel - FS, ID" w:date="2026-03-23T14:49:00Z" w16du:dateUtc="2026-03-23T20:49:00Z">
        <w:r w:rsidR="00125105" w:rsidRPr="00613FB6" w:rsidDel="00001AA1">
          <w:rPr>
            <w:rFonts w:eastAsiaTheme="minorHAnsi"/>
          </w:rPr>
          <w:delText xml:space="preserve">For example, </w:delText>
        </w:r>
        <w:r w:rsidR="008F252B" w:rsidDel="00001AA1">
          <w:rPr>
            <w:rFonts w:eastAsiaTheme="minorHAnsi"/>
          </w:rPr>
          <w:delText>strong</w:delText>
        </w:r>
        <w:r w:rsidR="00125105" w:rsidRPr="00613FB6" w:rsidDel="00001AA1">
          <w:rPr>
            <w:rFonts w:eastAsiaTheme="minorHAnsi"/>
          </w:rPr>
          <w:delText xml:space="preserve"> site fidelity and limited straying </w:delText>
        </w:r>
        <w:r w:rsidR="00384E86" w:rsidRPr="00613FB6" w:rsidDel="00001AA1">
          <w:rPr>
            <w:rFonts w:eastAsiaTheme="minorHAnsi"/>
          </w:rPr>
          <w:delText xml:space="preserve">spatially segregates related individuals </w:delText>
        </w:r>
        <w:r w:rsidR="002B4CEB" w:rsidDel="00001AA1">
          <w:rPr>
            <w:rFonts w:eastAsiaTheme="minorHAnsi"/>
          </w:rPr>
          <w:delText>in proximate habitats</w:delText>
        </w:r>
        <w:r w:rsidR="00384E86" w:rsidRPr="00613FB6" w:rsidDel="00001AA1">
          <w:rPr>
            <w:rFonts w:eastAsiaTheme="minorHAnsi"/>
          </w:rPr>
          <w:delText xml:space="preserve"> </w:delText>
        </w:r>
        <w:r w:rsidR="00125105" w:rsidRPr="00613FB6" w:rsidDel="00001AA1">
          <w:rPr>
            <w:rFonts w:eastAsiaTheme="minorHAnsi"/>
          </w:rPr>
          <w:delText>lead</w:delText>
        </w:r>
        <w:r w:rsidR="00201E83" w:rsidDel="00001AA1">
          <w:rPr>
            <w:rFonts w:eastAsiaTheme="minorHAnsi"/>
          </w:rPr>
          <w:delText>ing</w:delText>
        </w:r>
        <w:r w:rsidR="00125105" w:rsidRPr="00613FB6" w:rsidDel="00001AA1">
          <w:rPr>
            <w:rFonts w:eastAsiaTheme="minorHAnsi"/>
          </w:rPr>
          <w:delText xml:space="preserve"> to fine-scale genetic structuring (Neville et al. 2006). </w:delText>
        </w:r>
        <w:r w:rsidR="00125105" w:rsidRPr="00613FB6" w:rsidDel="00001AA1">
          <w:delText xml:space="preserve">Spatial heterogeneity in habitat conditions </w:delText>
        </w:r>
        <w:r w:rsidR="00201E83" w:rsidDel="00001AA1">
          <w:delText>likely</w:delText>
        </w:r>
        <w:r w:rsidR="00125105" w:rsidRPr="00613FB6" w:rsidDel="00001AA1">
          <w:delText xml:space="preserve"> promote</w:delText>
        </w:r>
        <w:r w:rsidR="00201E83" w:rsidDel="00001AA1">
          <w:delText>s</w:delText>
        </w:r>
        <w:r w:rsidR="00125105" w:rsidRPr="00613FB6" w:rsidDel="00001AA1">
          <w:delText xml:space="preserve"> this diversity by selecting for locally adapted phenologies (Ruff et al. 2011). </w:delText>
        </w:r>
      </w:del>
      <w:moveToRangeStart w:id="94" w:author="Isaak, Daniel - FS, ID" w:date="2026-03-23T14:45:00Z" w:name="move225169555"/>
      <w:moveTo w:id="95" w:author="Isaak, Daniel - FS, ID" w:date="2026-03-23T14:45:00Z" w16du:dateUtc="2026-03-23T20:45:00Z">
        <w:r w:rsidR="00001AA1" w:rsidRPr="00613FB6">
          <w:rPr>
            <w:rFonts w:eastAsiaTheme="minorHAnsi"/>
          </w:rPr>
          <w:t xml:space="preserve">While </w:t>
        </w:r>
      </w:moveTo>
      <w:ins w:id="96" w:author="Isaak, Daniel - FS, ID" w:date="2026-03-23T15:23:00Z" w16du:dateUtc="2026-03-23T21:23:00Z">
        <w:r w:rsidR="00825781">
          <w:rPr>
            <w:rFonts w:eastAsiaTheme="minorHAnsi"/>
          </w:rPr>
          <w:t xml:space="preserve">migration and </w:t>
        </w:r>
      </w:ins>
      <w:moveTo w:id="97" w:author="Isaak, Daniel - FS, ID" w:date="2026-03-23T14:45:00Z" w16du:dateUtc="2026-03-23T20:45:00Z">
        <w:r w:rsidR="00001AA1" w:rsidRPr="00613FB6">
          <w:rPr>
            <w:rFonts w:eastAsiaTheme="minorHAnsi"/>
          </w:rPr>
          <w:t xml:space="preserve">run timing (entry into freshwater) </w:t>
        </w:r>
      </w:moveTo>
      <w:ins w:id="98" w:author="Isaak, Daniel - FS, ID" w:date="2026-03-23T15:23:00Z" w16du:dateUtc="2026-03-23T21:23:00Z">
        <w:r w:rsidR="00825781">
          <w:rPr>
            <w:rFonts w:eastAsiaTheme="minorHAnsi"/>
          </w:rPr>
          <w:t>are</w:t>
        </w:r>
      </w:ins>
      <w:moveTo w:id="99" w:author="Isaak, Daniel - FS, ID" w:date="2026-03-23T14:45:00Z" w16du:dateUtc="2026-03-23T20:45:00Z">
        <w:del w:id="100" w:author="Isaak, Daniel - FS, ID" w:date="2026-03-23T15:23:00Z" w16du:dateUtc="2026-03-23T21:23:00Z">
          <w:r w:rsidR="00001AA1" w:rsidRPr="00613FB6" w:rsidDel="00825781">
            <w:rPr>
              <w:rFonts w:eastAsiaTheme="minorHAnsi"/>
            </w:rPr>
            <w:delText>is</w:delText>
          </w:r>
        </w:del>
        <w:r w:rsidR="00001AA1" w:rsidRPr="00613FB6">
          <w:rPr>
            <w:rFonts w:eastAsiaTheme="minorHAnsi"/>
          </w:rPr>
          <w:t xml:space="preserve"> often used to define </w:t>
        </w:r>
      </w:moveTo>
      <w:ins w:id="101" w:author="Isaak, Daniel - FS, ID" w:date="2026-03-23T15:23:00Z" w16du:dateUtc="2026-03-23T21:23:00Z">
        <w:r w:rsidR="00825781">
          <w:rPr>
            <w:rFonts w:eastAsiaTheme="minorHAnsi"/>
          </w:rPr>
          <w:t xml:space="preserve">subspecific groupings </w:t>
        </w:r>
      </w:ins>
      <w:moveTo w:id="102" w:author="Isaak, Daniel - FS, ID" w:date="2026-03-23T14:45:00Z" w16du:dateUtc="2026-03-23T20:45:00Z">
        <w:del w:id="103" w:author="Isaak, Daniel - FS, ID" w:date="2026-03-23T15:23:00Z" w16du:dateUtc="2026-03-23T21:23:00Z">
          <w:r w:rsidR="00001AA1" w:rsidRPr="00613FB6" w:rsidDel="00825781">
            <w:rPr>
              <w:rFonts w:eastAsiaTheme="minorHAnsi"/>
            </w:rPr>
            <w:delText>population</w:delText>
          </w:r>
        </w:del>
        <w:del w:id="104" w:author="Isaak, Daniel - FS, ID" w:date="2026-03-23T15:00:00Z" w16du:dateUtc="2026-03-23T21:00:00Z">
          <w:r w:rsidR="00001AA1" w:rsidRPr="00613FB6" w:rsidDel="009A671F">
            <w:rPr>
              <w:rFonts w:eastAsiaTheme="minorHAnsi"/>
            </w:rPr>
            <w:delText>s</w:delText>
          </w:r>
        </w:del>
        <w:del w:id="105" w:author="Isaak, Daniel - FS, ID" w:date="2026-03-23T15:23:00Z" w16du:dateUtc="2026-03-23T21:23:00Z">
          <w:r w:rsidR="00001AA1" w:rsidRPr="00613FB6" w:rsidDel="00825781">
            <w:rPr>
              <w:rFonts w:eastAsiaTheme="minorHAnsi"/>
            </w:rPr>
            <w:delText xml:space="preserve"> segments </w:delText>
          </w:r>
        </w:del>
        <w:r w:rsidR="00001AA1" w:rsidRPr="00613FB6">
          <w:rPr>
            <w:rFonts w:eastAsiaTheme="minorHAnsi"/>
          </w:rPr>
          <w:t>(</w:t>
        </w:r>
      </w:moveTo>
      <w:ins w:id="106" w:author="Isaak, Daniel - FS, ID" w:date="2026-03-23T15:24:00Z" w16du:dateUtc="2026-03-23T21:24:00Z">
        <w:r w:rsidR="00825781">
          <w:rPr>
            <w:rFonts w:eastAsiaTheme="minorHAnsi"/>
          </w:rPr>
          <w:t>e.g., spring, summer, or fall-run</w:t>
        </w:r>
      </w:ins>
      <w:ins w:id="107" w:author="Isaak, Daniel - FS, ID" w:date="2026-03-23T15:27:00Z" w16du:dateUtc="2026-03-23T21:27:00Z">
        <w:r w:rsidR="00825781">
          <w:rPr>
            <w:rFonts w:eastAsiaTheme="minorHAnsi"/>
          </w:rPr>
          <w:t xml:space="preserve"> fish</w:t>
        </w:r>
      </w:ins>
      <w:ins w:id="108" w:author="Isaak, Daniel - FS, ID" w:date="2026-03-23T15:24:00Z" w16du:dateUtc="2026-03-23T21:24:00Z">
        <w:r w:rsidR="00825781">
          <w:rPr>
            <w:rFonts w:eastAsiaTheme="minorHAnsi"/>
          </w:rPr>
          <w:t xml:space="preserve">; </w:t>
        </w:r>
      </w:ins>
      <w:moveTo w:id="109" w:author="Isaak, Daniel - FS, ID" w:date="2026-03-23T14:45:00Z" w16du:dateUtc="2026-03-23T20:45:00Z">
        <w:r w:rsidR="00001AA1" w:rsidRPr="00613FB6">
          <w:rPr>
            <w:rFonts w:eastAsiaTheme="minorHAnsi"/>
          </w:rPr>
          <w:t>Brannon et al. 2004</w:t>
        </w:r>
        <w:r w:rsidR="00001AA1">
          <w:rPr>
            <w:rFonts w:eastAsiaTheme="minorHAnsi"/>
          </w:rPr>
          <w:t>;</w:t>
        </w:r>
        <w:r w:rsidR="00001AA1" w:rsidRPr="00613FB6">
          <w:rPr>
            <w:rFonts w:eastAsiaTheme="minorHAnsi"/>
          </w:rPr>
          <w:t xml:space="preserve"> Waples et al. 2004), </w:t>
        </w:r>
        <w:del w:id="110" w:author="Isaak, Daniel - FS, ID" w:date="2026-03-23T15:00:00Z" w16du:dateUtc="2026-03-23T21:00:00Z">
          <w:r w:rsidR="00001AA1" w:rsidRPr="00613FB6" w:rsidDel="00131047">
            <w:rPr>
              <w:rFonts w:eastAsiaTheme="minorHAnsi"/>
            </w:rPr>
            <w:delText xml:space="preserve">here we focus on </w:delText>
          </w:r>
        </w:del>
        <w:r w:rsidR="00001AA1" w:rsidRPr="00613FB6">
          <w:rPr>
            <w:rFonts w:eastAsiaTheme="minorHAnsi"/>
          </w:rPr>
          <w:t>spawn timing (the date adults deposit fertilized eggs in gravel)</w:t>
        </w:r>
      </w:moveTo>
      <w:ins w:id="111" w:author="Isaak, Daniel - FS, ID" w:date="2026-03-23T15:00:00Z" w16du:dateUtc="2026-03-23T21:00:00Z">
        <w:r w:rsidR="00131047">
          <w:rPr>
            <w:rFonts w:eastAsiaTheme="minorHAnsi"/>
          </w:rPr>
          <w:t xml:space="preserve"> </w:t>
        </w:r>
      </w:ins>
      <w:ins w:id="112" w:author="Isaak, Daniel - FS, ID" w:date="2026-03-23T15:10:00Z" w16du:dateUtc="2026-03-23T21:10:00Z">
        <w:r w:rsidR="004F0D60">
          <w:rPr>
            <w:rFonts w:eastAsiaTheme="minorHAnsi"/>
          </w:rPr>
          <w:t xml:space="preserve">is </w:t>
        </w:r>
      </w:ins>
      <w:ins w:id="113" w:author="Isaak, Daniel - FS, ID" w:date="2026-03-23T15:08:00Z" w16du:dateUtc="2026-03-23T21:08:00Z">
        <w:r w:rsidR="00131047">
          <w:rPr>
            <w:rFonts w:eastAsiaTheme="minorHAnsi"/>
          </w:rPr>
          <w:t>a</w:t>
        </w:r>
      </w:ins>
      <w:ins w:id="114" w:author="Isaak, Daniel - FS, ID" w:date="2026-03-23T15:11:00Z" w16du:dateUtc="2026-03-23T21:11:00Z">
        <w:r w:rsidR="004F0D60">
          <w:rPr>
            <w:rFonts w:eastAsiaTheme="minorHAnsi"/>
          </w:rPr>
          <w:t xml:space="preserve"> comparabl</w:t>
        </w:r>
      </w:ins>
      <w:ins w:id="115" w:author="Isaak, Daniel - FS, ID" w:date="2026-03-23T15:12:00Z" w16du:dateUtc="2026-03-23T21:12:00Z">
        <w:r w:rsidR="004F0D60">
          <w:rPr>
            <w:rFonts w:eastAsiaTheme="minorHAnsi"/>
          </w:rPr>
          <w:t xml:space="preserve">y </w:t>
        </w:r>
      </w:ins>
      <w:ins w:id="116" w:author="Isaak, Daniel - FS, ID" w:date="2026-03-23T15:08:00Z" w16du:dateUtc="2026-03-23T21:08:00Z">
        <w:r w:rsidR="00131047">
          <w:rPr>
            <w:rFonts w:eastAsiaTheme="minorHAnsi"/>
          </w:rPr>
          <w:t xml:space="preserve">important </w:t>
        </w:r>
      </w:ins>
      <w:ins w:id="117" w:author="Isaak, Daniel - FS, ID" w:date="2026-03-23T15:10:00Z" w16du:dateUtc="2026-03-23T21:10:00Z">
        <w:r w:rsidR="004F0D60">
          <w:rPr>
            <w:rFonts w:eastAsiaTheme="minorHAnsi"/>
          </w:rPr>
          <w:t>phenological eve</w:t>
        </w:r>
      </w:ins>
      <w:ins w:id="118" w:author="Isaak, Daniel - FS, ID" w:date="2026-03-23T15:11:00Z" w16du:dateUtc="2026-03-23T21:11:00Z">
        <w:r w:rsidR="004F0D60">
          <w:rPr>
            <w:rFonts w:eastAsiaTheme="minorHAnsi"/>
          </w:rPr>
          <w:t xml:space="preserve">nt </w:t>
        </w:r>
      </w:ins>
      <w:ins w:id="119" w:author="Isaak, Daniel - FS, ID" w:date="2026-03-23T15:12:00Z" w16du:dateUtc="2026-03-23T21:12:00Z">
        <w:r w:rsidR="004F0D60">
          <w:rPr>
            <w:rFonts w:eastAsiaTheme="minorHAnsi"/>
          </w:rPr>
          <w:t>at the end of salmon life cycles</w:t>
        </w:r>
      </w:ins>
      <w:ins w:id="120" w:author="Isaak, Daniel - FS, ID" w:date="2026-03-23T15:02:00Z" w16du:dateUtc="2026-03-23T21:02:00Z">
        <w:r w:rsidR="00131047">
          <w:rPr>
            <w:rFonts w:eastAsiaTheme="minorHAnsi"/>
          </w:rPr>
          <w:t xml:space="preserve">. </w:t>
        </w:r>
      </w:ins>
      <w:ins w:id="121" w:author="Isaak, Daniel - FS, ID" w:date="2026-03-23T15:21:00Z" w16du:dateUtc="2026-03-23T21:21:00Z">
        <w:r w:rsidR="00825781">
          <w:rPr>
            <w:rFonts w:eastAsiaTheme="minorHAnsi"/>
          </w:rPr>
          <w:t xml:space="preserve">And despite </w:t>
        </w:r>
      </w:ins>
      <w:ins w:id="122" w:author="Isaak, Daniel - FS, ID" w:date="2026-03-23T15:24:00Z" w16du:dateUtc="2026-03-23T21:24:00Z">
        <w:r w:rsidR="00825781">
          <w:rPr>
            <w:rFonts w:eastAsiaTheme="minorHAnsi"/>
          </w:rPr>
          <w:t xml:space="preserve">occurrence within the same </w:t>
        </w:r>
      </w:ins>
      <w:ins w:id="123" w:author="Isaak, Daniel - FS, ID" w:date="2026-03-23T15:25:00Z" w16du:dateUtc="2026-03-23T21:25:00Z">
        <w:r w:rsidR="00825781">
          <w:rPr>
            <w:rFonts w:eastAsiaTheme="minorHAnsi"/>
          </w:rPr>
          <w:t xml:space="preserve">run-time </w:t>
        </w:r>
      </w:ins>
      <w:ins w:id="124" w:author="Isaak, Daniel - FS, ID" w:date="2026-03-23T15:24:00Z" w16du:dateUtc="2026-03-23T21:24:00Z">
        <w:r w:rsidR="00825781">
          <w:rPr>
            <w:rFonts w:eastAsiaTheme="minorHAnsi"/>
          </w:rPr>
          <w:t>grouping</w:t>
        </w:r>
      </w:ins>
      <w:ins w:id="125" w:author="Isaak, Daniel - FS, ID" w:date="2026-03-23T15:25:00Z" w16du:dateUtc="2026-03-23T21:25:00Z">
        <w:r w:rsidR="00825781">
          <w:rPr>
            <w:rFonts w:eastAsiaTheme="minorHAnsi"/>
          </w:rPr>
          <w:t>, s</w:t>
        </w:r>
      </w:ins>
      <w:moveTo w:id="126" w:author="Isaak, Daniel - FS, ID" w:date="2026-03-23T14:45:00Z" w16du:dateUtc="2026-03-23T20:45:00Z">
        <w:del w:id="127" w:author="Isaak, Daniel - FS, ID" w:date="2026-03-23T15:02:00Z" w16du:dateUtc="2026-03-23T21:02:00Z">
          <w:r w:rsidR="00001AA1" w:rsidRPr="00613FB6" w:rsidDel="00131047">
            <w:rPr>
              <w:rFonts w:eastAsiaTheme="minorHAnsi"/>
            </w:rPr>
            <w:delText>, as a fine-scale expression of phenotypic variation.</w:delText>
          </w:r>
        </w:del>
        <w:del w:id="128" w:author="Isaak, Daniel - FS, ID" w:date="2026-03-23T14:57:00Z" w16du:dateUtc="2026-03-23T20:57:00Z">
          <w:r w:rsidR="00001AA1" w:rsidRPr="00613FB6" w:rsidDel="009A671F">
            <w:rPr>
              <w:rFonts w:eastAsiaTheme="minorHAnsi"/>
            </w:rPr>
            <w:delText xml:space="preserve"> </w:delText>
          </w:r>
          <w:r w:rsidR="00001AA1" w:rsidRPr="00690C10" w:rsidDel="009A671F">
            <w:delText xml:space="preserve">Streams provide spatially heterogeneous natal habitats essential for salmon spawning and rearing </w:delText>
          </w:r>
          <w:r w:rsidR="00001AA1" w:rsidDel="009A671F">
            <w:delText>(Jacobs et al. 2023)</w:delText>
          </w:r>
        </w:del>
        <w:del w:id="129" w:author="Isaak, Daniel - FS, ID" w:date="2026-03-23T15:02:00Z" w16du:dateUtc="2026-03-23T21:02:00Z">
          <w:r w:rsidR="00001AA1" w:rsidDel="00131047">
            <w:delText>.</w:delText>
          </w:r>
        </w:del>
      </w:moveTo>
      <w:moveToRangeEnd w:id="94"/>
    </w:p>
    <w:p w14:paraId="7091E006" w14:textId="00B0A2CB" w:rsidR="00087519" w:rsidRDefault="00001AA1" w:rsidP="00131047">
      <w:pPr>
        <w:autoSpaceDE w:val="0"/>
        <w:autoSpaceDN w:val="0"/>
        <w:adjustRightInd w:val="0"/>
        <w:rPr>
          <w:ins w:id="130" w:author="Isaak, Daniel - FS, ID" w:date="2026-03-23T15:37:00Z" w16du:dateUtc="2026-03-23T21:37:00Z"/>
          <w:rFonts w:eastAsiaTheme="minorHAnsi"/>
          <w:color w:val="000000"/>
        </w:rPr>
      </w:pPr>
      <w:moveToRangeStart w:id="131" w:author="Isaak, Daniel - FS, ID" w:date="2026-03-23T14:49:00Z" w:name="move225169775"/>
      <w:moveTo w:id="132" w:author="Isaak, Daniel - FS, ID" w:date="2026-03-23T14:49:00Z" w16du:dateUtc="2026-03-23T20:49:00Z">
        <w:del w:id="133" w:author="Isaak, Daniel - FS, ID" w:date="2026-03-23T14:56:00Z" w16du:dateUtc="2026-03-23T20:56:00Z">
          <w:r w:rsidRPr="00613FB6" w:rsidDel="009A671F">
            <w:rPr>
              <w:rFonts w:eastAsiaTheme="minorHAnsi"/>
            </w:rPr>
            <w:delText>S</w:delText>
          </w:r>
        </w:del>
        <w:r w:rsidRPr="00613FB6">
          <w:rPr>
            <w:rFonts w:eastAsiaTheme="minorHAnsi"/>
          </w:rPr>
          <w:t xml:space="preserve">pawn timing </w:t>
        </w:r>
      </w:moveTo>
      <w:ins w:id="134" w:author="Isaak, Daniel - FS, ID" w:date="2026-03-23T15:40:00Z" w16du:dateUtc="2026-03-23T21:40:00Z">
        <w:r w:rsidR="00057F8C">
          <w:rPr>
            <w:rFonts w:eastAsiaTheme="minorHAnsi"/>
          </w:rPr>
          <w:t xml:space="preserve">often </w:t>
        </w:r>
      </w:ins>
      <w:moveTo w:id="135" w:author="Isaak, Daniel - FS, ID" w:date="2026-03-23T14:49:00Z" w16du:dateUtc="2026-03-23T20:49:00Z">
        <w:r w:rsidRPr="00613FB6">
          <w:rPr>
            <w:rFonts w:eastAsiaTheme="minorHAnsi"/>
          </w:rPr>
          <w:t>var</w:t>
        </w:r>
      </w:moveTo>
      <w:ins w:id="136" w:author="Isaak, Daniel - FS, ID" w:date="2026-03-23T15:40:00Z" w16du:dateUtc="2026-03-23T21:40:00Z">
        <w:r w:rsidR="00057F8C">
          <w:rPr>
            <w:rFonts w:eastAsiaTheme="minorHAnsi"/>
          </w:rPr>
          <w:t>ies</w:t>
        </w:r>
      </w:ins>
      <w:ins w:id="137" w:author="Isaak, Daniel - FS, ID" w:date="2026-03-23T15:02:00Z" w16du:dateUtc="2026-03-23T21:02:00Z">
        <w:r w:rsidR="00131047">
          <w:rPr>
            <w:rFonts w:eastAsiaTheme="minorHAnsi"/>
          </w:rPr>
          <w:t xml:space="preserve"> </w:t>
        </w:r>
      </w:ins>
      <w:ins w:id="138" w:author="Isaak, Daniel - FS, ID" w:date="2026-03-23T15:25:00Z" w16du:dateUtc="2026-03-23T21:25:00Z">
        <w:r w:rsidR="00825781">
          <w:rPr>
            <w:rFonts w:eastAsiaTheme="minorHAnsi"/>
          </w:rPr>
          <w:t xml:space="preserve">significantly </w:t>
        </w:r>
      </w:ins>
      <w:ins w:id="139" w:author="Isaak, Daniel - FS, ID" w:date="2026-03-23T15:02:00Z" w16du:dateUtc="2026-03-23T21:02:00Z">
        <w:r w:rsidR="00131047">
          <w:rPr>
            <w:rFonts w:eastAsiaTheme="minorHAnsi"/>
          </w:rPr>
          <w:t xml:space="preserve">among </w:t>
        </w:r>
      </w:ins>
      <w:ins w:id="140" w:author="Isaak, Daniel - FS, ID" w:date="2026-03-23T15:26:00Z" w16du:dateUtc="2026-03-23T21:26:00Z">
        <w:r w:rsidR="00825781">
          <w:rPr>
            <w:rFonts w:eastAsiaTheme="minorHAnsi"/>
          </w:rPr>
          <w:t xml:space="preserve">local </w:t>
        </w:r>
      </w:ins>
      <w:moveTo w:id="141" w:author="Isaak, Daniel - FS, ID" w:date="2026-03-23T14:49:00Z" w16du:dateUtc="2026-03-23T20:49:00Z">
        <w:del w:id="142" w:author="Isaak, Daniel - FS, ID" w:date="2026-03-23T14:56:00Z" w16du:dateUtc="2026-03-23T20:56:00Z">
          <w:r w:rsidRPr="00613FB6" w:rsidDel="009A671F">
            <w:rPr>
              <w:rFonts w:eastAsiaTheme="minorHAnsi"/>
            </w:rPr>
            <w:delText>ies</w:delText>
          </w:r>
        </w:del>
        <w:del w:id="143" w:author="Isaak, Daniel - FS, ID" w:date="2026-03-23T15:02:00Z" w16du:dateUtc="2026-03-23T21:02:00Z">
          <w:r w:rsidRPr="00613FB6" w:rsidDel="00131047">
            <w:rPr>
              <w:rFonts w:eastAsiaTheme="minorHAnsi"/>
            </w:rPr>
            <w:delText xml:space="preserve"> within and across </w:delText>
          </w:r>
        </w:del>
        <w:r w:rsidRPr="00613FB6">
          <w:rPr>
            <w:rFonts w:eastAsiaTheme="minorHAnsi"/>
          </w:rPr>
          <w:t>salmon populations</w:t>
        </w:r>
      </w:moveTo>
      <w:ins w:id="144" w:author="Isaak, Daniel - FS, ID" w:date="2026-03-23T15:26:00Z" w16du:dateUtc="2026-03-23T21:26:00Z">
        <w:r w:rsidR="00825781">
          <w:rPr>
            <w:rFonts w:eastAsiaTheme="minorHAnsi"/>
          </w:rPr>
          <w:t xml:space="preserve"> </w:t>
        </w:r>
      </w:ins>
      <w:moveTo w:id="145" w:author="Isaak, Daniel - FS, ID" w:date="2026-03-23T14:49:00Z" w16du:dateUtc="2026-03-23T20:49:00Z">
        <w:del w:id="146" w:author="Isaak, Daniel - FS, ID" w:date="2026-03-23T15:26:00Z" w16du:dateUtc="2026-03-23T21:26:00Z">
          <w:r w:rsidRPr="00613FB6" w:rsidDel="00825781">
            <w:rPr>
              <w:rFonts w:eastAsiaTheme="minorHAnsi"/>
            </w:rPr>
            <w:delText xml:space="preserve"> </w:delText>
          </w:r>
        </w:del>
      </w:moveTo>
      <w:ins w:id="147" w:author="Isaak, Daniel - FS, ID" w:date="2026-03-23T15:04:00Z" w16du:dateUtc="2026-03-23T21:04:00Z">
        <w:r w:rsidR="00131047">
          <w:rPr>
            <w:rFonts w:eastAsiaTheme="minorHAnsi"/>
          </w:rPr>
          <w:t>in response t</w:t>
        </w:r>
      </w:ins>
      <w:ins w:id="148" w:author="Isaak, Daniel - FS, ID" w:date="2026-03-23T15:09:00Z" w16du:dateUtc="2026-03-23T21:09:00Z">
        <w:r w:rsidR="00131047">
          <w:rPr>
            <w:rFonts w:eastAsiaTheme="minorHAnsi"/>
          </w:rPr>
          <w:t xml:space="preserve">o both </w:t>
        </w:r>
      </w:ins>
      <w:moveTo w:id="149" w:author="Isaak, Daniel - FS, ID" w:date="2026-03-23T14:49:00Z" w16du:dateUtc="2026-03-23T20:49:00Z">
        <w:del w:id="150" w:author="Isaak, Daniel - FS, ID" w:date="2026-03-23T15:09:00Z" w16du:dateUtc="2026-03-23T21:09:00Z">
          <w:r w:rsidRPr="00613FB6" w:rsidDel="00131047">
            <w:rPr>
              <w:rFonts w:eastAsiaTheme="minorHAnsi"/>
            </w:rPr>
            <w:delText>and ha</w:delText>
          </w:r>
        </w:del>
        <w:del w:id="151" w:author="Isaak, Daniel - FS, ID" w:date="2026-03-23T14:56:00Z" w16du:dateUtc="2026-03-23T20:56:00Z">
          <w:r w:rsidRPr="00613FB6" w:rsidDel="009A671F">
            <w:rPr>
              <w:rFonts w:eastAsiaTheme="minorHAnsi"/>
            </w:rPr>
            <w:delText>s</w:delText>
          </w:r>
        </w:del>
        <w:del w:id="152" w:author="Isaak, Daniel - FS, ID" w:date="2026-03-23T15:03:00Z" w16du:dateUtc="2026-03-23T21:03:00Z">
          <w:r w:rsidRPr="00613FB6" w:rsidDel="00131047">
            <w:rPr>
              <w:rFonts w:eastAsiaTheme="minorHAnsi"/>
            </w:rPr>
            <w:delText xml:space="preserve"> </w:delText>
          </w:r>
        </w:del>
        <w:del w:id="153" w:author="Isaak, Daniel - FS, ID" w:date="2026-03-23T14:56:00Z" w16du:dateUtc="2026-03-23T20:56:00Z">
          <w:r w:rsidRPr="00613FB6" w:rsidDel="009A671F">
            <w:rPr>
              <w:rFonts w:eastAsiaTheme="minorHAnsi"/>
            </w:rPr>
            <w:delText>a</w:delText>
          </w:r>
        </w:del>
        <w:del w:id="154" w:author="Isaak, Daniel - FS, ID" w:date="2026-03-23T15:09:00Z" w16du:dateUtc="2026-03-23T21:09:00Z">
          <w:r w:rsidRPr="00613FB6" w:rsidDel="00131047">
            <w:rPr>
              <w:rFonts w:eastAsiaTheme="minorHAnsi"/>
            </w:rPr>
            <w:delText xml:space="preserve"> well-documented </w:delText>
          </w:r>
        </w:del>
        <w:r w:rsidRPr="00613FB6">
          <w:rPr>
            <w:rFonts w:eastAsiaTheme="minorHAnsi"/>
          </w:rPr>
          <w:t>genetic component</w:t>
        </w:r>
      </w:moveTo>
      <w:ins w:id="155" w:author="Isaak, Daniel - FS, ID" w:date="2026-03-23T14:56:00Z" w16du:dateUtc="2026-03-23T20:56:00Z">
        <w:r w:rsidR="009A671F">
          <w:rPr>
            <w:rFonts w:eastAsiaTheme="minorHAnsi"/>
          </w:rPr>
          <w:t>s</w:t>
        </w:r>
      </w:ins>
      <w:moveTo w:id="156" w:author="Isaak, Daniel - FS, ID" w:date="2026-03-23T14:49:00Z" w16du:dateUtc="2026-03-23T20:49:00Z">
        <w:r w:rsidRPr="00613FB6">
          <w:rPr>
            <w:rFonts w:eastAsiaTheme="minorHAnsi"/>
          </w:rPr>
          <w:t xml:space="preserve"> (Ricker 1972; Quinn et al. 2002; Beulke et al. 2023)</w:t>
        </w:r>
      </w:moveTo>
      <w:ins w:id="157" w:author="Isaak, Daniel - FS, ID" w:date="2026-03-23T15:04:00Z" w16du:dateUtc="2026-03-23T21:04:00Z">
        <w:r w:rsidR="00131047">
          <w:rPr>
            <w:rFonts w:eastAsiaTheme="minorHAnsi"/>
          </w:rPr>
          <w:t xml:space="preserve"> and local habitat</w:t>
        </w:r>
      </w:ins>
      <w:ins w:id="158" w:author="Isaak, Daniel - FS, ID" w:date="2026-03-23T15:09:00Z" w16du:dateUtc="2026-03-23T21:09:00Z">
        <w:r w:rsidR="00131047">
          <w:rPr>
            <w:rFonts w:eastAsiaTheme="minorHAnsi"/>
          </w:rPr>
          <w:t xml:space="preserve"> condition</w:t>
        </w:r>
      </w:ins>
      <w:ins w:id="159" w:author="Isaak, Daniel - FS, ID" w:date="2026-03-23T15:04:00Z" w16du:dateUtc="2026-03-23T21:04:00Z">
        <w:r w:rsidR="00131047">
          <w:rPr>
            <w:rFonts w:eastAsiaTheme="minorHAnsi"/>
          </w:rPr>
          <w:t>s</w:t>
        </w:r>
      </w:ins>
      <w:ins w:id="160" w:author="Isaak, Daniel - FS, ID" w:date="2026-03-23T15:09:00Z" w16du:dateUtc="2026-03-23T21:09:00Z">
        <w:r w:rsidR="00131047">
          <w:rPr>
            <w:rFonts w:eastAsiaTheme="minorHAnsi"/>
          </w:rPr>
          <w:t xml:space="preserve"> (</w:t>
        </w:r>
      </w:ins>
      <w:ins w:id="161" w:author="Isaak, Daniel - FS, ID" w:date="2026-03-24T12:20:00Z" w16du:dateUtc="2026-03-24T18:20:00Z">
        <w:r w:rsidR="00B054C7">
          <w:rPr>
            <w:rFonts w:eastAsiaTheme="minorHAnsi"/>
          </w:rPr>
          <w:t>Kaylor et al. 2022</w:t>
        </w:r>
      </w:ins>
      <w:ins w:id="162" w:author="Isaak, Daniel - FS, ID" w:date="2026-03-23T15:09:00Z" w16du:dateUtc="2026-03-23T21:09:00Z">
        <w:r w:rsidR="00131047">
          <w:rPr>
            <w:rFonts w:eastAsiaTheme="minorHAnsi"/>
          </w:rPr>
          <w:t>)</w:t>
        </w:r>
      </w:ins>
      <w:moveTo w:id="163" w:author="Isaak, Daniel - FS, ID" w:date="2026-03-23T14:49:00Z" w16du:dateUtc="2026-03-23T20:49:00Z">
        <w:r w:rsidRPr="00613FB6">
          <w:rPr>
            <w:rFonts w:eastAsiaTheme="minorHAnsi"/>
          </w:rPr>
          <w:t>.</w:t>
        </w:r>
      </w:moveTo>
      <w:moveToRangeEnd w:id="131"/>
      <w:ins w:id="164" w:author="Isaak, Daniel - FS, ID" w:date="2026-03-23T14:56:00Z" w16du:dateUtc="2026-03-23T20:56:00Z">
        <w:r w:rsidR="009A671F">
          <w:rPr>
            <w:rFonts w:eastAsiaTheme="minorHAnsi"/>
          </w:rPr>
          <w:t xml:space="preserve"> </w:t>
        </w:r>
      </w:ins>
      <w:ins w:id="165" w:author="Isaak, Daniel - FS, ID" w:date="2026-03-23T15:09:00Z" w16du:dateUtc="2026-03-23T21:09:00Z">
        <w:r w:rsidR="00131047">
          <w:rPr>
            <w:rFonts w:eastAsiaTheme="minorHAnsi"/>
          </w:rPr>
          <w:t>Tempe</w:t>
        </w:r>
      </w:ins>
      <w:ins w:id="166" w:author="Isaak, Daniel - FS, ID" w:date="2026-03-23T15:10:00Z" w16du:dateUtc="2026-03-23T21:10:00Z">
        <w:r w:rsidR="00131047">
          <w:rPr>
            <w:rFonts w:eastAsiaTheme="minorHAnsi"/>
          </w:rPr>
          <w:t>rature, in particular</w:t>
        </w:r>
      </w:ins>
      <w:ins w:id="167" w:author="Isaak, Daniel - FS, ID" w:date="2026-03-23T15:12:00Z" w16du:dateUtc="2026-03-23T21:12:00Z">
        <w:r w:rsidR="004F0D60">
          <w:rPr>
            <w:rFonts w:eastAsiaTheme="minorHAnsi"/>
          </w:rPr>
          <w:t xml:space="preserve">, </w:t>
        </w:r>
      </w:ins>
      <w:del w:id="168" w:author="Isaak, Daniel - FS, ID" w:date="2026-03-23T15:12:00Z" w16du:dateUtc="2026-03-23T21:12:00Z">
        <w:r w:rsidR="00125105" w:rsidRPr="00613FB6" w:rsidDel="004F0D60">
          <w:rPr>
            <w:rFonts w:eastAsiaTheme="minorHAnsi"/>
          </w:rPr>
          <w:delText xml:space="preserve">Temperature </w:delText>
        </w:r>
      </w:del>
      <w:r w:rsidR="00B55917" w:rsidRPr="00613FB6">
        <w:rPr>
          <w:rFonts w:eastAsiaTheme="minorHAnsi"/>
        </w:rPr>
        <w:t xml:space="preserve">strongly influences </w:t>
      </w:r>
      <w:r w:rsidR="00125105" w:rsidRPr="00613FB6">
        <w:rPr>
          <w:rFonts w:eastAsiaTheme="minorHAnsi"/>
        </w:rPr>
        <w:t>salmonid spawn timing</w:t>
      </w:r>
      <w:r w:rsidR="00171DBD" w:rsidRPr="00613FB6">
        <w:rPr>
          <w:rFonts w:eastAsiaTheme="minorHAnsi"/>
        </w:rPr>
        <w:t xml:space="preserve"> (Hende</w:t>
      </w:r>
      <w:r w:rsidR="005D1057">
        <w:rPr>
          <w:rFonts w:eastAsiaTheme="minorHAnsi"/>
        </w:rPr>
        <w:t>rso</w:t>
      </w:r>
      <w:r w:rsidR="00171DBD" w:rsidRPr="00613FB6">
        <w:rPr>
          <w:rFonts w:eastAsiaTheme="minorHAnsi"/>
        </w:rPr>
        <w:t xml:space="preserve">n 1963; Morrison </w:t>
      </w:r>
      <w:r w:rsidR="00A404E4" w:rsidRPr="00613FB6">
        <w:rPr>
          <w:rFonts w:eastAsiaTheme="minorHAnsi"/>
        </w:rPr>
        <w:t>and</w:t>
      </w:r>
      <w:r w:rsidR="00171DBD" w:rsidRPr="00613FB6">
        <w:rPr>
          <w:rFonts w:eastAsiaTheme="minorHAnsi"/>
        </w:rPr>
        <w:t xml:space="preserve"> Smith 1986</w:t>
      </w:r>
      <w:r w:rsidR="00125105" w:rsidRPr="00613FB6">
        <w:rPr>
          <w:rFonts w:eastAsiaTheme="minorHAnsi"/>
        </w:rPr>
        <w:t xml:space="preserve">; </w:t>
      </w:r>
      <w:r w:rsidR="007755AC" w:rsidRPr="00613FB6">
        <w:rPr>
          <w:rFonts w:eastAsiaTheme="minorHAnsi"/>
        </w:rPr>
        <w:t>Beechie et al. 2008)</w:t>
      </w:r>
      <w:ins w:id="169" w:author="Isaak, Daniel - FS, ID" w:date="2026-03-23T15:13:00Z" w16du:dateUtc="2026-03-23T21:13:00Z">
        <w:r w:rsidR="004F0D60">
          <w:rPr>
            <w:rFonts w:eastAsiaTheme="minorHAnsi"/>
          </w:rPr>
          <w:t xml:space="preserve"> b</w:t>
        </w:r>
      </w:ins>
      <w:del w:id="170" w:author="Isaak, Daniel - FS, ID" w:date="2026-03-23T15:13:00Z" w16du:dateUtc="2026-03-23T21:13:00Z">
        <w:r w:rsidR="007755AC" w:rsidRPr="00613FB6" w:rsidDel="004F0D60">
          <w:rPr>
            <w:rFonts w:eastAsiaTheme="minorHAnsi"/>
          </w:rPr>
          <w:delText>.</w:delText>
        </w:r>
        <w:r w:rsidR="00125105" w:rsidRPr="00613FB6" w:rsidDel="004F0D60">
          <w:rPr>
            <w:rFonts w:eastAsiaTheme="minorHAnsi"/>
          </w:rPr>
          <w:delText xml:space="preserve"> B</w:delText>
        </w:r>
      </w:del>
      <w:r w:rsidR="00125105" w:rsidRPr="00613FB6">
        <w:rPr>
          <w:rFonts w:eastAsiaTheme="minorHAnsi"/>
        </w:rPr>
        <w:t xml:space="preserve">ecause embryonic development rates are </w:t>
      </w:r>
      <w:r w:rsidR="00404921" w:rsidRPr="00613FB6">
        <w:rPr>
          <w:rFonts w:eastAsiaTheme="minorHAnsi"/>
        </w:rPr>
        <w:t xml:space="preserve">mechanistically driven </w:t>
      </w:r>
      <w:del w:id="171" w:author="Isaak, Daniel - FS, ID" w:date="2026-03-23T15:28:00Z" w16du:dateUtc="2026-03-23T21:28:00Z">
        <w:r w:rsidR="00404921" w:rsidRPr="00613FB6" w:rsidDel="00825781">
          <w:rPr>
            <w:rFonts w:eastAsiaTheme="minorHAnsi"/>
          </w:rPr>
          <w:delText>by ambient t</w:delText>
        </w:r>
      </w:del>
      <w:del w:id="172" w:author="Isaak, Daniel - FS, ID" w:date="2026-03-23T15:13:00Z" w16du:dateUtc="2026-03-23T21:13:00Z">
        <w:r w:rsidR="00404921" w:rsidRPr="00613FB6" w:rsidDel="004F0D60">
          <w:rPr>
            <w:rFonts w:eastAsiaTheme="minorHAnsi"/>
          </w:rPr>
          <w:delText>emperature</w:delText>
        </w:r>
      </w:del>
      <w:del w:id="173" w:author="Isaak, Daniel - FS, ID" w:date="2026-03-23T15:28:00Z" w16du:dateUtc="2026-03-23T21:28:00Z">
        <w:r w:rsidR="00404921" w:rsidRPr="00613FB6" w:rsidDel="00825781">
          <w:rPr>
            <w:rFonts w:eastAsiaTheme="minorHAnsi"/>
          </w:rPr>
          <w:delText xml:space="preserve"> </w:delText>
        </w:r>
      </w:del>
      <w:r w:rsidR="00404921" w:rsidRPr="00613FB6">
        <w:rPr>
          <w:rFonts w:eastAsiaTheme="minorHAnsi"/>
        </w:rPr>
        <w:t>(</w:t>
      </w:r>
      <w:r w:rsidR="002560A1">
        <w:rPr>
          <w:rFonts w:eastAsiaTheme="minorHAnsi"/>
        </w:rPr>
        <w:t>Beacham and Murray 1990</w:t>
      </w:r>
      <w:r w:rsidR="00404921" w:rsidRPr="00613FB6">
        <w:rPr>
          <w:rFonts w:eastAsiaTheme="minorHAnsi"/>
        </w:rPr>
        <w:t>)</w:t>
      </w:r>
      <w:ins w:id="174" w:author="Isaak, Daniel - FS, ID" w:date="2026-03-23T15:28:00Z" w16du:dateUtc="2026-03-23T21:28:00Z">
        <w:r w:rsidR="00825781">
          <w:rPr>
            <w:rFonts w:eastAsiaTheme="minorHAnsi"/>
          </w:rPr>
          <w:t xml:space="preserve"> and</w:t>
        </w:r>
      </w:ins>
      <w:ins w:id="175" w:author="Isaak, Daniel - FS, ID" w:date="2026-03-23T15:14:00Z" w16du:dateUtc="2026-03-23T21:14:00Z">
        <w:r w:rsidR="004F0D60">
          <w:rPr>
            <w:rFonts w:eastAsiaTheme="minorHAnsi"/>
          </w:rPr>
          <w:t xml:space="preserve"> </w:t>
        </w:r>
      </w:ins>
      <w:del w:id="176" w:author="Isaak, Daniel - FS, ID" w:date="2026-03-23T15:14:00Z" w16du:dateUtc="2026-03-23T21:14:00Z">
        <w:r w:rsidR="00125105" w:rsidRPr="00613FB6" w:rsidDel="004F0D60">
          <w:rPr>
            <w:rFonts w:eastAsiaTheme="minorHAnsi"/>
          </w:rPr>
          <w:delText xml:space="preserve">, </w:delText>
        </w:r>
      </w:del>
      <w:r w:rsidR="00125105" w:rsidRPr="00613FB6">
        <w:rPr>
          <w:rFonts w:eastAsiaTheme="minorHAnsi"/>
        </w:rPr>
        <w:t xml:space="preserve">salmon </w:t>
      </w:r>
      <w:del w:id="177" w:author="Isaak, Daniel - FS, ID" w:date="2026-03-23T15:38:00Z" w16du:dateUtc="2026-03-23T21:38:00Z">
        <w:r w:rsidR="00125105" w:rsidRPr="00613FB6" w:rsidDel="00087519">
          <w:rPr>
            <w:rFonts w:eastAsiaTheme="minorHAnsi"/>
          </w:rPr>
          <w:delText xml:space="preserve">tend to </w:delText>
        </w:r>
      </w:del>
      <w:r w:rsidR="00125105" w:rsidRPr="00613FB6">
        <w:rPr>
          <w:rFonts w:eastAsiaTheme="minorHAnsi"/>
        </w:rPr>
        <w:t xml:space="preserve">spawn at times that </w:t>
      </w:r>
      <w:r w:rsidR="007B134F" w:rsidRPr="00613FB6">
        <w:rPr>
          <w:rFonts w:eastAsiaTheme="minorHAnsi"/>
        </w:rPr>
        <w:t xml:space="preserve">ultimately </w:t>
      </w:r>
      <w:r w:rsidR="00125105" w:rsidRPr="00613FB6">
        <w:rPr>
          <w:rFonts w:eastAsiaTheme="minorHAnsi"/>
        </w:rPr>
        <w:t xml:space="preserve">synchronize fry emergence with conditions </w:t>
      </w:r>
      <w:ins w:id="178" w:author="Isaak, Daniel - FS, ID" w:date="2026-03-23T15:54:00Z" w16du:dateUtc="2026-03-23T21:54:00Z">
        <w:r w:rsidR="00E45267">
          <w:rPr>
            <w:rFonts w:eastAsiaTheme="minorHAnsi"/>
          </w:rPr>
          <w:t>to</w:t>
        </w:r>
      </w:ins>
      <w:del w:id="179" w:author="Isaak, Daniel - FS, ID" w:date="2026-03-23T15:54:00Z" w16du:dateUtc="2026-03-23T21:54:00Z">
        <w:r w:rsidR="007B134F" w:rsidRPr="00613FB6" w:rsidDel="00E45267">
          <w:rPr>
            <w:rFonts w:eastAsiaTheme="minorHAnsi"/>
          </w:rPr>
          <w:delText>that</w:delText>
        </w:r>
      </w:del>
      <w:r w:rsidR="007B134F" w:rsidRPr="00613FB6">
        <w:rPr>
          <w:rFonts w:eastAsiaTheme="minorHAnsi"/>
        </w:rPr>
        <w:t xml:space="preserve"> </w:t>
      </w:r>
      <w:r w:rsidR="00B55917" w:rsidRPr="00613FB6">
        <w:rPr>
          <w:rFonts w:eastAsiaTheme="minorHAnsi"/>
        </w:rPr>
        <w:t>optimiz</w:t>
      </w:r>
      <w:r w:rsidR="008012B4">
        <w:rPr>
          <w:rFonts w:eastAsiaTheme="minorHAnsi"/>
        </w:rPr>
        <w:t>e</w:t>
      </w:r>
      <w:r w:rsidR="00B55917" w:rsidRPr="00613FB6">
        <w:rPr>
          <w:rFonts w:eastAsiaTheme="minorHAnsi"/>
        </w:rPr>
        <w:t xml:space="preserve"> </w:t>
      </w:r>
      <w:r w:rsidR="007B134F" w:rsidRPr="00613FB6">
        <w:rPr>
          <w:rFonts w:eastAsiaTheme="minorHAnsi"/>
        </w:rPr>
        <w:t xml:space="preserve">offspring </w:t>
      </w:r>
      <w:r w:rsidR="00B55917" w:rsidRPr="00613FB6">
        <w:rPr>
          <w:rFonts w:eastAsiaTheme="minorHAnsi"/>
        </w:rPr>
        <w:t xml:space="preserve">growth and development </w:t>
      </w:r>
      <w:r w:rsidR="00125105" w:rsidRPr="00613FB6">
        <w:rPr>
          <w:rFonts w:eastAsiaTheme="minorHAnsi"/>
        </w:rPr>
        <w:t>(Quinn 2018; though see Sparks et al. 2019)</w:t>
      </w:r>
      <w:ins w:id="180" w:author="Isaak, Daniel - FS, ID" w:date="2026-03-23T15:28:00Z" w16du:dateUtc="2026-03-23T21:28:00Z">
        <w:r w:rsidR="00825781">
          <w:rPr>
            <w:rFonts w:eastAsiaTheme="minorHAnsi"/>
          </w:rPr>
          <w:t xml:space="preserve">. </w:t>
        </w:r>
      </w:ins>
      <w:ins w:id="181" w:author="Isaak, Daniel - FS, ID" w:date="2026-03-23T15:33:00Z" w16du:dateUtc="2026-03-23T21:33:00Z">
        <w:r w:rsidR="00087519">
          <w:rPr>
            <w:rFonts w:eastAsiaTheme="minorHAnsi"/>
          </w:rPr>
          <w:t>As a r</w:t>
        </w:r>
      </w:ins>
      <w:ins w:id="182" w:author="Isaak, Daniel - FS, ID" w:date="2026-03-23T15:34:00Z" w16du:dateUtc="2026-03-23T21:34:00Z">
        <w:r w:rsidR="00087519">
          <w:rPr>
            <w:rFonts w:eastAsiaTheme="minorHAnsi"/>
          </w:rPr>
          <w:t>esult, m</w:t>
        </w:r>
      </w:ins>
      <w:ins w:id="183" w:author="Isaak, Daniel - FS, ID" w:date="2026-03-23T15:32:00Z" w16du:dateUtc="2026-03-23T21:32:00Z">
        <w:r w:rsidR="00087519">
          <w:rPr>
            <w:rFonts w:eastAsiaTheme="minorHAnsi"/>
          </w:rPr>
          <w:t>any</w:t>
        </w:r>
      </w:ins>
      <w:ins w:id="184" w:author="Isaak, Daniel - FS, ID" w:date="2026-03-23T15:18:00Z" w16du:dateUtc="2026-03-23T21:18:00Z">
        <w:r w:rsidR="00794288">
          <w:rPr>
            <w:rFonts w:eastAsiaTheme="minorHAnsi"/>
          </w:rPr>
          <w:t xml:space="preserve"> </w:t>
        </w:r>
      </w:ins>
      <w:del w:id="185" w:author="Isaak, Daniel - FS, ID" w:date="2026-03-23T15:18:00Z" w16du:dateUtc="2026-03-23T21:18:00Z">
        <w:r w:rsidR="00125105" w:rsidRPr="00613FB6" w:rsidDel="00794288">
          <w:rPr>
            <w:rFonts w:eastAsiaTheme="minorHAnsi"/>
          </w:rPr>
          <w:delText>.</w:delText>
        </w:r>
        <w:r w:rsidR="00C51ED5" w:rsidRPr="00613FB6" w:rsidDel="00794288">
          <w:rPr>
            <w:rFonts w:eastAsiaTheme="minorHAnsi"/>
          </w:rPr>
          <w:delText xml:space="preserve"> </w:delText>
        </w:r>
      </w:del>
      <w:del w:id="186" w:author="Isaak, Daniel - FS, ID" w:date="2026-03-23T15:17:00Z" w16du:dateUtc="2026-03-23T21:17:00Z">
        <w:r w:rsidR="00171DBD" w:rsidRPr="00613FB6" w:rsidDel="00794288">
          <w:rPr>
            <w:rFonts w:eastAsiaTheme="minorHAnsi"/>
          </w:rPr>
          <w:delText xml:space="preserve">Several </w:delText>
        </w:r>
      </w:del>
      <w:r w:rsidR="00171DBD" w:rsidRPr="00613FB6">
        <w:rPr>
          <w:rFonts w:eastAsiaTheme="minorHAnsi"/>
        </w:rPr>
        <w:t xml:space="preserve">studies have </w:t>
      </w:r>
      <w:r w:rsidR="00125105" w:rsidRPr="00613FB6">
        <w:rPr>
          <w:rFonts w:eastAsiaTheme="minorHAnsi"/>
        </w:rPr>
        <w:t xml:space="preserve">linked </w:t>
      </w:r>
      <w:del w:id="187" w:author="Isaak, Daniel - FS, ID" w:date="2026-03-23T15:34:00Z" w16du:dateUtc="2026-03-23T21:34:00Z">
        <w:r w:rsidR="00DA39B0" w:rsidRPr="00613FB6" w:rsidDel="00087519">
          <w:rPr>
            <w:rFonts w:eastAsiaTheme="minorHAnsi"/>
          </w:rPr>
          <w:delText xml:space="preserve">site-specific </w:delText>
        </w:r>
      </w:del>
      <w:r w:rsidR="00171DBD" w:rsidRPr="00613FB6">
        <w:rPr>
          <w:rFonts w:eastAsiaTheme="minorHAnsi"/>
        </w:rPr>
        <w:t>thermal regime</w:t>
      </w:r>
      <w:r w:rsidR="00125105" w:rsidRPr="00613FB6">
        <w:rPr>
          <w:rFonts w:eastAsiaTheme="minorHAnsi"/>
        </w:rPr>
        <w:t xml:space="preserve">s to observed variation in </w:t>
      </w:r>
      <w:r w:rsidR="00171DBD" w:rsidRPr="00613FB6">
        <w:rPr>
          <w:rFonts w:eastAsiaTheme="minorHAnsi"/>
        </w:rPr>
        <w:t>spawn</w:t>
      </w:r>
      <w:del w:id="188" w:author="Isaak, Daniel - FS, ID" w:date="2026-03-23T15:35:00Z" w16du:dateUtc="2026-03-23T21:35:00Z">
        <w:r w:rsidR="00171DBD" w:rsidRPr="00613FB6" w:rsidDel="00087519">
          <w:rPr>
            <w:rFonts w:eastAsiaTheme="minorHAnsi"/>
          </w:rPr>
          <w:delText>ing</w:delText>
        </w:r>
      </w:del>
      <w:r w:rsidR="00125105" w:rsidRPr="00613FB6">
        <w:rPr>
          <w:rFonts w:eastAsiaTheme="minorHAnsi"/>
        </w:rPr>
        <w:t xml:space="preserve"> </w:t>
      </w:r>
      <w:ins w:id="189" w:author="Isaak, Daniel - FS, ID" w:date="2026-03-23T15:34:00Z" w16du:dateUtc="2026-03-23T21:34:00Z">
        <w:r w:rsidR="00087519">
          <w:rPr>
            <w:rFonts w:eastAsiaTheme="minorHAnsi"/>
          </w:rPr>
          <w:t>timing</w:t>
        </w:r>
      </w:ins>
      <w:del w:id="190" w:author="Isaak, Daniel - FS, ID" w:date="2026-03-23T15:34:00Z" w16du:dateUtc="2026-03-23T21:34:00Z">
        <w:r w:rsidR="00125105" w:rsidRPr="00613FB6" w:rsidDel="00087519">
          <w:rPr>
            <w:rFonts w:eastAsiaTheme="minorHAnsi"/>
          </w:rPr>
          <w:delText>phenology</w:delText>
        </w:r>
      </w:del>
      <w:r w:rsidR="00171DBD" w:rsidRPr="00613FB6">
        <w:rPr>
          <w:rFonts w:eastAsiaTheme="minorHAnsi"/>
        </w:rPr>
        <w:t xml:space="preserve"> (</w:t>
      </w:r>
      <w:r w:rsidR="008116CD" w:rsidRPr="00613FB6">
        <w:rPr>
          <w:rFonts w:eastAsiaTheme="minorHAnsi"/>
        </w:rPr>
        <w:t xml:space="preserve">Sheridan 1962; Burger et al. 1985; </w:t>
      </w:r>
      <w:proofErr w:type="spellStart"/>
      <w:r w:rsidR="008116CD" w:rsidRPr="00201E83">
        <w:rPr>
          <w:rFonts w:eastAsiaTheme="minorHAnsi"/>
        </w:rPr>
        <w:t>Heggberget</w:t>
      </w:r>
      <w:proofErr w:type="spellEnd"/>
      <w:r w:rsidR="008116CD" w:rsidRPr="00201E83">
        <w:rPr>
          <w:rFonts w:eastAsiaTheme="minorHAnsi"/>
        </w:rPr>
        <w:t xml:space="preserve"> 1988</w:t>
      </w:r>
      <w:r w:rsidR="0095304F" w:rsidRPr="00613FB6">
        <w:rPr>
          <w:rFonts w:eastAsiaTheme="minorHAnsi"/>
        </w:rPr>
        <w:t>; Lisi et al. 2013</w:t>
      </w:r>
      <w:r w:rsidR="008116CD" w:rsidRPr="00613FB6">
        <w:rPr>
          <w:rFonts w:eastAsiaTheme="minorHAnsi"/>
        </w:rPr>
        <w:t>)</w:t>
      </w:r>
      <w:r w:rsidR="00125105" w:rsidRPr="00613FB6">
        <w:rPr>
          <w:rFonts w:eastAsiaTheme="minorHAnsi"/>
        </w:rPr>
        <w:t>.</w:t>
      </w:r>
      <w:r w:rsidR="008027BA" w:rsidRPr="00613FB6">
        <w:rPr>
          <w:rFonts w:eastAsiaTheme="minorHAnsi"/>
          <w:color w:val="000000"/>
        </w:rPr>
        <w:t xml:space="preserve"> </w:t>
      </w:r>
      <w:proofErr w:type="gramStart"/>
      <w:ins w:id="191" w:author="Isaak, Daniel - FS, ID" w:date="2026-03-23T15:45:00Z" w16du:dateUtc="2026-03-23T21:45:00Z">
        <w:r w:rsidR="00057F8C">
          <w:rPr>
            <w:rFonts w:eastAsiaTheme="minorHAnsi"/>
            <w:color w:val="000000"/>
          </w:rPr>
          <w:t>The majority of</w:t>
        </w:r>
        <w:proofErr w:type="gramEnd"/>
        <w:r w:rsidR="00057F8C">
          <w:rPr>
            <w:rFonts w:eastAsiaTheme="minorHAnsi"/>
            <w:color w:val="000000"/>
          </w:rPr>
          <w:t xml:space="preserve"> </w:t>
        </w:r>
      </w:ins>
      <w:ins w:id="192" w:author="Isaak, Daniel - FS, ID" w:date="2026-03-23T15:49:00Z" w16du:dateUtc="2026-03-23T21:49:00Z">
        <w:r w:rsidR="00897DDB">
          <w:rPr>
            <w:rFonts w:eastAsiaTheme="minorHAnsi"/>
            <w:color w:val="000000"/>
          </w:rPr>
          <w:t>previous</w:t>
        </w:r>
      </w:ins>
      <w:ins w:id="193" w:author="Isaak, Daniel - FS, ID" w:date="2026-03-23T15:45:00Z" w16du:dateUtc="2026-03-23T21:45:00Z">
        <w:r w:rsidR="00057F8C">
          <w:rPr>
            <w:rFonts w:eastAsiaTheme="minorHAnsi"/>
            <w:color w:val="000000"/>
          </w:rPr>
          <w:t xml:space="preserve"> work has occurred within laboratory setting</w:t>
        </w:r>
      </w:ins>
      <w:ins w:id="194" w:author="Isaak, Daniel - FS, ID" w:date="2026-03-23T15:46:00Z" w16du:dateUtc="2026-03-23T21:46:00Z">
        <w:r w:rsidR="00057F8C">
          <w:rPr>
            <w:rFonts w:eastAsiaTheme="minorHAnsi"/>
            <w:color w:val="000000"/>
          </w:rPr>
          <w:t xml:space="preserve">s or at </w:t>
        </w:r>
      </w:ins>
      <w:del w:id="195" w:author="Isaak, Daniel - FS, ID" w:date="2026-03-23T15:46:00Z" w16du:dateUtc="2026-03-23T21:46:00Z">
        <w:r w:rsidR="008B5439" w:rsidRPr="00613FB6" w:rsidDel="00057F8C">
          <w:rPr>
            <w:rFonts w:eastAsiaTheme="minorHAnsi"/>
            <w:color w:val="000000"/>
          </w:rPr>
          <w:delText xml:space="preserve">However, </w:delText>
        </w:r>
      </w:del>
      <w:ins w:id="196" w:author="Isaak, Daniel - FS, ID" w:date="2026-03-23T15:39:00Z" w16du:dateUtc="2026-03-23T21:39:00Z">
        <w:r w:rsidR="00087519">
          <w:rPr>
            <w:rFonts w:eastAsiaTheme="minorHAnsi"/>
          </w:rPr>
          <w:t xml:space="preserve">small scales </w:t>
        </w:r>
      </w:ins>
      <w:ins w:id="197" w:author="Isaak, Daniel - FS, ID" w:date="2026-03-23T15:47:00Z" w16du:dateUtc="2026-03-23T21:47:00Z">
        <w:r w:rsidR="00057F8C">
          <w:rPr>
            <w:rFonts w:eastAsiaTheme="minorHAnsi"/>
          </w:rPr>
          <w:t xml:space="preserve">in the field </w:t>
        </w:r>
      </w:ins>
      <w:ins w:id="198" w:author="Isaak, Daniel - FS, ID" w:date="2026-03-23T15:39:00Z" w16du:dateUtc="2026-03-23T21:39:00Z">
        <w:r w:rsidR="00087519">
          <w:rPr>
            <w:rFonts w:eastAsiaTheme="minorHAnsi"/>
          </w:rPr>
          <w:t xml:space="preserve">rather than </w:t>
        </w:r>
      </w:ins>
      <w:ins w:id="199" w:author="Isaak, Daniel - FS, ID" w:date="2026-03-23T15:52:00Z" w16du:dateUtc="2026-03-23T21:52:00Z">
        <w:r w:rsidR="00897DDB">
          <w:rPr>
            <w:rFonts w:eastAsiaTheme="minorHAnsi"/>
          </w:rPr>
          <w:t xml:space="preserve">the </w:t>
        </w:r>
      </w:ins>
      <w:ins w:id="200" w:author="Isaak, Daniel - FS, ID" w:date="2026-03-23T15:51:00Z" w16du:dateUtc="2026-03-23T21:51:00Z">
        <w:r w:rsidR="00897DDB">
          <w:rPr>
            <w:rFonts w:eastAsiaTheme="minorHAnsi"/>
          </w:rPr>
          <w:t xml:space="preserve">broader areas and </w:t>
        </w:r>
      </w:ins>
      <w:ins w:id="201" w:author="Isaak, Daniel - FS, ID" w:date="2026-03-23T15:47:00Z" w16du:dateUtc="2026-03-23T21:47:00Z">
        <w:r w:rsidR="00057F8C">
          <w:rPr>
            <w:rFonts w:eastAsiaTheme="minorHAnsi"/>
            <w:color w:val="000000"/>
          </w:rPr>
          <w:t xml:space="preserve">diverse thermal conditions </w:t>
        </w:r>
      </w:ins>
      <w:ins w:id="202" w:author="Isaak, Daniel - FS, ID" w:date="2026-03-23T15:52:00Z" w16du:dateUtc="2026-03-23T21:52:00Z">
        <w:r w:rsidR="00897DDB">
          <w:rPr>
            <w:rFonts w:eastAsiaTheme="minorHAnsi"/>
            <w:color w:val="000000"/>
          </w:rPr>
          <w:t>that would be use</w:t>
        </w:r>
      </w:ins>
      <w:ins w:id="203" w:author="Isaak, Daniel - FS, ID" w:date="2026-03-23T15:53:00Z" w16du:dateUtc="2026-03-23T21:53:00Z">
        <w:r w:rsidR="00897DDB">
          <w:rPr>
            <w:rFonts w:eastAsiaTheme="minorHAnsi"/>
            <w:color w:val="000000"/>
          </w:rPr>
          <w:t xml:space="preserve">ful to </w:t>
        </w:r>
      </w:ins>
      <w:ins w:id="204" w:author="Isaak, Daniel - FS, ID" w:date="2026-03-23T15:48:00Z" w16du:dateUtc="2026-03-23T21:48:00Z">
        <w:r w:rsidR="00057F8C">
          <w:rPr>
            <w:rFonts w:eastAsiaTheme="minorHAnsi"/>
            <w:color w:val="000000"/>
          </w:rPr>
          <w:t xml:space="preserve">characterize </w:t>
        </w:r>
      </w:ins>
      <w:ins w:id="205" w:author="Isaak, Daniel - FS, ID" w:date="2026-03-23T15:53:00Z" w16du:dateUtc="2026-03-23T21:53:00Z">
        <w:r w:rsidR="00897DDB">
          <w:rPr>
            <w:rFonts w:eastAsiaTheme="minorHAnsi"/>
            <w:color w:val="000000"/>
          </w:rPr>
          <w:t xml:space="preserve">phenological </w:t>
        </w:r>
      </w:ins>
      <w:ins w:id="206" w:author="Isaak, Daniel - FS, ID" w:date="2026-03-23T15:37:00Z" w16du:dateUtc="2026-03-23T21:37:00Z">
        <w:r w:rsidR="00087519">
          <w:rPr>
            <w:rFonts w:eastAsiaTheme="minorHAnsi"/>
            <w:color w:val="000000"/>
          </w:rPr>
          <w:t>portfolio</w:t>
        </w:r>
      </w:ins>
      <w:ins w:id="207" w:author="Isaak, Daniel - FS, ID" w:date="2026-03-23T15:53:00Z" w16du:dateUtc="2026-03-23T21:53:00Z">
        <w:r w:rsidR="00897DDB">
          <w:rPr>
            <w:rFonts w:eastAsiaTheme="minorHAnsi"/>
            <w:color w:val="000000"/>
          </w:rPr>
          <w:t xml:space="preserve">s. </w:t>
        </w:r>
      </w:ins>
    </w:p>
    <w:p w14:paraId="0DD75F0A" w14:textId="1EA654E7" w:rsidR="006942A1" w:rsidRPr="00613FB6" w:rsidRDefault="00897DDB">
      <w:pPr>
        <w:autoSpaceDE w:val="0"/>
        <w:autoSpaceDN w:val="0"/>
        <w:adjustRightInd w:val="0"/>
        <w:rPr>
          <w:rFonts w:eastAsiaTheme="minorHAnsi"/>
        </w:rPr>
        <w:pPrChange w:id="208" w:author="Isaak, Daniel - FS, ID" w:date="2026-03-23T16:54:00Z" w16du:dateUtc="2026-03-23T22:54:00Z">
          <w:pPr>
            <w:autoSpaceDE w:val="0"/>
            <w:autoSpaceDN w:val="0"/>
            <w:adjustRightInd w:val="0"/>
            <w:ind w:firstLine="720"/>
          </w:pPr>
        </w:pPrChange>
      </w:pPr>
      <w:ins w:id="209" w:author="Isaak, Daniel - FS, ID" w:date="2026-03-23T15:53:00Z" w16du:dateUtc="2026-03-23T21:53:00Z">
        <w:r>
          <w:rPr>
            <w:rFonts w:eastAsiaTheme="minorHAnsi"/>
            <w:color w:val="000000"/>
          </w:rPr>
          <w:tab/>
        </w:r>
      </w:ins>
      <w:ins w:id="210" w:author="Isaak, Daniel - FS, ID" w:date="2026-03-23T16:15:00Z" w16du:dateUtc="2026-03-23T22:15:00Z">
        <w:r w:rsidR="00A7388C">
          <w:rPr>
            <w:rFonts w:eastAsiaTheme="minorHAnsi"/>
            <w:color w:val="000000"/>
          </w:rPr>
          <w:t>R</w:t>
        </w:r>
      </w:ins>
      <w:ins w:id="211" w:author="Isaak, Daniel - FS, ID" w:date="2026-03-23T15:55:00Z" w16du:dateUtc="2026-03-23T21:55:00Z">
        <w:r w:rsidR="00E45267">
          <w:rPr>
            <w:rFonts w:eastAsiaTheme="minorHAnsi"/>
            <w:color w:val="000000"/>
          </w:rPr>
          <w:t xml:space="preserve">ecent development of </w:t>
        </w:r>
      </w:ins>
      <w:ins w:id="212" w:author="Isaak, Daniel - FS, ID" w:date="2026-03-23T15:37:00Z" w16du:dateUtc="2026-03-23T21:37:00Z">
        <w:r w:rsidR="00087519">
          <w:rPr>
            <w:rFonts w:eastAsiaTheme="minorHAnsi"/>
            <w:color w:val="000000"/>
          </w:rPr>
          <w:t>accurat</w:t>
        </w:r>
      </w:ins>
      <w:ins w:id="213" w:author="Isaak, Daniel - FS, ID" w:date="2026-03-23T15:38:00Z" w16du:dateUtc="2026-03-23T21:38:00Z">
        <w:r w:rsidR="00087519">
          <w:rPr>
            <w:rFonts w:eastAsiaTheme="minorHAnsi"/>
            <w:color w:val="000000"/>
          </w:rPr>
          <w:t xml:space="preserve">e, </w:t>
        </w:r>
      </w:ins>
      <w:ins w:id="214" w:author="Isaak, Daniel - FS, ID" w:date="2026-03-23T16:07:00Z" w16du:dateUtc="2026-03-23T22:07:00Z">
        <w:r w:rsidR="00773538">
          <w:rPr>
            <w:rFonts w:eastAsiaTheme="minorHAnsi"/>
            <w:color w:val="000000"/>
          </w:rPr>
          <w:t xml:space="preserve">high-resolution </w:t>
        </w:r>
      </w:ins>
      <w:ins w:id="215" w:author="Isaak, Daniel - FS, ID" w:date="2026-03-23T15:38:00Z" w16du:dateUtc="2026-03-23T21:38:00Z">
        <w:r w:rsidR="00087519">
          <w:rPr>
            <w:rFonts w:eastAsiaTheme="minorHAnsi"/>
            <w:color w:val="000000"/>
          </w:rPr>
          <w:t>s</w:t>
        </w:r>
      </w:ins>
      <w:ins w:id="216" w:author="Isaak, Daniel - FS, ID" w:date="2026-03-23T15:37:00Z" w16du:dateUtc="2026-03-23T21:37:00Z">
        <w:r w:rsidR="00087519">
          <w:rPr>
            <w:rFonts w:eastAsiaTheme="minorHAnsi"/>
            <w:color w:val="000000"/>
          </w:rPr>
          <w:t xml:space="preserve">tream network </w:t>
        </w:r>
      </w:ins>
      <w:ins w:id="217" w:author="Isaak, Daniel - FS, ID" w:date="2026-03-23T16:03:00Z" w16du:dateUtc="2026-03-23T22:03:00Z">
        <w:r w:rsidR="00773538">
          <w:rPr>
            <w:rFonts w:eastAsiaTheme="minorHAnsi"/>
            <w:color w:val="000000"/>
          </w:rPr>
          <w:t xml:space="preserve">temperature </w:t>
        </w:r>
      </w:ins>
      <w:ins w:id="218" w:author="Isaak, Daniel - FS, ID" w:date="2026-03-23T15:37:00Z" w16du:dateUtc="2026-03-23T21:37:00Z">
        <w:r w:rsidR="00087519">
          <w:rPr>
            <w:rFonts w:eastAsiaTheme="minorHAnsi"/>
            <w:color w:val="000000"/>
          </w:rPr>
          <w:t>models</w:t>
        </w:r>
      </w:ins>
      <w:ins w:id="219" w:author="Isaak, Daniel - FS, ID" w:date="2026-03-23T15:38:00Z" w16du:dateUtc="2026-03-23T21:38:00Z">
        <w:r w:rsidR="00087519">
          <w:rPr>
            <w:rFonts w:eastAsiaTheme="minorHAnsi"/>
            <w:color w:val="000000"/>
          </w:rPr>
          <w:t xml:space="preserve"> </w:t>
        </w:r>
      </w:ins>
      <w:ins w:id="220" w:author="Isaak, Daniel - FS, ID" w:date="2026-03-23T16:06:00Z" w16du:dateUtc="2026-03-23T22:06:00Z">
        <w:r w:rsidR="00773538">
          <w:rPr>
            <w:rFonts w:eastAsiaTheme="minorHAnsi"/>
            <w:color w:val="000000"/>
          </w:rPr>
          <w:t>and scenarios open new po</w:t>
        </w:r>
      </w:ins>
      <w:ins w:id="221" w:author="Isaak, Daniel - FS, ID" w:date="2026-03-23T16:07:00Z" w16du:dateUtc="2026-03-23T22:07:00Z">
        <w:r w:rsidR="00773538">
          <w:rPr>
            <w:rFonts w:eastAsiaTheme="minorHAnsi"/>
            <w:color w:val="000000"/>
          </w:rPr>
          <w:t xml:space="preserve">ssibilities </w:t>
        </w:r>
      </w:ins>
      <w:ins w:id="222" w:author="Isaak, Daniel - FS, ID" w:date="2026-03-23T16:09:00Z" w16du:dateUtc="2026-03-23T22:09:00Z">
        <w:r w:rsidR="00773538">
          <w:rPr>
            <w:rFonts w:eastAsiaTheme="minorHAnsi"/>
            <w:color w:val="000000"/>
          </w:rPr>
          <w:t>concerning the study of salmonid spawning phenology</w:t>
        </w:r>
      </w:ins>
      <w:ins w:id="223" w:author="Isaak, Daniel - FS, ID" w:date="2026-03-23T15:42:00Z" w16du:dateUtc="2026-03-23T21:42:00Z">
        <w:r w:rsidR="00057F8C">
          <w:rPr>
            <w:rFonts w:eastAsiaTheme="minorHAnsi"/>
            <w:color w:val="000000"/>
          </w:rPr>
          <w:t xml:space="preserve">. </w:t>
        </w:r>
      </w:ins>
      <w:ins w:id="224" w:author="Isaak, Daniel - FS, ID" w:date="2026-03-23T16:08:00Z" w16du:dateUtc="2026-03-23T22:08:00Z">
        <w:r w:rsidR="00773538">
          <w:rPr>
            <w:rFonts w:eastAsiaTheme="minorHAnsi"/>
            <w:color w:val="000000"/>
          </w:rPr>
          <w:t xml:space="preserve">These models </w:t>
        </w:r>
      </w:ins>
      <w:ins w:id="225" w:author="Isaak, Daniel - FS, ID" w:date="2026-03-23T16:14:00Z" w16du:dateUtc="2026-03-23T22:14:00Z">
        <w:r w:rsidR="00A7388C">
          <w:rPr>
            <w:rFonts w:eastAsiaTheme="minorHAnsi"/>
            <w:color w:val="000000"/>
          </w:rPr>
          <w:t xml:space="preserve">capitalize on the availability of large </w:t>
        </w:r>
      </w:ins>
      <w:ins w:id="226" w:author="Isaak, Daniel - FS, ID" w:date="2026-03-23T16:16:00Z" w16du:dateUtc="2026-03-23T22:16:00Z">
        <w:r w:rsidR="00A7388C">
          <w:rPr>
            <w:rFonts w:eastAsiaTheme="minorHAnsi"/>
            <w:color w:val="000000"/>
          </w:rPr>
          <w:t xml:space="preserve">stream </w:t>
        </w:r>
      </w:ins>
      <w:ins w:id="227" w:author="Isaak, Daniel - FS, ID" w:date="2026-03-23T16:14:00Z" w16du:dateUtc="2026-03-23T22:14:00Z">
        <w:r w:rsidR="00A7388C">
          <w:rPr>
            <w:rFonts w:eastAsiaTheme="minorHAnsi"/>
            <w:color w:val="000000"/>
          </w:rPr>
          <w:t xml:space="preserve">temperature datasets </w:t>
        </w:r>
      </w:ins>
      <w:ins w:id="228" w:author="Isaak, Daniel - FS, ID" w:date="2026-03-23T16:16:00Z" w16du:dateUtc="2026-03-23T22:16:00Z">
        <w:r w:rsidR="00A7388C">
          <w:rPr>
            <w:rFonts w:eastAsiaTheme="minorHAnsi"/>
            <w:color w:val="000000"/>
          </w:rPr>
          <w:t xml:space="preserve">in many areas </w:t>
        </w:r>
      </w:ins>
      <w:ins w:id="229" w:author="Isaak, Daniel - FS, ID" w:date="2026-03-23T16:14:00Z" w16du:dateUtc="2026-03-23T22:14:00Z">
        <w:r w:rsidR="00A7388C">
          <w:rPr>
            <w:rFonts w:eastAsiaTheme="minorHAnsi"/>
            <w:color w:val="000000"/>
          </w:rPr>
          <w:t>and provide interpolat</w:t>
        </w:r>
      </w:ins>
      <w:ins w:id="230" w:author="Isaak, Daniel - FS, ID" w:date="2026-03-23T16:45:00Z" w16du:dateUtc="2026-03-23T22:45:00Z">
        <w:r w:rsidR="00800FC2">
          <w:rPr>
            <w:rFonts w:eastAsiaTheme="minorHAnsi"/>
            <w:color w:val="000000"/>
          </w:rPr>
          <w:t xml:space="preserve">ed predictions at 1–3 km spatial resolution </w:t>
        </w:r>
      </w:ins>
      <w:ins w:id="231" w:author="Isaak, Daniel - FS, ID" w:date="2026-03-24T11:58:00Z" w16du:dateUtc="2026-03-24T17:58:00Z">
        <w:r w:rsidR="00A70240">
          <w:rPr>
            <w:rFonts w:eastAsiaTheme="minorHAnsi"/>
            <w:color w:val="000000"/>
          </w:rPr>
          <w:t>across large areas</w:t>
        </w:r>
      </w:ins>
      <w:ins w:id="232" w:author="Isaak, Daniel - FS, ID" w:date="2026-03-23T16:15:00Z" w16du:dateUtc="2026-03-23T22:15:00Z">
        <w:r w:rsidR="00A7388C">
          <w:rPr>
            <w:rFonts w:eastAsiaTheme="minorHAnsi"/>
            <w:color w:val="000000"/>
          </w:rPr>
          <w:t xml:space="preserve"> </w:t>
        </w:r>
      </w:ins>
      <w:ins w:id="233" w:author="Isaak, Daniel - FS, ID" w:date="2026-03-23T16:08:00Z" w16du:dateUtc="2026-03-23T22:08:00Z">
        <w:r w:rsidR="00773538">
          <w:rPr>
            <w:rFonts w:eastAsiaTheme="minorHAnsi"/>
            <w:color w:val="000000"/>
          </w:rPr>
          <w:t>(</w:t>
        </w:r>
        <w:proofErr w:type="spellStart"/>
        <w:r w:rsidR="00773538">
          <w:rPr>
            <w:rFonts w:eastAsiaTheme="minorHAnsi"/>
            <w:color w:val="000000"/>
          </w:rPr>
          <w:t>M</w:t>
        </w:r>
      </w:ins>
      <w:ins w:id="234" w:author="Isaak, Daniel - FS, ID" w:date="2026-03-23T16:18:00Z" w16du:dateUtc="2026-03-23T22:18:00Z">
        <w:r w:rsidR="00A7388C">
          <w:rPr>
            <w:rFonts w:eastAsiaTheme="minorHAnsi"/>
            <w:color w:val="000000"/>
          </w:rPr>
          <w:t>cNyset</w:t>
        </w:r>
        <w:proofErr w:type="spellEnd"/>
        <w:r w:rsidR="00A7388C">
          <w:rPr>
            <w:rFonts w:eastAsiaTheme="minorHAnsi"/>
            <w:color w:val="000000"/>
          </w:rPr>
          <w:t xml:space="preserve"> et al. 2015; </w:t>
        </w:r>
      </w:ins>
      <w:ins w:id="235" w:author="Isaak, Daniel - FS, ID" w:date="2026-03-23T16:17:00Z" w16du:dateUtc="2026-03-23T22:17:00Z">
        <w:r w:rsidR="00A7388C">
          <w:rPr>
            <w:rFonts w:eastAsiaTheme="minorHAnsi"/>
            <w:color w:val="000000"/>
          </w:rPr>
          <w:t>Isaak et al. 2017</w:t>
        </w:r>
      </w:ins>
      <w:ins w:id="236" w:author="Isaak, Daniel - FS, ID" w:date="2026-03-23T16:08:00Z" w16du:dateUtc="2026-03-23T22:08:00Z">
        <w:r w:rsidR="00773538">
          <w:rPr>
            <w:rFonts w:eastAsiaTheme="minorHAnsi"/>
            <w:color w:val="000000"/>
          </w:rPr>
          <w:t>)</w:t>
        </w:r>
      </w:ins>
      <w:ins w:id="237" w:author="Isaak, Daniel - FS, ID" w:date="2026-03-23T16:17:00Z" w16du:dateUtc="2026-03-23T22:17:00Z">
        <w:r w:rsidR="00A7388C">
          <w:rPr>
            <w:rFonts w:eastAsiaTheme="minorHAnsi"/>
            <w:color w:val="000000"/>
          </w:rPr>
          <w:t>.</w:t>
        </w:r>
      </w:ins>
      <w:ins w:id="238" w:author="Isaak, Daniel - FS, ID" w:date="2026-03-23T16:08:00Z" w16du:dateUtc="2026-03-23T22:08:00Z">
        <w:r w:rsidR="00773538">
          <w:rPr>
            <w:rFonts w:eastAsiaTheme="minorHAnsi"/>
            <w:color w:val="000000"/>
          </w:rPr>
          <w:t xml:space="preserve"> </w:t>
        </w:r>
      </w:ins>
      <w:ins w:id="239" w:author="Isaak, Daniel - FS, ID" w:date="2026-03-23T16:19:00Z" w16du:dateUtc="2026-03-23T22:19:00Z">
        <w:r w:rsidR="00A7388C">
          <w:rPr>
            <w:rFonts w:eastAsiaTheme="minorHAnsi"/>
            <w:color w:val="000000"/>
          </w:rPr>
          <w:t>Of these</w:t>
        </w:r>
      </w:ins>
      <w:ins w:id="240" w:author="Isaak, Daniel - FS, ID" w:date="2026-03-23T16:22:00Z" w16du:dateUtc="2026-03-23T22:22:00Z">
        <w:r w:rsidR="00A7388C">
          <w:rPr>
            <w:rFonts w:eastAsiaTheme="minorHAnsi"/>
            <w:color w:val="000000"/>
          </w:rPr>
          <w:t xml:space="preserve"> models</w:t>
        </w:r>
      </w:ins>
      <w:ins w:id="241" w:author="Isaak, Daniel - FS, ID" w:date="2026-03-23T16:19:00Z" w16du:dateUtc="2026-03-23T22:19:00Z">
        <w:r w:rsidR="00A7388C">
          <w:rPr>
            <w:rFonts w:eastAsiaTheme="minorHAnsi"/>
            <w:color w:val="000000"/>
          </w:rPr>
          <w:t xml:space="preserve">, </w:t>
        </w:r>
      </w:ins>
      <w:ins w:id="242" w:author="Isaak, Daniel - FS, ID" w:date="2026-03-23T16:22:00Z" w16du:dateUtc="2026-03-23T22:22:00Z">
        <w:r w:rsidR="00A7388C">
          <w:rPr>
            <w:rFonts w:eastAsiaTheme="minorHAnsi"/>
            <w:color w:val="000000"/>
          </w:rPr>
          <w:t>those mak</w:t>
        </w:r>
      </w:ins>
      <w:ins w:id="243" w:author="Isaak, Daniel - FS, ID" w:date="2026-03-23T16:25:00Z" w16du:dateUtc="2026-03-23T22:25:00Z">
        <w:r w:rsidR="009D1DC5">
          <w:rPr>
            <w:rFonts w:eastAsiaTheme="minorHAnsi"/>
            <w:color w:val="000000"/>
          </w:rPr>
          <w:t>ing</w:t>
        </w:r>
      </w:ins>
      <w:ins w:id="244" w:author="Isaak, Daniel - FS, ID" w:date="2026-03-23T16:22:00Z" w16du:dateUtc="2026-03-23T22:22:00Z">
        <w:r w:rsidR="00A7388C">
          <w:rPr>
            <w:rFonts w:eastAsiaTheme="minorHAnsi"/>
            <w:color w:val="000000"/>
          </w:rPr>
          <w:t xml:space="preserve"> </w:t>
        </w:r>
      </w:ins>
      <w:ins w:id="245" w:author="Isaak, Daniel - FS, ID" w:date="2026-03-23T16:19:00Z" w16du:dateUtc="2026-03-23T22:19:00Z">
        <w:r w:rsidR="00A7388C">
          <w:rPr>
            <w:rFonts w:eastAsiaTheme="minorHAnsi"/>
            <w:color w:val="000000"/>
          </w:rPr>
          <w:t>hourly o</w:t>
        </w:r>
      </w:ins>
      <w:ins w:id="246" w:author="Isaak, Daniel - FS, ID" w:date="2026-03-23T16:20:00Z" w16du:dateUtc="2026-03-23T22:20:00Z">
        <w:r w:rsidR="00A7388C">
          <w:rPr>
            <w:rFonts w:eastAsiaTheme="minorHAnsi"/>
            <w:color w:val="000000"/>
          </w:rPr>
          <w:t xml:space="preserve">r daily temperature predictions are most useful in phenological applications because intra-annual biological variation </w:t>
        </w:r>
      </w:ins>
      <w:ins w:id="247" w:author="Isaak, Daniel - FS, ID" w:date="2026-03-23T16:23:00Z" w16du:dateUtc="2026-03-23T22:23:00Z">
        <w:r w:rsidR="00A7388C">
          <w:rPr>
            <w:rFonts w:eastAsiaTheme="minorHAnsi"/>
            <w:color w:val="000000"/>
          </w:rPr>
          <w:t xml:space="preserve">can be cross-referenced to intra-annual thermal </w:t>
        </w:r>
      </w:ins>
      <w:ins w:id="248" w:author="Isaak, Daniel - FS, ID" w:date="2026-03-23T16:25:00Z" w16du:dateUtc="2026-03-23T22:25:00Z">
        <w:r w:rsidR="009D1DC5">
          <w:rPr>
            <w:rFonts w:eastAsiaTheme="minorHAnsi"/>
            <w:color w:val="000000"/>
          </w:rPr>
          <w:t xml:space="preserve">variation </w:t>
        </w:r>
      </w:ins>
      <w:ins w:id="249" w:author="Isaak, Daniel - FS, ID" w:date="2026-03-23T16:11:00Z" w16du:dateUtc="2026-03-23T22:11:00Z">
        <w:r w:rsidR="00773538">
          <w:rPr>
            <w:rFonts w:eastAsiaTheme="minorHAnsi"/>
            <w:color w:val="000000"/>
          </w:rPr>
          <w:t>(</w:t>
        </w:r>
      </w:ins>
      <w:ins w:id="250" w:author="Isaak, Daniel - FS, ID" w:date="2026-03-23T16:38:00Z" w16du:dateUtc="2026-03-23T22:38:00Z">
        <w:r w:rsidR="0028044F">
          <w:rPr>
            <w:rFonts w:eastAsiaTheme="minorHAnsi"/>
            <w:color w:val="000000"/>
          </w:rPr>
          <w:t>Jackson et al. 2018;</w:t>
        </w:r>
      </w:ins>
      <w:ins w:id="251" w:author="Isaak, Daniel - FS, ID" w:date="2026-03-23T16:11:00Z" w16du:dateUtc="2026-03-23T22:11:00Z">
        <w:r w:rsidR="00773538">
          <w:rPr>
            <w:rFonts w:eastAsiaTheme="minorHAnsi"/>
            <w:color w:val="000000"/>
          </w:rPr>
          <w:t xml:space="preserve"> Si</w:t>
        </w:r>
      </w:ins>
      <w:ins w:id="252" w:author="Isaak, Daniel - FS, ID" w:date="2026-03-23T16:32:00Z" w16du:dateUtc="2026-03-23T22:32:00Z">
        <w:r w:rsidR="009D1DC5">
          <w:rPr>
            <w:rFonts w:eastAsiaTheme="minorHAnsi"/>
            <w:color w:val="000000"/>
          </w:rPr>
          <w:t>e</w:t>
        </w:r>
      </w:ins>
      <w:ins w:id="253" w:author="Isaak, Daniel - FS, ID" w:date="2026-03-23T16:11:00Z" w16du:dateUtc="2026-03-23T22:11:00Z">
        <w:r w:rsidR="00773538">
          <w:rPr>
            <w:rFonts w:eastAsiaTheme="minorHAnsi"/>
            <w:color w:val="000000"/>
          </w:rPr>
          <w:t xml:space="preserve">gal et al. </w:t>
        </w:r>
      </w:ins>
      <w:ins w:id="254" w:author="Isaak, Daniel - FS, ID" w:date="2026-03-23T16:32:00Z" w16du:dateUtc="2026-03-23T22:32:00Z">
        <w:r w:rsidR="009D1DC5">
          <w:rPr>
            <w:rFonts w:eastAsiaTheme="minorHAnsi"/>
            <w:color w:val="000000"/>
          </w:rPr>
          <w:t>2023</w:t>
        </w:r>
      </w:ins>
      <w:ins w:id="255" w:author="Isaak, Daniel - FS, ID" w:date="2026-03-23T16:11:00Z" w16du:dateUtc="2026-03-23T22:11:00Z">
        <w:r w:rsidR="00773538">
          <w:rPr>
            <w:rFonts w:eastAsiaTheme="minorHAnsi"/>
            <w:color w:val="000000"/>
          </w:rPr>
          <w:t xml:space="preserve">). </w:t>
        </w:r>
      </w:ins>
      <w:ins w:id="256" w:author="Isaak, Daniel - FS, ID" w:date="2026-03-23T16:53:00Z" w16du:dateUtc="2026-03-23T22:53:00Z">
        <w:r w:rsidR="00800FC2">
          <w:rPr>
            <w:rFonts w:eastAsiaTheme="minorHAnsi"/>
            <w:color w:val="000000"/>
          </w:rPr>
          <w:t>However, t</w:t>
        </w:r>
      </w:ins>
      <w:ins w:id="257" w:author="Isaak, Daniel - FS, ID" w:date="2026-03-23T16:28:00Z" w16du:dateUtc="2026-03-23T22:28:00Z">
        <w:r w:rsidR="009D1DC5">
          <w:rPr>
            <w:rFonts w:eastAsiaTheme="minorHAnsi"/>
            <w:color w:val="000000"/>
          </w:rPr>
          <w:t xml:space="preserve">emperature anomalies </w:t>
        </w:r>
      </w:ins>
      <w:ins w:id="258" w:author="Isaak, Daniel - FS, ID" w:date="2026-03-23T16:48:00Z" w16du:dateUtc="2026-03-23T22:48:00Z">
        <w:r w:rsidR="00800FC2">
          <w:rPr>
            <w:rFonts w:eastAsiaTheme="minorHAnsi"/>
            <w:color w:val="000000"/>
          </w:rPr>
          <w:t xml:space="preserve">at microhabitat and channel unit scales are not captured by these models </w:t>
        </w:r>
      </w:ins>
      <w:ins w:id="259" w:author="Isaak, Daniel - FS, ID" w:date="2026-03-23T16:50:00Z" w16du:dateUtc="2026-03-23T22:50:00Z">
        <w:r w:rsidR="00800FC2">
          <w:rPr>
            <w:rFonts w:eastAsiaTheme="minorHAnsi"/>
            <w:color w:val="000000"/>
          </w:rPr>
          <w:t>(</w:t>
        </w:r>
      </w:ins>
      <w:ins w:id="260" w:author="Isaak, Daniel - FS, ID" w:date="2026-03-23T16:51:00Z" w16du:dateUtc="2026-03-23T22:51:00Z">
        <w:r w:rsidR="00800FC2">
          <w:rPr>
            <w:rFonts w:eastAsiaTheme="minorHAnsi"/>
            <w:color w:val="000000"/>
          </w:rPr>
          <w:t xml:space="preserve">Fullerton et al. </w:t>
        </w:r>
      </w:ins>
      <w:ins w:id="261" w:author="Isaak, Daniel - FS, ID" w:date="2026-03-23T16:58:00Z" w16du:dateUtc="2026-03-23T22:58:00Z">
        <w:r w:rsidR="007C1B75">
          <w:rPr>
            <w:rFonts w:eastAsiaTheme="minorHAnsi"/>
            <w:color w:val="000000"/>
          </w:rPr>
          <w:t>2019</w:t>
        </w:r>
      </w:ins>
      <w:ins w:id="262" w:author="Isaak, Daniel - FS, ID" w:date="2026-03-23T16:51:00Z" w16du:dateUtc="2026-03-23T22:51:00Z">
        <w:r w:rsidR="00800FC2">
          <w:rPr>
            <w:rFonts w:eastAsiaTheme="minorHAnsi"/>
            <w:color w:val="000000"/>
          </w:rPr>
          <w:t xml:space="preserve">; </w:t>
        </w:r>
      </w:ins>
      <w:ins w:id="263" w:author="Isaak, Daniel - FS, ID" w:date="2026-03-23T16:56:00Z" w16du:dateUtc="2026-03-23T22:56:00Z">
        <w:r w:rsidR="000D622F" w:rsidRPr="000D622F">
          <w:rPr>
            <w:rFonts w:eastAsiaTheme="minorHAnsi"/>
            <w:color w:val="000000"/>
          </w:rPr>
          <w:t>O’Sullivan</w:t>
        </w:r>
        <w:r w:rsidR="000D622F">
          <w:rPr>
            <w:rFonts w:eastAsiaTheme="minorHAnsi"/>
            <w:color w:val="000000"/>
          </w:rPr>
          <w:t xml:space="preserve"> et al. 2019</w:t>
        </w:r>
      </w:ins>
      <w:ins w:id="264" w:author="Isaak, Daniel - FS, ID" w:date="2026-03-23T16:50:00Z" w16du:dateUtc="2026-03-23T22:50:00Z">
        <w:r w:rsidR="00800FC2">
          <w:rPr>
            <w:rFonts w:eastAsiaTheme="minorHAnsi"/>
            <w:color w:val="000000"/>
          </w:rPr>
          <w:t xml:space="preserve">) </w:t>
        </w:r>
      </w:ins>
      <w:ins w:id="265" w:author="Isaak, Daniel - FS, ID" w:date="2026-03-23T16:48:00Z" w16du:dateUtc="2026-03-23T22:48:00Z">
        <w:r w:rsidR="00800FC2">
          <w:rPr>
            <w:rFonts w:eastAsiaTheme="minorHAnsi"/>
            <w:color w:val="000000"/>
          </w:rPr>
          <w:t xml:space="preserve">but </w:t>
        </w:r>
      </w:ins>
      <w:ins w:id="266" w:author="Isaak, Daniel - FS, ID" w:date="2026-03-23T16:51:00Z" w16du:dateUtc="2026-03-23T22:51:00Z">
        <w:r w:rsidR="00800FC2">
          <w:rPr>
            <w:rFonts w:eastAsiaTheme="minorHAnsi"/>
            <w:color w:val="000000"/>
          </w:rPr>
          <w:t xml:space="preserve">still </w:t>
        </w:r>
      </w:ins>
      <w:ins w:id="267" w:author="Isaak, Daniel - FS, ID" w:date="2026-03-23T16:29:00Z" w16du:dateUtc="2026-03-23T22:29:00Z">
        <w:r w:rsidR="009D1DC5">
          <w:rPr>
            <w:rFonts w:eastAsiaTheme="minorHAnsi"/>
            <w:color w:val="000000"/>
          </w:rPr>
          <w:t xml:space="preserve">affect </w:t>
        </w:r>
      </w:ins>
      <w:ins w:id="268" w:author="Isaak, Daniel - FS, ID" w:date="2026-03-23T16:53:00Z" w16du:dateUtc="2026-03-23T22:53:00Z">
        <w:r w:rsidR="00800FC2">
          <w:rPr>
            <w:rFonts w:eastAsiaTheme="minorHAnsi"/>
            <w:color w:val="000000"/>
          </w:rPr>
          <w:t xml:space="preserve">the </w:t>
        </w:r>
      </w:ins>
      <w:ins w:id="269" w:author="Isaak, Daniel - FS, ID" w:date="2026-03-23T16:29:00Z" w16du:dateUtc="2026-03-23T22:29:00Z">
        <w:r w:rsidR="009D1DC5">
          <w:rPr>
            <w:rFonts w:eastAsiaTheme="minorHAnsi"/>
            <w:color w:val="000000"/>
          </w:rPr>
          <w:t>local conditions that fish experience</w:t>
        </w:r>
      </w:ins>
      <w:ins w:id="270" w:author="Isaak, Daniel - FS, ID" w:date="2026-03-23T16:58:00Z" w16du:dateUtc="2026-03-23T22:58:00Z">
        <w:r w:rsidR="007C1B75">
          <w:rPr>
            <w:rFonts w:eastAsiaTheme="minorHAnsi"/>
            <w:color w:val="000000"/>
          </w:rPr>
          <w:t xml:space="preserve"> in spawning areas</w:t>
        </w:r>
      </w:ins>
      <w:ins w:id="271" w:author="Isaak, Daniel - FS, ID" w:date="2026-03-23T16:29:00Z" w16du:dateUtc="2026-03-23T22:29:00Z">
        <w:r w:rsidR="009D1DC5">
          <w:rPr>
            <w:rFonts w:eastAsiaTheme="minorHAnsi"/>
            <w:color w:val="000000"/>
          </w:rPr>
          <w:t xml:space="preserve">. </w:t>
        </w:r>
      </w:ins>
      <w:ins w:id="272" w:author="Isaak, Daniel - FS, ID" w:date="2026-03-23T16:59:00Z" w16du:dateUtc="2026-03-23T22:59:00Z">
        <w:r w:rsidR="007C1B75">
          <w:rPr>
            <w:rFonts w:eastAsiaTheme="minorHAnsi"/>
            <w:color w:val="000000"/>
          </w:rPr>
          <w:t>This could weaken the apparent relationship between temperature and spawn timing, potentially contributing to a</w:t>
        </w:r>
      </w:ins>
      <w:ins w:id="273" w:author="Isaak, Daniel - FS, ID" w:date="2026-03-23T16:53:00Z" w16du:dateUtc="2026-03-23T22:53:00Z">
        <w:r w:rsidR="00800FC2">
          <w:rPr>
            <w:rFonts w:eastAsiaTheme="minorHAnsi"/>
            <w:color w:val="000000"/>
          </w:rPr>
          <w:t xml:space="preserve">dditional departures </w:t>
        </w:r>
      </w:ins>
      <w:ins w:id="274" w:author="Isaak, Daniel - FS, ID" w:date="2026-03-23T16:54:00Z" w16du:dateUtc="2026-03-23T22:54:00Z">
        <w:r w:rsidR="00800FC2">
          <w:rPr>
            <w:rFonts w:eastAsiaTheme="minorHAnsi"/>
            <w:color w:val="000000"/>
          </w:rPr>
          <w:t xml:space="preserve">associated with </w:t>
        </w:r>
      </w:ins>
      <w:del w:id="275" w:author="Isaak, Daniel - FS, ID" w:date="2026-03-23T16:54:00Z" w16du:dateUtc="2026-03-23T22:54:00Z">
        <w:r w:rsidR="007B134F" w:rsidRPr="00613FB6" w:rsidDel="00800FC2">
          <w:rPr>
            <w:rFonts w:eastAsiaTheme="minorHAnsi"/>
            <w:color w:val="000000"/>
          </w:rPr>
          <w:delText xml:space="preserve">although </w:delText>
        </w:r>
        <w:r w:rsidR="008B5439" w:rsidRPr="00613FB6" w:rsidDel="00800FC2">
          <w:rPr>
            <w:rFonts w:eastAsiaTheme="minorHAnsi"/>
            <w:color w:val="000000"/>
          </w:rPr>
          <w:delText xml:space="preserve">the </w:delText>
        </w:r>
        <w:r w:rsidR="00B55917" w:rsidRPr="00613FB6" w:rsidDel="00800FC2">
          <w:rPr>
            <w:rFonts w:eastAsiaTheme="minorHAnsi"/>
            <w:color w:val="000000"/>
          </w:rPr>
          <w:delText xml:space="preserve">importance </w:delText>
        </w:r>
        <w:r w:rsidR="008B5439" w:rsidRPr="00613FB6" w:rsidDel="00800FC2">
          <w:rPr>
            <w:rFonts w:eastAsiaTheme="minorHAnsi"/>
            <w:color w:val="000000"/>
          </w:rPr>
          <w:delText xml:space="preserve">of </w:delText>
        </w:r>
        <w:r w:rsidR="008F670B" w:rsidRPr="00613FB6" w:rsidDel="00800FC2">
          <w:rPr>
            <w:rFonts w:eastAsiaTheme="minorHAnsi"/>
            <w:color w:val="000000"/>
          </w:rPr>
          <w:delText xml:space="preserve">temperature </w:delText>
        </w:r>
        <w:r w:rsidR="007B134F" w:rsidRPr="00613FB6" w:rsidDel="00800FC2">
          <w:rPr>
            <w:rFonts w:eastAsiaTheme="minorHAnsi"/>
            <w:color w:val="000000"/>
          </w:rPr>
          <w:delText xml:space="preserve">as a determinant of spawn timing </w:delText>
        </w:r>
        <w:r w:rsidR="008B5439" w:rsidRPr="00613FB6" w:rsidDel="00800FC2">
          <w:rPr>
            <w:rFonts w:eastAsiaTheme="minorHAnsi"/>
            <w:color w:val="000000"/>
          </w:rPr>
          <w:delText xml:space="preserve">is well established, </w:delText>
        </w:r>
        <w:r w:rsidR="008012B4" w:rsidDel="00800FC2">
          <w:rPr>
            <w:rFonts w:eastAsiaTheme="minorHAnsi"/>
            <w:color w:val="000000"/>
          </w:rPr>
          <w:delText xml:space="preserve">the </w:delText>
        </w:r>
      </w:del>
      <w:r w:rsidR="008B5439" w:rsidRPr="00613FB6">
        <w:rPr>
          <w:rFonts w:eastAsiaTheme="minorHAnsi"/>
          <w:color w:val="000000"/>
        </w:rPr>
        <w:t xml:space="preserve">underlying </w:t>
      </w:r>
      <w:ins w:id="276" w:author="Isaak, Daniel - FS, ID" w:date="2026-03-23T17:02:00Z" w16du:dateUtc="2026-03-23T23:02:00Z">
        <w:r w:rsidR="007C1B75">
          <w:rPr>
            <w:rFonts w:eastAsiaTheme="minorHAnsi"/>
            <w:color w:val="000000"/>
          </w:rPr>
          <w:t>geomorphic</w:t>
        </w:r>
      </w:ins>
      <w:del w:id="277" w:author="Isaak, Daniel - FS, ID" w:date="2026-03-23T17:02:00Z" w16du:dateUtc="2026-03-23T23:02:00Z">
        <w:r w:rsidR="008B5439" w:rsidRPr="00613FB6" w:rsidDel="007C1B75">
          <w:rPr>
            <w:rFonts w:eastAsiaTheme="minorHAnsi"/>
            <w:color w:val="000000"/>
          </w:rPr>
          <w:delText>landscape</w:delText>
        </w:r>
      </w:del>
      <w:r w:rsidR="008B5439" w:rsidRPr="00613FB6">
        <w:rPr>
          <w:rFonts w:eastAsiaTheme="minorHAnsi"/>
          <w:color w:val="000000"/>
        </w:rPr>
        <w:t xml:space="preserve"> </w:t>
      </w:r>
      <w:r w:rsidR="007B134F" w:rsidRPr="00613FB6">
        <w:rPr>
          <w:rFonts w:eastAsiaTheme="minorHAnsi"/>
          <w:color w:val="000000"/>
        </w:rPr>
        <w:t xml:space="preserve">features </w:t>
      </w:r>
      <w:ins w:id="278" w:author="Isaak, Daniel - FS, ID" w:date="2026-03-23T17:01:00Z" w16du:dateUtc="2026-03-23T23:01:00Z">
        <w:r w:rsidR="007C1B75">
          <w:rPr>
            <w:rFonts w:eastAsiaTheme="minorHAnsi"/>
            <w:color w:val="000000"/>
          </w:rPr>
          <w:t xml:space="preserve">and physical habitat conditions </w:t>
        </w:r>
      </w:ins>
      <w:r w:rsidR="007B134F" w:rsidRPr="00613FB6">
        <w:rPr>
          <w:rFonts w:eastAsiaTheme="minorHAnsi"/>
          <w:color w:val="000000"/>
        </w:rPr>
        <w:t xml:space="preserve">that </w:t>
      </w:r>
      <w:ins w:id="279" w:author="Isaak, Daniel - FS, ID" w:date="2026-03-23T17:02:00Z" w16du:dateUtc="2026-03-23T23:02:00Z">
        <w:r w:rsidR="007C1B75">
          <w:rPr>
            <w:rFonts w:eastAsiaTheme="minorHAnsi"/>
            <w:color w:val="000000"/>
          </w:rPr>
          <w:t xml:space="preserve">affect spawning </w:t>
        </w:r>
      </w:ins>
      <w:del w:id="280" w:author="Isaak, Daniel - FS, ID" w:date="2026-03-23T16:54:00Z" w16du:dateUtc="2026-03-23T22:54:00Z">
        <w:r w:rsidR="007B134F" w:rsidRPr="00613FB6" w:rsidDel="00800FC2">
          <w:rPr>
            <w:rFonts w:eastAsiaTheme="minorHAnsi"/>
            <w:color w:val="000000"/>
          </w:rPr>
          <w:delText xml:space="preserve">may </w:delText>
        </w:r>
      </w:del>
      <w:del w:id="281" w:author="Isaak, Daniel - FS, ID" w:date="2026-03-23T17:02:00Z" w16du:dateUtc="2026-03-23T23:02:00Z">
        <w:r w:rsidR="008B5439" w:rsidRPr="00613FB6" w:rsidDel="007C1B75">
          <w:rPr>
            <w:rFonts w:eastAsiaTheme="minorHAnsi"/>
            <w:color w:val="000000"/>
          </w:rPr>
          <w:delText>drive thermal variation</w:delText>
        </w:r>
        <w:r w:rsidR="007B134F" w:rsidRPr="00613FB6" w:rsidDel="007C1B75">
          <w:rPr>
            <w:rFonts w:eastAsiaTheme="minorHAnsi"/>
            <w:color w:val="000000"/>
          </w:rPr>
          <w:delText xml:space="preserve"> </w:delText>
        </w:r>
      </w:del>
      <w:r w:rsidR="007B134F" w:rsidRPr="00613FB6">
        <w:rPr>
          <w:rFonts w:eastAsiaTheme="minorHAnsi"/>
          <w:color w:val="000000"/>
        </w:rPr>
        <w:t>(</w:t>
      </w:r>
      <w:del w:id="282" w:author="Isaak, Daniel - FS, ID" w:date="2026-03-24T12:05:00Z" w16du:dateUtc="2026-03-24T18:05:00Z">
        <w:r w:rsidR="007B134F" w:rsidRPr="00613FB6" w:rsidDel="001C5DC3">
          <w:rPr>
            <w:rFonts w:eastAsiaTheme="minorHAnsi"/>
            <w:color w:val="000000"/>
          </w:rPr>
          <w:delText xml:space="preserve">i.e., </w:delText>
        </w:r>
        <w:r w:rsidR="008B5439" w:rsidRPr="00613FB6" w:rsidDel="001C5DC3">
          <w:rPr>
            <w:rFonts w:eastAsiaTheme="minorHAnsi"/>
            <w:color w:val="000000"/>
          </w:rPr>
          <w:delText>physiography, geomorphology, and hydrology</w:delText>
        </w:r>
      </w:del>
      <w:del w:id="283" w:author="Isaak, Daniel - FS, ID" w:date="2026-03-24T12:03:00Z" w16du:dateUtc="2026-03-24T18:03:00Z">
        <w:r w:rsidR="007B134F" w:rsidRPr="00613FB6" w:rsidDel="001C5DC3">
          <w:rPr>
            <w:rFonts w:eastAsiaTheme="minorHAnsi"/>
            <w:color w:val="000000"/>
          </w:rPr>
          <w:delText>)</w:delText>
        </w:r>
      </w:del>
      <w:del w:id="284" w:author="Isaak, Daniel - FS, ID" w:date="2026-03-23T17:02:00Z" w16du:dateUtc="2026-03-23T23:02:00Z">
        <w:r w:rsidR="007B134F" w:rsidRPr="00613FB6" w:rsidDel="007C1B75">
          <w:rPr>
            <w:rFonts w:eastAsiaTheme="minorHAnsi"/>
            <w:color w:val="000000"/>
          </w:rPr>
          <w:delText xml:space="preserve">, </w:delText>
        </w:r>
      </w:del>
      <w:del w:id="285" w:author="Isaak, Daniel - FS, ID" w:date="2026-03-24T12:03:00Z" w16du:dateUtc="2026-03-24T18:03:00Z">
        <w:r w:rsidR="008B5439" w:rsidRPr="00613FB6" w:rsidDel="001C5DC3">
          <w:rPr>
            <w:rFonts w:eastAsiaTheme="minorHAnsi"/>
            <w:color w:val="000000"/>
          </w:rPr>
          <w:delText xml:space="preserve">are </w:delText>
        </w:r>
        <w:r w:rsidR="007B134F" w:rsidRPr="00613FB6" w:rsidDel="001C5DC3">
          <w:rPr>
            <w:rFonts w:eastAsiaTheme="minorHAnsi"/>
            <w:color w:val="000000"/>
          </w:rPr>
          <w:delText xml:space="preserve">poorly </w:delText>
        </w:r>
        <w:r w:rsidR="008B5439" w:rsidRPr="00613FB6" w:rsidDel="001C5DC3">
          <w:rPr>
            <w:rFonts w:eastAsiaTheme="minorHAnsi"/>
            <w:color w:val="000000"/>
          </w:rPr>
          <w:delText>understood</w:delText>
        </w:r>
        <w:r w:rsidR="008027BA" w:rsidRPr="00613FB6" w:rsidDel="001C5DC3">
          <w:rPr>
            <w:rFonts w:eastAsiaTheme="minorHAnsi"/>
          </w:rPr>
          <w:delText xml:space="preserve"> (</w:delText>
        </w:r>
      </w:del>
      <w:r w:rsidR="008027BA" w:rsidRPr="00613FB6">
        <w:rPr>
          <w:rFonts w:eastAsiaTheme="minorHAnsi"/>
        </w:rPr>
        <w:t>Montgomery 1999</w:t>
      </w:r>
      <w:r w:rsidR="008B5439" w:rsidRPr="00613FB6">
        <w:rPr>
          <w:rFonts w:eastAsiaTheme="minorHAnsi"/>
        </w:rPr>
        <w:t>; O’Sullivan et al. 2019</w:t>
      </w:r>
      <w:ins w:id="286" w:author="Isaak, Daniel - FS, ID" w:date="2026-03-23T16:57:00Z" w16du:dateUtc="2026-03-23T22:57:00Z">
        <w:r w:rsidR="007C1B75">
          <w:rPr>
            <w:rFonts w:eastAsiaTheme="minorHAnsi"/>
          </w:rPr>
          <w:t>;</w:t>
        </w:r>
        <w:r w:rsidR="007C1B75" w:rsidRPr="007C1B75">
          <w:t xml:space="preserve"> </w:t>
        </w:r>
        <w:r w:rsidR="007C1B75">
          <w:t>Jacobs et al. 2023</w:t>
        </w:r>
      </w:ins>
      <w:r w:rsidR="008027BA" w:rsidRPr="00613FB6">
        <w:rPr>
          <w:rFonts w:eastAsiaTheme="minorHAnsi"/>
        </w:rPr>
        <w:t>)</w:t>
      </w:r>
      <w:r w:rsidR="005D4DCA" w:rsidRPr="00613FB6">
        <w:rPr>
          <w:rFonts w:eastAsiaTheme="minorHAnsi"/>
        </w:rPr>
        <w:t>.</w:t>
      </w:r>
      <w:r w:rsidR="008027BA" w:rsidRPr="00613FB6">
        <w:rPr>
          <w:rFonts w:eastAsiaTheme="minorHAnsi"/>
        </w:rPr>
        <w:t xml:space="preserve"> </w:t>
      </w:r>
      <w:ins w:id="287" w:author="Isaak, Daniel - FS, ID" w:date="2026-03-24T12:04:00Z" w16du:dateUtc="2026-03-24T18:04:00Z">
        <w:r w:rsidR="001C5DC3">
          <w:rPr>
            <w:rFonts w:eastAsiaTheme="minorHAnsi"/>
          </w:rPr>
          <w:t>For example, g</w:t>
        </w:r>
      </w:ins>
      <w:del w:id="288" w:author="Isaak, Daniel - FS, ID" w:date="2026-03-24T12:04:00Z" w16du:dateUtc="2026-03-24T18:04:00Z">
        <w:r w:rsidR="008B5439" w:rsidRPr="00613FB6" w:rsidDel="001C5DC3">
          <w:rPr>
            <w:rFonts w:eastAsiaTheme="minorHAnsi"/>
          </w:rPr>
          <w:delText>G</w:delText>
        </w:r>
      </w:del>
      <w:r w:rsidR="008B5439" w:rsidRPr="00613FB6">
        <w:rPr>
          <w:rFonts w:eastAsiaTheme="minorHAnsi"/>
        </w:rPr>
        <w:t xml:space="preserve">eomorphic attributes </w:t>
      </w:r>
      <w:r w:rsidR="007B134F" w:rsidRPr="00613FB6">
        <w:rPr>
          <w:rFonts w:eastAsiaTheme="minorHAnsi"/>
        </w:rPr>
        <w:t>including</w:t>
      </w:r>
      <w:r w:rsidR="008B5439" w:rsidRPr="00613FB6">
        <w:rPr>
          <w:rFonts w:eastAsiaTheme="minorHAnsi"/>
        </w:rPr>
        <w:t xml:space="preserve"> </w:t>
      </w:r>
      <w:ins w:id="289" w:author="Isaak, Daniel - FS, ID" w:date="2026-03-24T12:05:00Z" w16du:dateUtc="2026-03-24T18:05:00Z">
        <w:r w:rsidR="001C5DC3">
          <w:rPr>
            <w:rFonts w:eastAsiaTheme="minorHAnsi"/>
          </w:rPr>
          <w:t xml:space="preserve">reach </w:t>
        </w:r>
      </w:ins>
      <w:r w:rsidR="008B5439" w:rsidRPr="00613FB6">
        <w:rPr>
          <w:rFonts w:eastAsiaTheme="minorHAnsi"/>
        </w:rPr>
        <w:t xml:space="preserve">slope, </w:t>
      </w:r>
      <w:ins w:id="290" w:author="Isaak, Daniel - FS, ID" w:date="2026-03-24T12:06:00Z" w16du:dateUtc="2026-03-24T18:06:00Z">
        <w:r w:rsidR="001C5DC3">
          <w:rPr>
            <w:rFonts w:eastAsiaTheme="minorHAnsi"/>
          </w:rPr>
          <w:t xml:space="preserve">availability of spawning substrates, </w:t>
        </w:r>
      </w:ins>
      <w:del w:id="291" w:author="Isaak, Daniel - FS, ID" w:date="2026-03-24T12:06:00Z" w16du:dateUtc="2026-03-24T18:06:00Z">
        <w:r w:rsidR="008B5439" w:rsidRPr="00613FB6" w:rsidDel="001C5DC3">
          <w:rPr>
            <w:rFonts w:eastAsiaTheme="minorHAnsi"/>
          </w:rPr>
          <w:delText xml:space="preserve">elevation, </w:delText>
        </w:r>
      </w:del>
      <w:ins w:id="292" w:author="Isaak, Daniel - FS, ID" w:date="2026-03-24T12:04:00Z" w16du:dateUtc="2026-03-24T18:04:00Z">
        <w:r w:rsidR="001C5DC3">
          <w:rPr>
            <w:rFonts w:eastAsiaTheme="minorHAnsi"/>
          </w:rPr>
          <w:t xml:space="preserve">valley </w:t>
        </w:r>
      </w:ins>
      <w:r w:rsidR="008B5439" w:rsidRPr="00613FB6">
        <w:rPr>
          <w:rFonts w:eastAsiaTheme="minorHAnsi"/>
        </w:rPr>
        <w:t xml:space="preserve">confinement, and groundwater connectivity </w:t>
      </w:r>
      <w:del w:id="293" w:author="Isaak, Daniel - FS, ID" w:date="2026-03-24T12:06:00Z" w16du:dateUtc="2026-03-24T18:06:00Z">
        <w:r w:rsidR="008B5439" w:rsidRPr="00613FB6" w:rsidDel="001C5DC3">
          <w:rPr>
            <w:rFonts w:eastAsiaTheme="minorHAnsi"/>
          </w:rPr>
          <w:delText xml:space="preserve">can shape reach-scale thermal regimes, thereby constraining or enabling </w:delText>
        </w:r>
      </w:del>
      <w:ins w:id="294" w:author="Isaak, Daniel - FS, ID" w:date="2026-03-24T12:06:00Z" w16du:dateUtc="2026-03-24T18:06:00Z">
        <w:r w:rsidR="001C5DC3">
          <w:rPr>
            <w:rFonts w:eastAsiaTheme="minorHAnsi"/>
          </w:rPr>
          <w:t xml:space="preserve">affect </w:t>
        </w:r>
      </w:ins>
      <w:r w:rsidR="008B5439" w:rsidRPr="00613FB6">
        <w:rPr>
          <w:rFonts w:eastAsiaTheme="minorHAnsi"/>
        </w:rPr>
        <w:t>different spawning strategies</w:t>
      </w:r>
      <w:r w:rsidR="007B134F" w:rsidRPr="00613FB6">
        <w:rPr>
          <w:rFonts w:eastAsiaTheme="minorHAnsi"/>
        </w:rPr>
        <w:t xml:space="preserve"> (Beechie et al. 2006, 2008</w:t>
      </w:r>
      <w:ins w:id="295" w:author="Isaak, Daniel - FS, ID" w:date="2026-03-24T12:06:00Z" w16du:dateUtc="2026-03-24T18:06:00Z">
        <w:r w:rsidR="001C5DC3">
          <w:rPr>
            <w:rFonts w:eastAsiaTheme="minorHAnsi"/>
          </w:rPr>
          <w:t xml:space="preserve">; </w:t>
        </w:r>
      </w:ins>
      <w:del w:id="296" w:author="Isaak, Daniel - FS, ID" w:date="2026-03-24T12:06:00Z" w16du:dateUtc="2026-03-24T18:06:00Z">
        <w:r w:rsidR="002560A1" w:rsidDel="001C5DC3">
          <w:rPr>
            <w:rFonts w:eastAsiaTheme="minorHAnsi"/>
          </w:rPr>
          <w:delText>)</w:delText>
        </w:r>
        <w:r w:rsidR="008B5439" w:rsidRPr="00613FB6" w:rsidDel="001C5DC3">
          <w:rPr>
            <w:rFonts w:eastAsiaTheme="minorHAnsi"/>
          </w:rPr>
          <w:delText xml:space="preserve">. </w:delText>
        </w:r>
      </w:del>
      <w:r w:rsidR="008B5439" w:rsidRPr="00613FB6">
        <w:rPr>
          <w:rFonts w:eastAsiaTheme="minorHAnsi"/>
        </w:rPr>
        <w:t xml:space="preserve">Lisi et al. </w:t>
      </w:r>
      <w:del w:id="297" w:author="Isaak, Daniel - FS, ID" w:date="2026-03-24T12:06:00Z" w16du:dateUtc="2026-03-24T18:06:00Z">
        <w:r w:rsidR="008B5439" w:rsidRPr="00613FB6" w:rsidDel="001C5DC3">
          <w:rPr>
            <w:rFonts w:eastAsiaTheme="minorHAnsi"/>
          </w:rPr>
          <w:delText>(</w:delText>
        </w:r>
      </w:del>
      <w:r w:rsidR="008B5439" w:rsidRPr="00613FB6">
        <w:rPr>
          <w:rFonts w:eastAsiaTheme="minorHAnsi"/>
        </w:rPr>
        <w:t>2013</w:t>
      </w:r>
      <w:ins w:id="298" w:author="Isaak, Daniel - FS, ID" w:date="2026-03-24T12:07:00Z" w16du:dateUtc="2026-03-24T18:07:00Z">
        <w:r w:rsidR="001C5DC3">
          <w:rPr>
            <w:rFonts w:eastAsiaTheme="minorHAnsi"/>
          </w:rPr>
          <w:t xml:space="preserve">; Jacobs et al. </w:t>
        </w:r>
      </w:ins>
      <w:ins w:id="299" w:author="Isaak, Daniel - FS, ID" w:date="2026-03-24T12:08:00Z" w16du:dateUtc="2026-03-24T18:08:00Z">
        <w:r w:rsidR="001C5DC3">
          <w:rPr>
            <w:rFonts w:eastAsiaTheme="minorHAnsi"/>
          </w:rPr>
          <w:t>2021</w:t>
        </w:r>
      </w:ins>
      <w:r w:rsidR="008B5439" w:rsidRPr="00613FB6">
        <w:rPr>
          <w:rFonts w:eastAsiaTheme="minorHAnsi"/>
        </w:rPr>
        <w:t>)</w:t>
      </w:r>
      <w:ins w:id="300" w:author="Isaak, Daniel - FS, ID" w:date="2026-03-24T12:07:00Z" w16du:dateUtc="2026-03-24T18:07:00Z">
        <w:r w:rsidR="001C5DC3">
          <w:rPr>
            <w:rFonts w:eastAsiaTheme="minorHAnsi"/>
          </w:rPr>
          <w:t xml:space="preserve"> </w:t>
        </w:r>
      </w:ins>
      <w:del w:id="301" w:author="Isaak, Daniel - FS, ID" w:date="2026-03-24T12:07:00Z" w16du:dateUtc="2026-03-24T18:07:00Z">
        <w:r w:rsidR="007B134F" w:rsidRPr="00613FB6" w:rsidDel="001C5DC3">
          <w:rPr>
            <w:rFonts w:eastAsiaTheme="minorHAnsi"/>
          </w:rPr>
          <w:delText>,</w:delText>
        </w:r>
        <w:r w:rsidR="008B5439" w:rsidRPr="00613FB6" w:rsidDel="001C5DC3">
          <w:rPr>
            <w:rFonts w:eastAsiaTheme="minorHAnsi"/>
          </w:rPr>
          <w:delText xml:space="preserve"> </w:delText>
        </w:r>
        <w:r w:rsidR="007B134F" w:rsidRPr="00613FB6" w:rsidDel="001C5DC3">
          <w:rPr>
            <w:rFonts w:eastAsiaTheme="minorHAnsi"/>
          </w:rPr>
          <w:delText xml:space="preserve">for example, </w:delText>
        </w:r>
        <w:r w:rsidR="008B5439" w:rsidRPr="00613FB6" w:rsidDel="001C5DC3">
          <w:rPr>
            <w:rFonts w:eastAsiaTheme="minorHAnsi"/>
          </w:rPr>
          <w:delText xml:space="preserve">demonstrated that variation in watershed slope, elevation, and lake area explained a large proportion of summer stream temperature and </w:delText>
        </w:r>
        <w:r w:rsidR="00453B19" w:rsidDel="001C5DC3">
          <w:rPr>
            <w:rFonts w:eastAsiaTheme="minorHAnsi"/>
          </w:rPr>
          <w:delText xml:space="preserve">timing of </w:delText>
        </w:r>
        <w:r w:rsidR="00936B03" w:rsidDel="001C5DC3">
          <w:rPr>
            <w:rFonts w:eastAsiaTheme="minorHAnsi"/>
          </w:rPr>
          <w:delText>S</w:delText>
        </w:r>
        <w:r w:rsidR="008B5439" w:rsidRPr="00613FB6" w:rsidDel="001C5DC3">
          <w:rPr>
            <w:rFonts w:eastAsiaTheme="minorHAnsi"/>
          </w:rPr>
          <w:delText xml:space="preserve">ockeye </w:delText>
        </w:r>
        <w:r w:rsidR="00936B03" w:rsidDel="001C5DC3">
          <w:rPr>
            <w:rFonts w:eastAsiaTheme="minorHAnsi"/>
          </w:rPr>
          <w:delText>salmon (</w:delText>
        </w:r>
        <w:r w:rsidR="00936B03" w:rsidRPr="00936B03" w:rsidDel="001C5DC3">
          <w:rPr>
            <w:rFonts w:eastAsiaTheme="minorHAnsi"/>
            <w:i/>
            <w:iCs/>
          </w:rPr>
          <w:delText xml:space="preserve">Oncorhynchus </w:delText>
        </w:r>
        <w:r w:rsidR="00936B03" w:rsidDel="001C5DC3">
          <w:rPr>
            <w:rFonts w:eastAsiaTheme="minorHAnsi"/>
            <w:i/>
            <w:iCs/>
          </w:rPr>
          <w:delText>nerka</w:delText>
        </w:r>
        <w:r w:rsidR="00936B03" w:rsidRPr="00936B03" w:rsidDel="001C5DC3">
          <w:rPr>
            <w:rFonts w:eastAsiaTheme="minorHAnsi"/>
          </w:rPr>
          <w:delText xml:space="preserve">) </w:delText>
        </w:r>
        <w:r w:rsidR="008B5439" w:rsidRPr="00613FB6" w:rsidDel="001C5DC3">
          <w:rPr>
            <w:rFonts w:eastAsiaTheme="minorHAnsi"/>
          </w:rPr>
          <w:delText>spawn</w:delText>
        </w:r>
        <w:r w:rsidR="00453B19" w:rsidDel="001C5DC3">
          <w:rPr>
            <w:rFonts w:eastAsiaTheme="minorHAnsi"/>
          </w:rPr>
          <w:delText>ing</w:delText>
        </w:r>
        <w:r w:rsidR="008B5439" w:rsidRPr="00613FB6" w:rsidDel="001C5DC3">
          <w:rPr>
            <w:rFonts w:eastAsiaTheme="minorHAnsi"/>
          </w:rPr>
          <w:delText xml:space="preserve"> in Alaskan streams, </w:delText>
        </w:r>
        <w:r w:rsidR="001F1864" w:rsidDel="001C5DC3">
          <w:rPr>
            <w:rFonts w:eastAsiaTheme="minorHAnsi"/>
          </w:rPr>
          <w:delText xml:space="preserve">suggesting </w:delText>
        </w:r>
        <w:r w:rsidR="008B5439" w:rsidRPr="00613FB6" w:rsidDel="001C5DC3">
          <w:rPr>
            <w:rFonts w:eastAsiaTheme="minorHAnsi"/>
          </w:rPr>
          <w:delText>geomorphology</w:delText>
        </w:r>
        <w:r w:rsidR="001F1864" w:rsidDel="001C5DC3">
          <w:rPr>
            <w:rFonts w:eastAsiaTheme="minorHAnsi"/>
          </w:rPr>
          <w:delText xml:space="preserve"> </w:delText>
        </w:r>
      </w:del>
      <w:ins w:id="302" w:author="Isaak, Daniel - FS, ID" w:date="2026-03-24T12:07:00Z" w16du:dateUtc="2026-03-24T18:07:00Z">
        <w:r w:rsidR="001C5DC3">
          <w:rPr>
            <w:rFonts w:eastAsiaTheme="minorHAnsi"/>
          </w:rPr>
          <w:t xml:space="preserve">and </w:t>
        </w:r>
      </w:ins>
      <w:r w:rsidR="001F1864">
        <w:rPr>
          <w:rFonts w:eastAsiaTheme="minorHAnsi"/>
        </w:rPr>
        <w:t>may play an</w:t>
      </w:r>
      <w:r w:rsidR="008B5439" w:rsidRPr="00613FB6">
        <w:rPr>
          <w:rFonts w:eastAsiaTheme="minorHAnsi"/>
        </w:rPr>
        <w:t xml:space="preserve"> indirect</w:t>
      </w:r>
      <w:r w:rsidR="002560A1">
        <w:rPr>
          <w:rFonts w:eastAsiaTheme="minorHAnsi"/>
        </w:rPr>
        <w:t>,</w:t>
      </w:r>
      <w:r w:rsidR="008B5439" w:rsidRPr="00613FB6">
        <w:rPr>
          <w:rFonts w:eastAsiaTheme="minorHAnsi"/>
        </w:rPr>
        <w:t xml:space="preserve"> but </w:t>
      </w:r>
      <w:r w:rsidR="001F1864">
        <w:rPr>
          <w:rFonts w:eastAsiaTheme="minorHAnsi"/>
        </w:rPr>
        <w:t>important</w:t>
      </w:r>
      <w:r w:rsidR="002560A1">
        <w:rPr>
          <w:rFonts w:eastAsiaTheme="minorHAnsi"/>
        </w:rPr>
        <w:t>,</w:t>
      </w:r>
      <w:r w:rsidR="001F1864">
        <w:rPr>
          <w:rFonts w:eastAsiaTheme="minorHAnsi"/>
        </w:rPr>
        <w:t xml:space="preserve"> </w:t>
      </w:r>
      <w:r w:rsidR="008B5439" w:rsidRPr="00613FB6">
        <w:rPr>
          <w:rFonts w:eastAsiaTheme="minorHAnsi"/>
        </w:rPr>
        <w:t>role in structuring phenological diversity</w:t>
      </w:r>
      <w:r w:rsidR="001F1864">
        <w:rPr>
          <w:rFonts w:eastAsiaTheme="minorHAnsi"/>
        </w:rPr>
        <w:t xml:space="preserve"> across stream networks</w:t>
      </w:r>
      <w:r w:rsidR="008B5439" w:rsidRPr="00613FB6">
        <w:rPr>
          <w:rFonts w:eastAsiaTheme="minorHAnsi"/>
        </w:rPr>
        <w:t xml:space="preserve">. </w:t>
      </w:r>
      <w:bookmarkStart w:id="303" w:name="_Hlk209701750"/>
      <w:r w:rsidR="008027BA" w:rsidRPr="00613FB6">
        <w:rPr>
          <w:rFonts w:eastAsiaTheme="minorHAnsi"/>
        </w:rPr>
        <w:t xml:space="preserve"> </w:t>
      </w:r>
      <w:bookmarkEnd w:id="303"/>
    </w:p>
    <w:p w14:paraId="213D9965" w14:textId="1493948E" w:rsidR="0068026C" w:rsidRPr="00613FB6" w:rsidDel="007E4777" w:rsidRDefault="0068026C" w:rsidP="007E4777">
      <w:pPr>
        <w:autoSpaceDE w:val="0"/>
        <w:autoSpaceDN w:val="0"/>
        <w:adjustRightInd w:val="0"/>
        <w:ind w:firstLine="720"/>
        <w:rPr>
          <w:del w:id="304" w:author="Isaak, Daniel - FS, ID" w:date="2026-03-23T14:05:00Z" w16du:dateUtc="2026-03-23T20:05:00Z"/>
          <w:rFonts w:eastAsiaTheme="minorHAnsi"/>
        </w:rPr>
      </w:pPr>
      <w:moveFromRangeStart w:id="305" w:author="Isaak, Daniel - FS, ID" w:date="2026-03-23T14:05:00Z" w:name="move225167140"/>
      <w:moveFrom w:id="306" w:author="Isaak, Daniel - FS, ID" w:date="2026-03-23T14:05:00Z" w16du:dateUtc="2026-03-23T20:05:00Z">
        <w:r w:rsidRPr="00613FB6" w:rsidDel="007E4777">
          <w:lastRenderedPageBreak/>
          <w:t>T</w:t>
        </w:r>
        <w:r w:rsidRPr="00613FB6" w:rsidDel="007E4777">
          <w:rPr>
            <w:rFonts w:eastAsiaTheme="minorHAnsi"/>
          </w:rPr>
          <w:t xml:space="preserve">he </w:t>
        </w:r>
        <w:r w:rsidRPr="00613FB6" w:rsidDel="007E4777">
          <w:t xml:space="preserve">Middle Fork Salmon River (Middle Fork) supports </w:t>
        </w:r>
        <w:r w:rsidRPr="00613FB6" w:rsidDel="007E4777">
          <w:rPr>
            <w:rFonts w:eastAsiaTheme="minorHAnsi"/>
          </w:rPr>
          <w:t xml:space="preserve">one of the most intensively monitored </w:t>
        </w:r>
        <w:r w:rsidR="00453B19" w:rsidDel="007E4777">
          <w:rPr>
            <w:rFonts w:eastAsiaTheme="minorHAnsi"/>
          </w:rPr>
          <w:t xml:space="preserve">wild </w:t>
        </w:r>
        <w:r w:rsidRPr="00613FB6" w:rsidDel="007E4777">
          <w:rPr>
            <w:rFonts w:eastAsiaTheme="minorHAnsi"/>
          </w:rPr>
          <w:t xml:space="preserve">Chinook salmon </w:t>
        </w:r>
        <w:r w:rsidR="008012B4" w:rsidDel="007E4777">
          <w:rPr>
            <w:rFonts w:eastAsiaTheme="minorHAnsi"/>
          </w:rPr>
          <w:t>populations</w:t>
        </w:r>
        <w:r w:rsidRPr="00613FB6" w:rsidDel="007E4777">
          <w:rPr>
            <w:rFonts w:eastAsiaTheme="minorHAnsi"/>
          </w:rPr>
          <w:t xml:space="preserve"> in the Columbia River Basin. Long-term redd surveys by state, federal, and tribal agencies provide a uniquely rich dataset for examining environmental drivers of spawning phenology. </w:t>
        </w:r>
        <w:r w:rsidR="001648F9" w:rsidRPr="00613FB6" w:rsidDel="007E4777">
          <w:t xml:space="preserve">The </w:t>
        </w:r>
        <w:bookmarkStart w:id="307" w:name="_Hlk209702523"/>
        <w:r w:rsidR="001648F9" w:rsidRPr="00613FB6" w:rsidDel="007E4777">
          <w:t xml:space="preserve">Middle Fork </w:t>
        </w:r>
        <w:bookmarkEnd w:id="307"/>
        <w:r w:rsidR="001648F9" w:rsidRPr="00613FB6" w:rsidDel="007E4777">
          <w:t>supports wild, indigenous Chinook salmon populations unaltered by direct hatchery supplementation (Thurow et al. 20</w:t>
        </w:r>
        <w:r w:rsidR="00B17BAF" w:rsidDel="007E4777">
          <w:t>20</w:t>
        </w:r>
        <w:r w:rsidR="001648F9" w:rsidRPr="00613FB6" w:rsidDel="007E4777">
          <w:t xml:space="preserve">) and the </w:t>
        </w:r>
        <w:r w:rsidR="00795EC1" w:rsidRPr="00613FB6" w:rsidDel="007E4777">
          <w:t xml:space="preserve">watershed </w:t>
        </w:r>
        <w:r w:rsidR="001648F9" w:rsidRPr="00613FB6" w:rsidDel="007E4777">
          <w:t xml:space="preserve">is managed as a designated wild anadromous fish sanctuary (IDFG 2019). Minimal anthropogenic effects and a geographic size that facilitates natural processes </w:t>
        </w:r>
        <w:r w:rsidRPr="00613FB6" w:rsidDel="007E4777">
          <w:t xml:space="preserve">(i.e., </w:t>
        </w:r>
        <w:r w:rsidR="001648F9" w:rsidRPr="00613FB6" w:rsidDel="007E4777">
          <w:t>wildfire, floods, debris flows, and snow avalanches</w:t>
        </w:r>
        <w:r w:rsidRPr="00613FB6" w:rsidDel="007E4777">
          <w:t>)</w:t>
        </w:r>
        <w:r w:rsidR="001648F9" w:rsidRPr="00613FB6" w:rsidDel="007E4777">
          <w:t xml:space="preserve"> ensure generation and maintenance of divers</w:t>
        </w:r>
        <w:r w:rsidRPr="00613FB6" w:rsidDel="007E4777">
          <w:t xml:space="preserve">e </w:t>
        </w:r>
        <w:r w:rsidR="001F12AC" w:rsidRPr="00613FB6" w:rsidDel="007E4777">
          <w:t>environmental conditions</w:t>
        </w:r>
        <w:r w:rsidR="001648F9" w:rsidRPr="00613FB6" w:rsidDel="007E4777">
          <w:t xml:space="preserve"> (Isaak et al. 2003; Thurow 2015). </w:t>
        </w:r>
        <w:r w:rsidR="00906CA3" w:rsidRPr="00613FB6" w:rsidDel="007E4777">
          <w:t>These natural processes function relatively unimpeded by humans</w:t>
        </w:r>
        <w:r w:rsidR="008012B4" w:rsidDel="007E4777">
          <w:t xml:space="preserve"> because </w:t>
        </w:r>
        <w:r w:rsidR="0087715B" w:rsidDel="007E4777">
          <w:t xml:space="preserve">most </w:t>
        </w:r>
        <w:r w:rsidR="008012B4" w:rsidDel="007E4777">
          <w:t xml:space="preserve">of the </w:t>
        </w:r>
        <w:r w:rsidR="0087715B" w:rsidDel="007E4777">
          <w:t xml:space="preserve">watershed lies within designated </w:t>
        </w:r>
        <w:r w:rsidR="008012B4" w:rsidDel="007E4777">
          <w:t>Wilderness</w:t>
        </w:r>
        <w:r w:rsidR="0087715B" w:rsidDel="007E4777">
          <w:t>.</w:t>
        </w:r>
        <w:r w:rsidR="00906CA3" w:rsidRPr="00613FB6" w:rsidDel="007E4777">
          <w:t xml:space="preserve"> </w:t>
        </w:r>
        <w:r w:rsidR="0040762B" w:rsidRPr="00613FB6" w:rsidDel="007E4777">
          <w:t xml:space="preserve">As a result, </w:t>
        </w:r>
        <w:r w:rsidR="00906CA3" w:rsidRPr="00613FB6" w:rsidDel="007E4777">
          <w:t xml:space="preserve">natal </w:t>
        </w:r>
        <w:r w:rsidR="00176850" w:rsidDel="007E4777">
          <w:t xml:space="preserve">salmon </w:t>
        </w:r>
        <w:r w:rsidR="00906CA3" w:rsidRPr="00613FB6" w:rsidDel="007E4777">
          <w:t>habitats remain diverse, high quality, and connected</w:t>
        </w:r>
        <w:r w:rsidR="0040762B" w:rsidRPr="00613FB6" w:rsidDel="007E4777">
          <w:t>,</w:t>
        </w:r>
        <w:r w:rsidR="00906CA3" w:rsidRPr="00613FB6" w:rsidDel="007E4777">
          <w:t xml:space="preserve"> and exotic fishes are relatively uncommon (Thurow 2000; Isaak and Thurow 2006; Thurow 2015). </w:t>
        </w:r>
      </w:moveFrom>
      <w:moveFromRangeEnd w:id="305"/>
    </w:p>
    <w:p w14:paraId="66F8A575" w14:textId="16DF952E" w:rsidR="00D45784" w:rsidRDefault="005D4DCA">
      <w:pPr>
        <w:autoSpaceDE w:val="0"/>
        <w:autoSpaceDN w:val="0"/>
        <w:adjustRightInd w:val="0"/>
        <w:ind w:firstLine="720"/>
        <w:rPr>
          <w:rFonts w:eastAsiaTheme="minorHAnsi"/>
        </w:rPr>
        <w:pPrChange w:id="308" w:author="Isaak, Daniel - FS, ID" w:date="2026-03-23T14:05:00Z" w16du:dateUtc="2026-03-23T20:05:00Z">
          <w:pPr>
            <w:spacing w:line="480" w:lineRule="auto"/>
          </w:pPr>
        </w:pPrChange>
      </w:pPr>
      <w:del w:id="309" w:author="Isaak, Daniel - FS, ID" w:date="2026-03-23T14:05:00Z" w16du:dateUtc="2026-03-23T20:05:00Z">
        <w:r w:rsidRPr="00613FB6" w:rsidDel="007E4777">
          <w:rPr>
            <w:rFonts w:eastAsiaTheme="minorHAnsi"/>
          </w:rPr>
          <w:tab/>
        </w:r>
      </w:del>
      <w:bookmarkStart w:id="310" w:name="_Hlk193804933"/>
      <w:r w:rsidR="00A2509D">
        <w:rPr>
          <w:rFonts w:eastAsiaTheme="minorHAnsi"/>
        </w:rPr>
        <w:t xml:space="preserve">Understanding the </w:t>
      </w:r>
      <w:ins w:id="311" w:author="Isaak, Daniel - FS, ID" w:date="2026-03-23T15:20:00Z" w16du:dateUtc="2026-03-23T21:20:00Z">
        <w:r w:rsidR="00794288">
          <w:rPr>
            <w:rFonts w:eastAsiaTheme="minorHAnsi"/>
          </w:rPr>
          <w:t xml:space="preserve">broader patterns and </w:t>
        </w:r>
      </w:ins>
      <w:del w:id="312" w:author="Isaak, Daniel - FS, ID" w:date="2026-03-23T15:20:00Z" w16du:dateUtc="2026-03-23T21:20:00Z">
        <w:r w:rsidR="00A2509D" w:rsidDel="00794288">
          <w:rPr>
            <w:rFonts w:eastAsiaTheme="minorHAnsi"/>
          </w:rPr>
          <w:delText xml:space="preserve">nature and </w:delText>
        </w:r>
      </w:del>
      <w:r w:rsidR="00A2509D">
        <w:rPr>
          <w:rFonts w:eastAsiaTheme="minorHAnsi"/>
        </w:rPr>
        <w:t xml:space="preserve">causes of phenological </w:t>
      </w:r>
      <w:ins w:id="313" w:author="Isaak, Daniel - FS, ID" w:date="2026-03-24T12:08:00Z" w16du:dateUtc="2026-03-24T18:08:00Z">
        <w:r w:rsidR="001C5DC3">
          <w:rPr>
            <w:rFonts w:eastAsiaTheme="minorHAnsi"/>
          </w:rPr>
          <w:t xml:space="preserve">spawning </w:t>
        </w:r>
      </w:ins>
      <w:r w:rsidR="00A2509D">
        <w:rPr>
          <w:rFonts w:eastAsiaTheme="minorHAnsi"/>
        </w:rPr>
        <w:t xml:space="preserve">diversity is of critical importance to </w:t>
      </w:r>
      <w:ins w:id="314" w:author="Isaak, Daniel - FS, ID" w:date="2026-03-24T12:09:00Z" w16du:dateUtc="2026-03-24T18:09:00Z">
        <w:r w:rsidR="001C5DC3">
          <w:rPr>
            <w:rFonts w:eastAsiaTheme="minorHAnsi"/>
          </w:rPr>
          <w:t xml:space="preserve">the resilience and </w:t>
        </w:r>
      </w:ins>
      <w:r w:rsidR="00A2509D">
        <w:rPr>
          <w:rFonts w:eastAsiaTheme="minorHAnsi"/>
        </w:rPr>
        <w:t>recovery of Pacific salmon (</w:t>
      </w:r>
      <w:bookmarkStart w:id="315" w:name="_Hlk221979412"/>
      <w:r w:rsidR="00A2509D">
        <w:rPr>
          <w:rFonts w:eastAsiaTheme="minorHAnsi"/>
        </w:rPr>
        <w:t>Taylor 1991</w:t>
      </w:r>
      <w:bookmarkEnd w:id="315"/>
      <w:r w:rsidR="00897F3F">
        <w:rPr>
          <w:rFonts w:eastAsiaTheme="minorHAnsi"/>
        </w:rPr>
        <w:t>;</w:t>
      </w:r>
      <w:r w:rsidR="00A2509D">
        <w:rPr>
          <w:rFonts w:eastAsiaTheme="minorHAnsi"/>
        </w:rPr>
        <w:t xml:space="preserve"> Waples et al. 2004). </w:t>
      </w:r>
      <w:del w:id="316" w:author="Isaak, Daniel - FS, ID" w:date="2026-03-24T12:26:00Z" w16du:dateUtc="2026-03-24T18:26:00Z">
        <w:r w:rsidR="002560A1" w:rsidDel="0091401E">
          <w:rPr>
            <w:rFonts w:eastAsiaTheme="minorHAnsi"/>
          </w:rPr>
          <w:delText>Because p</w:delText>
        </w:r>
        <w:r w:rsidR="00B11DD2" w:rsidDel="0091401E">
          <w:delText>henology is far more difficult to measure than temperature</w:delText>
        </w:r>
        <w:r w:rsidR="002560A1" w:rsidDel="0091401E">
          <w:delText xml:space="preserve">, </w:delText>
        </w:r>
        <w:r w:rsidR="00B11DD2" w:rsidDel="0091401E">
          <w:delText>the relationship between fine-scale thermal heterogeneity and timing of salmon spawning is poorly understood (Deacy et al. 2019).</w:delText>
        </w:r>
        <w:r w:rsidR="00B11DD2" w:rsidRPr="00613FB6" w:rsidDel="0091401E">
          <w:rPr>
            <w:rFonts w:eastAsiaTheme="minorHAnsi"/>
          </w:rPr>
          <w:delText xml:space="preserve"> </w:delText>
        </w:r>
        <w:r w:rsidR="00453B19" w:rsidDel="0091401E">
          <w:rPr>
            <w:rFonts w:eastAsiaTheme="minorHAnsi"/>
          </w:rPr>
          <w:delText>We l</w:delText>
        </w:r>
        <w:r w:rsidR="008012B4" w:rsidDel="0091401E">
          <w:rPr>
            <w:rFonts w:eastAsiaTheme="minorHAnsi"/>
          </w:rPr>
          <w:delText>everag</w:delText>
        </w:r>
        <w:r w:rsidR="00453B19" w:rsidDel="0091401E">
          <w:rPr>
            <w:rFonts w:eastAsiaTheme="minorHAnsi"/>
          </w:rPr>
          <w:delText xml:space="preserve">ed the Middle Fork’s </w:delText>
        </w:r>
        <w:r w:rsidR="008012B4" w:rsidDel="0091401E">
          <w:rPr>
            <w:rFonts w:eastAsiaTheme="minorHAnsi"/>
          </w:rPr>
          <w:delText xml:space="preserve">unique </w:delText>
        </w:r>
        <w:r w:rsidR="00453B19" w:rsidDel="0091401E">
          <w:rPr>
            <w:rFonts w:eastAsiaTheme="minorHAnsi"/>
          </w:rPr>
          <w:delText xml:space="preserve">characteristics </w:delText>
        </w:r>
        <w:r w:rsidR="008012B4" w:rsidDel="0091401E">
          <w:rPr>
            <w:rFonts w:eastAsiaTheme="minorHAnsi"/>
          </w:rPr>
          <w:delText xml:space="preserve">and </w:delText>
        </w:r>
        <w:r w:rsidR="00453B19" w:rsidDel="0091401E">
          <w:rPr>
            <w:rFonts w:eastAsiaTheme="minorHAnsi"/>
          </w:rPr>
          <w:delText xml:space="preserve">robust </w:delText>
        </w:r>
        <w:r w:rsidR="008012B4" w:rsidDel="0091401E">
          <w:rPr>
            <w:rFonts w:eastAsiaTheme="minorHAnsi"/>
          </w:rPr>
          <w:delText>dataset</w:delText>
        </w:r>
        <w:r w:rsidR="008F252B" w:rsidDel="0091401E">
          <w:rPr>
            <w:rFonts w:eastAsiaTheme="minorHAnsi"/>
          </w:rPr>
          <w:delText>s</w:delText>
        </w:r>
        <w:r w:rsidR="00453B19" w:rsidDel="0091401E">
          <w:rPr>
            <w:rFonts w:eastAsiaTheme="minorHAnsi"/>
          </w:rPr>
          <w:delText xml:space="preserve"> to </w:delText>
        </w:r>
        <w:r w:rsidR="000E1B07" w:rsidRPr="00613FB6" w:rsidDel="0091401E">
          <w:rPr>
            <w:rFonts w:eastAsiaTheme="minorHAnsi"/>
          </w:rPr>
          <w:delText>examin</w:delText>
        </w:r>
        <w:r w:rsidR="00453B19" w:rsidDel="0091401E">
          <w:rPr>
            <w:rFonts w:eastAsiaTheme="minorHAnsi"/>
          </w:rPr>
          <w:delText>e</w:delText>
        </w:r>
        <w:r w:rsidR="000E1B07" w:rsidRPr="00613FB6" w:rsidDel="0091401E">
          <w:rPr>
            <w:rFonts w:eastAsiaTheme="minorHAnsi"/>
          </w:rPr>
          <w:delText xml:space="preserve"> </w:delText>
        </w:r>
        <w:r w:rsidR="0056589F" w:rsidRPr="00613FB6" w:rsidDel="0091401E">
          <w:rPr>
            <w:rFonts w:eastAsiaTheme="minorHAnsi"/>
          </w:rPr>
          <w:delText xml:space="preserve">how </w:delText>
        </w:r>
        <w:r w:rsidR="008B5439" w:rsidRPr="00613FB6" w:rsidDel="0091401E">
          <w:rPr>
            <w:rFonts w:eastAsiaTheme="minorHAnsi"/>
          </w:rPr>
          <w:delText xml:space="preserve">variation in stream </w:delText>
        </w:r>
        <w:r w:rsidR="0056589F" w:rsidRPr="00613FB6" w:rsidDel="0091401E">
          <w:rPr>
            <w:rFonts w:eastAsiaTheme="minorHAnsi"/>
          </w:rPr>
          <w:delText xml:space="preserve">temperature </w:delText>
        </w:r>
        <w:r w:rsidR="00DA39B0" w:rsidRPr="00613FB6" w:rsidDel="0091401E">
          <w:rPr>
            <w:rFonts w:eastAsiaTheme="minorHAnsi"/>
          </w:rPr>
          <w:delText xml:space="preserve">and </w:delText>
        </w:r>
        <w:r w:rsidR="008012B4" w:rsidDel="0091401E">
          <w:rPr>
            <w:rFonts w:eastAsiaTheme="minorHAnsi"/>
          </w:rPr>
          <w:delText>habitat</w:delText>
        </w:r>
        <w:r w:rsidR="005F6FE5" w:rsidDel="0091401E">
          <w:rPr>
            <w:rFonts w:eastAsiaTheme="minorHAnsi"/>
          </w:rPr>
          <w:delText xml:space="preserve"> attributes</w:delText>
        </w:r>
        <w:r w:rsidR="0056589F" w:rsidRPr="00613FB6" w:rsidDel="0091401E">
          <w:rPr>
            <w:rFonts w:eastAsiaTheme="minorHAnsi"/>
          </w:rPr>
          <w:delText xml:space="preserve"> influence Chinook salmon </w:delText>
        </w:r>
        <w:r w:rsidR="00DA39B0" w:rsidRPr="00613FB6" w:rsidDel="0091401E">
          <w:rPr>
            <w:rFonts w:eastAsiaTheme="minorHAnsi"/>
          </w:rPr>
          <w:delText>spawn timing</w:delText>
        </w:r>
        <w:r w:rsidR="008B5439" w:rsidRPr="00613FB6" w:rsidDel="0091401E">
          <w:rPr>
            <w:rFonts w:eastAsiaTheme="minorHAnsi"/>
          </w:rPr>
          <w:delText xml:space="preserve"> across </w:delText>
        </w:r>
        <w:r w:rsidR="001F12AC" w:rsidRPr="00613FB6" w:rsidDel="0091401E">
          <w:rPr>
            <w:rFonts w:eastAsiaTheme="minorHAnsi"/>
          </w:rPr>
          <w:delText xml:space="preserve">multiple years in </w:delText>
        </w:r>
        <w:r w:rsidR="00D83333" w:rsidRPr="00613FB6" w:rsidDel="0091401E">
          <w:rPr>
            <w:rFonts w:eastAsiaTheme="minorHAnsi"/>
          </w:rPr>
          <w:delText xml:space="preserve">several </w:delText>
        </w:r>
        <w:r w:rsidR="008B5439" w:rsidRPr="00613FB6" w:rsidDel="0091401E">
          <w:rPr>
            <w:rFonts w:eastAsiaTheme="minorHAnsi"/>
          </w:rPr>
          <w:delText>tributaries</w:delText>
        </w:r>
        <w:bookmarkStart w:id="317" w:name="_Hlk195108674"/>
        <w:r w:rsidR="0056589F" w:rsidRPr="00613FB6" w:rsidDel="0091401E">
          <w:rPr>
            <w:rFonts w:eastAsiaTheme="minorHAnsi"/>
          </w:rPr>
          <w:delText xml:space="preserve">. </w:delText>
        </w:r>
      </w:del>
      <w:r w:rsidR="00AB285F">
        <w:rPr>
          <w:rFonts w:eastAsiaTheme="minorHAnsi"/>
        </w:rPr>
        <w:t>C</w:t>
      </w:r>
      <w:r w:rsidR="007E77F4" w:rsidRPr="00613FB6">
        <w:rPr>
          <w:rFonts w:eastAsiaTheme="minorHAnsi"/>
        </w:rPr>
        <w:t>haracterizing variation in natural processes within stream networks and understanding how spatial and temporal variability in physical processes and Pacific salmon interact</w:t>
      </w:r>
      <w:r w:rsidR="00B86FF7" w:rsidRPr="00613FB6">
        <w:rPr>
          <w:rFonts w:eastAsiaTheme="minorHAnsi"/>
        </w:rPr>
        <w:t xml:space="preserve"> </w:t>
      </w:r>
      <w:ins w:id="318" w:author="Isaak, Daniel - FS, ID" w:date="2026-03-24T12:26:00Z" w16du:dateUtc="2026-03-24T18:26:00Z">
        <w:r w:rsidR="0091401E">
          <w:rPr>
            <w:rFonts w:eastAsiaTheme="minorHAnsi"/>
          </w:rPr>
          <w:t xml:space="preserve">can </w:t>
        </w:r>
      </w:ins>
      <w:ins w:id="319" w:author="Isaak, Daniel - FS, ID" w:date="2026-03-24T12:27:00Z" w16du:dateUtc="2026-03-24T18:27:00Z">
        <w:r w:rsidR="0091401E">
          <w:rPr>
            <w:rFonts w:eastAsiaTheme="minorHAnsi"/>
          </w:rPr>
          <w:t xml:space="preserve">be used to </w:t>
        </w:r>
      </w:ins>
      <w:ins w:id="320" w:author="Isaak, Daniel - FS, ID" w:date="2026-03-24T12:26:00Z" w16du:dateUtc="2026-03-24T18:26:00Z">
        <w:r w:rsidR="0091401E">
          <w:rPr>
            <w:rFonts w:eastAsiaTheme="minorHAnsi"/>
          </w:rPr>
          <w:t xml:space="preserve">help </w:t>
        </w:r>
      </w:ins>
      <w:del w:id="321" w:author="Isaak, Daniel - FS, ID" w:date="2026-03-24T12:26:00Z" w16du:dateUtc="2026-03-24T18:26:00Z">
        <w:r w:rsidR="00247563" w:rsidDel="0091401E">
          <w:rPr>
            <w:rFonts w:eastAsiaTheme="minorHAnsi"/>
          </w:rPr>
          <w:delText>are</w:delText>
        </w:r>
        <w:r w:rsidR="00096506" w:rsidRPr="00613FB6" w:rsidDel="0091401E">
          <w:rPr>
            <w:rFonts w:eastAsiaTheme="minorHAnsi"/>
          </w:rPr>
          <w:delText xml:space="preserve"> critical</w:delText>
        </w:r>
        <w:r w:rsidR="009B4E6C" w:rsidDel="0091401E">
          <w:rPr>
            <w:rFonts w:eastAsiaTheme="minorHAnsi"/>
          </w:rPr>
          <w:delText>, both</w:delText>
        </w:r>
        <w:r w:rsidR="00096506" w:rsidRPr="00613FB6" w:rsidDel="0091401E">
          <w:rPr>
            <w:rFonts w:eastAsiaTheme="minorHAnsi"/>
          </w:rPr>
          <w:delText xml:space="preserve"> for </w:delText>
        </w:r>
      </w:del>
      <w:r w:rsidR="00096506" w:rsidRPr="00613FB6">
        <w:rPr>
          <w:rFonts w:eastAsiaTheme="minorHAnsi"/>
        </w:rPr>
        <w:t>establish</w:t>
      </w:r>
      <w:del w:id="322" w:author="Isaak, Daniel - FS, ID" w:date="2026-03-24T12:27:00Z" w16du:dateUtc="2026-03-24T18:27:00Z">
        <w:r w:rsidR="00096506" w:rsidRPr="00613FB6" w:rsidDel="0091401E">
          <w:rPr>
            <w:rFonts w:eastAsiaTheme="minorHAnsi"/>
          </w:rPr>
          <w:delText>ing</w:delText>
        </w:r>
      </w:del>
      <w:r w:rsidR="00096506" w:rsidRPr="00613FB6">
        <w:rPr>
          <w:rFonts w:eastAsiaTheme="minorHAnsi"/>
        </w:rPr>
        <w:t xml:space="preserve"> </w:t>
      </w:r>
      <w:r w:rsidR="00B86FF7" w:rsidRPr="00613FB6">
        <w:rPr>
          <w:rFonts w:eastAsiaTheme="minorHAnsi"/>
        </w:rPr>
        <w:t xml:space="preserve">recovery targets </w:t>
      </w:r>
      <w:r w:rsidR="007E77F4" w:rsidRPr="00613FB6">
        <w:rPr>
          <w:rFonts w:eastAsiaTheme="minorHAnsi"/>
        </w:rPr>
        <w:t>(Bisson et al. 2009)</w:t>
      </w:r>
      <w:del w:id="323" w:author="Isaak, Daniel - FS, ID" w:date="2026-03-24T12:27:00Z" w16du:dateUtc="2026-03-24T18:27:00Z">
        <w:r w:rsidR="009B4E6C" w:rsidDel="0091401E">
          <w:rPr>
            <w:rFonts w:eastAsiaTheme="minorHAnsi"/>
          </w:rPr>
          <w:delText>,</w:delText>
        </w:r>
      </w:del>
      <w:r w:rsidR="007E77F4" w:rsidRPr="00613FB6">
        <w:rPr>
          <w:rFonts w:eastAsiaTheme="minorHAnsi"/>
        </w:rPr>
        <w:t xml:space="preserve"> and </w:t>
      </w:r>
      <w:r w:rsidR="00096506" w:rsidRPr="00613FB6">
        <w:rPr>
          <w:rFonts w:eastAsiaTheme="minorHAnsi"/>
        </w:rPr>
        <w:t xml:space="preserve">for evaluating population </w:t>
      </w:r>
      <w:r w:rsidR="007E77F4" w:rsidRPr="00613FB6">
        <w:rPr>
          <w:rFonts w:eastAsiaTheme="minorHAnsi"/>
        </w:rPr>
        <w:t>persistence under changing environmental conditions (</w:t>
      </w:r>
      <w:r w:rsidR="00DE6D42">
        <w:rPr>
          <w:rFonts w:eastAsiaTheme="minorHAnsi"/>
        </w:rPr>
        <w:t xml:space="preserve">Craig et al. 2017, </w:t>
      </w:r>
      <w:r w:rsidR="00096506" w:rsidRPr="00613FB6">
        <w:rPr>
          <w:rFonts w:eastAsiaTheme="minorHAnsi"/>
        </w:rPr>
        <w:t>Isaak et al. 2018</w:t>
      </w:r>
      <w:r w:rsidR="007E77F4" w:rsidRPr="00613FB6">
        <w:rPr>
          <w:rFonts w:eastAsiaTheme="minorHAnsi"/>
        </w:rPr>
        <w:t xml:space="preserve">). </w:t>
      </w:r>
      <w:bookmarkEnd w:id="317"/>
      <w:ins w:id="324" w:author="Isaak, Daniel - FS, ID" w:date="2026-03-24T12:26:00Z" w16du:dateUtc="2026-03-24T18:26:00Z">
        <w:r w:rsidR="0091401E">
          <w:t xml:space="preserve">Here, we pair </w:t>
        </w:r>
      </w:ins>
      <w:ins w:id="325" w:author="Isaak, Daniel - FS, ID" w:date="2026-03-24T12:29:00Z" w16du:dateUtc="2026-03-24T18:29:00Z">
        <w:r w:rsidR="0091401E">
          <w:t xml:space="preserve">modeled daily stream </w:t>
        </w:r>
      </w:ins>
      <w:ins w:id="326" w:author="Isaak, Daniel - FS, ID" w:date="2026-03-24T12:26:00Z" w16du:dateUtc="2026-03-24T18:26:00Z">
        <w:r w:rsidR="0091401E">
          <w:t>temp</w:t>
        </w:r>
      </w:ins>
      <w:ins w:id="327" w:author="Isaak, Daniel - FS, ID" w:date="2026-03-24T12:29:00Z" w16du:dateUtc="2026-03-24T18:29:00Z">
        <w:r w:rsidR="0091401E">
          <w:t>erature</w:t>
        </w:r>
      </w:ins>
      <w:ins w:id="328" w:author="Isaak, Daniel - FS, ID" w:date="2026-03-24T12:26:00Z" w16du:dateUtc="2026-03-24T18:26:00Z">
        <w:r w:rsidR="0091401E">
          <w:t xml:space="preserve"> scenario</w:t>
        </w:r>
      </w:ins>
      <w:ins w:id="329" w:author="Isaak, Daniel - FS, ID" w:date="2026-03-24T12:29:00Z" w16du:dateUtc="2026-03-24T18:29:00Z">
        <w:r w:rsidR="0091401E">
          <w:t>s</w:t>
        </w:r>
      </w:ins>
      <w:ins w:id="330" w:author="Isaak, Daniel - FS, ID" w:date="2026-03-24T12:26:00Z" w16du:dateUtc="2026-03-24T18:26:00Z">
        <w:r w:rsidR="0091401E">
          <w:t xml:space="preserve"> with </w:t>
        </w:r>
      </w:ins>
      <w:ins w:id="331" w:author="Isaak, Daniel - FS, ID" w:date="2026-03-24T12:27:00Z" w16du:dateUtc="2026-03-24T18:27:00Z">
        <w:r w:rsidR="0091401E">
          <w:t xml:space="preserve">a </w:t>
        </w:r>
      </w:ins>
      <w:ins w:id="332" w:author="Isaak, Daniel - FS, ID" w:date="2026-03-24T12:26:00Z" w16du:dateUtc="2026-03-24T18:26:00Z">
        <w:r w:rsidR="0091401E">
          <w:t xml:space="preserve">unique spawning phenology dataset from a wilderness river network </w:t>
        </w:r>
      </w:ins>
      <w:ins w:id="333" w:author="Isaak, Daniel - FS, ID" w:date="2026-03-24T12:28:00Z" w16du:dateUtc="2026-03-24T18:28:00Z">
        <w:r w:rsidR="0091401E">
          <w:t xml:space="preserve">in central Idaho </w:t>
        </w:r>
      </w:ins>
      <w:ins w:id="334" w:author="Isaak, Daniel - FS, ID" w:date="2026-03-24T12:26:00Z" w16du:dateUtc="2026-03-24T18:26:00Z">
        <w:r w:rsidR="0091401E">
          <w:rPr>
            <w:rFonts w:eastAsiaTheme="minorHAnsi"/>
          </w:rPr>
          <w:t xml:space="preserve">to </w:t>
        </w:r>
        <w:r w:rsidR="0091401E" w:rsidRPr="00613FB6">
          <w:rPr>
            <w:rFonts w:eastAsiaTheme="minorHAnsi"/>
          </w:rPr>
          <w:t>examin</w:t>
        </w:r>
        <w:r w:rsidR="0091401E">
          <w:rPr>
            <w:rFonts w:eastAsiaTheme="minorHAnsi"/>
          </w:rPr>
          <w:t>e</w:t>
        </w:r>
        <w:r w:rsidR="0091401E" w:rsidRPr="00613FB6">
          <w:rPr>
            <w:rFonts w:eastAsiaTheme="minorHAnsi"/>
          </w:rPr>
          <w:t xml:space="preserve"> how </w:t>
        </w:r>
      </w:ins>
      <w:ins w:id="335" w:author="Isaak, Daniel - FS, ID" w:date="2026-03-24T12:30:00Z" w16du:dateUtc="2026-03-24T18:30:00Z">
        <w:r w:rsidR="0091401E">
          <w:rPr>
            <w:rFonts w:eastAsiaTheme="minorHAnsi"/>
          </w:rPr>
          <w:t xml:space="preserve">thermal regimes </w:t>
        </w:r>
      </w:ins>
      <w:ins w:id="336" w:author="Isaak, Daniel - FS, ID" w:date="2026-03-24T12:26:00Z" w16du:dateUtc="2026-03-24T18:26:00Z">
        <w:r w:rsidR="0091401E" w:rsidRPr="00613FB6">
          <w:rPr>
            <w:rFonts w:eastAsiaTheme="minorHAnsi"/>
          </w:rPr>
          <w:t xml:space="preserve">and </w:t>
        </w:r>
        <w:r w:rsidR="0091401E">
          <w:rPr>
            <w:rFonts w:eastAsiaTheme="minorHAnsi"/>
          </w:rPr>
          <w:t>habitat attributes</w:t>
        </w:r>
        <w:r w:rsidR="0091401E" w:rsidRPr="00613FB6">
          <w:rPr>
            <w:rFonts w:eastAsiaTheme="minorHAnsi"/>
          </w:rPr>
          <w:t xml:space="preserve"> influence Chinook salmon spawn timing across </w:t>
        </w:r>
      </w:ins>
      <w:ins w:id="337" w:author="Isaak, Daniel - FS, ID" w:date="2026-03-24T12:30:00Z" w16du:dateUtc="2026-03-24T18:30:00Z">
        <w:r w:rsidR="0091401E">
          <w:rPr>
            <w:rFonts w:eastAsiaTheme="minorHAnsi"/>
          </w:rPr>
          <w:t xml:space="preserve">a wide range of </w:t>
        </w:r>
      </w:ins>
      <w:ins w:id="338" w:author="Isaak, Daniel - FS, ID" w:date="2026-03-24T12:28:00Z" w16du:dateUtc="2026-03-24T18:28:00Z">
        <w:r w:rsidR="0091401E">
          <w:rPr>
            <w:rFonts w:eastAsiaTheme="minorHAnsi"/>
          </w:rPr>
          <w:t>climat</w:t>
        </w:r>
      </w:ins>
      <w:ins w:id="339" w:author="Isaak, Daniel - FS, ID" w:date="2026-03-24T12:30:00Z" w16du:dateUtc="2026-03-24T18:30:00Z">
        <w:r w:rsidR="0091401E">
          <w:rPr>
            <w:rFonts w:eastAsiaTheme="minorHAnsi"/>
          </w:rPr>
          <w:t xml:space="preserve">ic conditions and </w:t>
        </w:r>
      </w:ins>
      <w:ins w:id="340" w:author="Isaak, Daniel - FS, ID" w:date="2026-03-24T12:28:00Z" w16du:dateUtc="2026-03-24T18:28:00Z">
        <w:r w:rsidR="0091401E">
          <w:rPr>
            <w:rFonts w:eastAsiaTheme="minorHAnsi"/>
          </w:rPr>
          <w:t xml:space="preserve">physical </w:t>
        </w:r>
      </w:ins>
      <w:ins w:id="341" w:author="Isaak, Daniel - FS, ID" w:date="2026-03-24T12:31:00Z" w16du:dateUtc="2026-03-24T18:31:00Z">
        <w:r w:rsidR="0091401E">
          <w:rPr>
            <w:rFonts w:eastAsiaTheme="minorHAnsi"/>
          </w:rPr>
          <w:t>environments</w:t>
        </w:r>
      </w:ins>
      <w:ins w:id="342" w:author="Isaak, Daniel - FS, ID" w:date="2026-03-24T12:26:00Z" w16du:dateUtc="2026-03-24T18:26:00Z">
        <w:r w:rsidR="0091401E" w:rsidRPr="00613FB6">
          <w:rPr>
            <w:rFonts w:eastAsiaTheme="minorHAnsi"/>
          </w:rPr>
          <w:t xml:space="preserve">. </w:t>
        </w:r>
      </w:ins>
      <w:r w:rsidR="00A61C22" w:rsidRPr="00613FB6">
        <w:rPr>
          <w:rFonts w:eastAsiaTheme="minorHAnsi"/>
        </w:rPr>
        <w:t>Our objectives were to: 1)</w:t>
      </w:r>
      <w:r w:rsidR="00A61C22" w:rsidRPr="00613FB6">
        <w:rPr>
          <w:rFonts w:eastAsiaTheme="minorHAnsi"/>
          <w:b/>
          <w:bCs/>
        </w:rPr>
        <w:t xml:space="preserve"> </w:t>
      </w:r>
      <w:r w:rsidR="005F6FE5">
        <w:rPr>
          <w:rFonts w:eastAsiaTheme="minorHAnsi"/>
        </w:rPr>
        <w:t>describe</w:t>
      </w:r>
      <w:r w:rsidR="00A61C22" w:rsidRPr="00613FB6">
        <w:rPr>
          <w:rFonts w:eastAsiaTheme="minorHAnsi"/>
        </w:rPr>
        <w:t xml:space="preserve"> </w:t>
      </w:r>
      <w:r w:rsidR="00D83333" w:rsidRPr="00613FB6">
        <w:rPr>
          <w:rFonts w:eastAsiaTheme="minorHAnsi"/>
        </w:rPr>
        <w:t xml:space="preserve">stream </w:t>
      </w:r>
      <w:r w:rsidR="008B5439" w:rsidRPr="00613FB6">
        <w:rPr>
          <w:rFonts w:eastAsiaTheme="minorHAnsi"/>
        </w:rPr>
        <w:t xml:space="preserve">reach-scale </w:t>
      </w:r>
      <w:r w:rsidR="00D83333" w:rsidRPr="00613FB6">
        <w:rPr>
          <w:rFonts w:eastAsiaTheme="minorHAnsi"/>
        </w:rPr>
        <w:t xml:space="preserve">physical attributes and Chinook salmon </w:t>
      </w:r>
      <w:r w:rsidR="00A61C22" w:rsidRPr="00613FB6">
        <w:rPr>
          <w:rFonts w:eastAsiaTheme="minorHAnsi"/>
        </w:rPr>
        <w:t>spawn</w:t>
      </w:r>
      <w:r w:rsidR="008B5439" w:rsidRPr="00613FB6">
        <w:rPr>
          <w:rFonts w:eastAsiaTheme="minorHAnsi"/>
        </w:rPr>
        <w:t xml:space="preserve">ing phenology </w:t>
      </w:r>
      <w:r w:rsidR="00A61C22" w:rsidRPr="00613FB6">
        <w:rPr>
          <w:rFonts w:eastAsiaTheme="minorHAnsi"/>
        </w:rPr>
        <w:t>from 2002 to 2005</w:t>
      </w:r>
      <w:r w:rsidR="008B5439" w:rsidRPr="00613FB6">
        <w:rPr>
          <w:rFonts w:eastAsiaTheme="minorHAnsi"/>
        </w:rPr>
        <w:t>,</w:t>
      </w:r>
      <w:r w:rsidR="00A61C22" w:rsidRPr="00613FB6">
        <w:rPr>
          <w:rFonts w:eastAsiaTheme="minorHAnsi"/>
        </w:rPr>
        <w:t xml:space="preserve"> 2) </w:t>
      </w:r>
      <w:r w:rsidR="008B5439" w:rsidRPr="00613FB6">
        <w:rPr>
          <w:rFonts w:eastAsiaTheme="minorHAnsi"/>
        </w:rPr>
        <w:t>summarize variation in</w:t>
      </w:r>
      <w:r w:rsidR="00A61C22" w:rsidRPr="00613FB6">
        <w:rPr>
          <w:rFonts w:eastAsiaTheme="minorHAnsi"/>
        </w:rPr>
        <w:t xml:space="preserve"> spawn timing</w:t>
      </w:r>
      <w:r w:rsidR="008B5439" w:rsidRPr="00613FB6">
        <w:rPr>
          <w:rFonts w:eastAsiaTheme="minorHAnsi"/>
        </w:rPr>
        <w:t xml:space="preserve"> across </w:t>
      </w:r>
      <w:r w:rsidR="00D83333" w:rsidRPr="00613FB6">
        <w:rPr>
          <w:rFonts w:eastAsiaTheme="minorHAnsi"/>
        </w:rPr>
        <w:t xml:space="preserve">four </w:t>
      </w:r>
      <w:r w:rsidR="008B5439" w:rsidRPr="00613FB6">
        <w:rPr>
          <w:rFonts w:eastAsiaTheme="minorHAnsi"/>
        </w:rPr>
        <w:t xml:space="preserve">years </w:t>
      </w:r>
      <w:r w:rsidR="00D83333" w:rsidRPr="00613FB6">
        <w:rPr>
          <w:rFonts w:eastAsiaTheme="minorHAnsi"/>
        </w:rPr>
        <w:t xml:space="preserve">in eight </w:t>
      </w:r>
      <w:r w:rsidR="008B5439" w:rsidRPr="00613FB6">
        <w:rPr>
          <w:rFonts w:eastAsiaTheme="minorHAnsi"/>
        </w:rPr>
        <w:t>streams</w:t>
      </w:r>
      <w:r w:rsidR="005B3C49" w:rsidRPr="00613FB6">
        <w:rPr>
          <w:rFonts w:eastAsiaTheme="minorHAnsi"/>
        </w:rPr>
        <w:t>,</w:t>
      </w:r>
      <w:r w:rsidR="00A61C22" w:rsidRPr="00613FB6">
        <w:rPr>
          <w:rFonts w:eastAsiaTheme="minorHAnsi"/>
        </w:rPr>
        <w:t xml:space="preserve"> and 3) fit a series of linear mixed</w:t>
      </w:r>
      <w:r w:rsidR="005B3C49" w:rsidRPr="00613FB6">
        <w:rPr>
          <w:rFonts w:eastAsiaTheme="minorHAnsi"/>
        </w:rPr>
        <w:t>-effects</w:t>
      </w:r>
      <w:r w:rsidR="00A61C22" w:rsidRPr="00613FB6">
        <w:rPr>
          <w:rFonts w:eastAsiaTheme="minorHAnsi"/>
        </w:rPr>
        <w:t xml:space="preserve"> models to </w:t>
      </w:r>
      <w:r w:rsidR="005B3C49" w:rsidRPr="00613FB6">
        <w:rPr>
          <w:rFonts w:eastAsiaTheme="minorHAnsi"/>
        </w:rPr>
        <w:t>identify</w:t>
      </w:r>
      <w:r w:rsidR="0040762B" w:rsidRPr="00613FB6">
        <w:rPr>
          <w:rFonts w:eastAsiaTheme="minorHAnsi"/>
        </w:rPr>
        <w:t xml:space="preserve"> associations </w:t>
      </w:r>
      <w:r w:rsidR="009D4BB6">
        <w:rPr>
          <w:rFonts w:eastAsiaTheme="minorHAnsi"/>
        </w:rPr>
        <w:t>between</w:t>
      </w:r>
      <w:r w:rsidR="005B3C49" w:rsidRPr="00613FB6">
        <w:rPr>
          <w:rFonts w:eastAsiaTheme="minorHAnsi"/>
        </w:rPr>
        <w:t xml:space="preserve"> </w:t>
      </w:r>
      <w:r w:rsidR="00A61C22" w:rsidRPr="00613FB6">
        <w:rPr>
          <w:rFonts w:eastAsiaTheme="minorHAnsi"/>
        </w:rPr>
        <w:t xml:space="preserve">environmental </w:t>
      </w:r>
      <w:r w:rsidR="0040762B" w:rsidRPr="00613FB6">
        <w:rPr>
          <w:rFonts w:eastAsiaTheme="minorHAnsi"/>
        </w:rPr>
        <w:t xml:space="preserve">covariates and </w:t>
      </w:r>
      <w:r w:rsidR="005B3C49" w:rsidRPr="00613FB6">
        <w:rPr>
          <w:rFonts w:eastAsiaTheme="minorHAnsi"/>
        </w:rPr>
        <w:t>spawn timing</w:t>
      </w:r>
      <w:bookmarkStart w:id="343" w:name="_Hlk201855794"/>
      <w:bookmarkEnd w:id="310"/>
      <w:r w:rsidR="00EA0AC1" w:rsidRPr="00613FB6">
        <w:rPr>
          <w:rFonts w:eastAsiaTheme="minorHAnsi"/>
        </w:rPr>
        <w:t>.</w:t>
      </w:r>
      <w:r w:rsidR="00575F34">
        <w:rPr>
          <w:rFonts w:eastAsiaTheme="minorHAnsi"/>
        </w:rPr>
        <w:t xml:space="preserve"> </w:t>
      </w:r>
      <w:r w:rsidR="00575F34" w:rsidRPr="00575F34">
        <w:rPr>
          <w:rFonts w:eastAsiaTheme="minorHAnsi"/>
        </w:rPr>
        <w:t>Our goal is explicitly descriptive</w:t>
      </w:r>
      <w:r w:rsidR="002560A1">
        <w:rPr>
          <w:rFonts w:eastAsiaTheme="minorHAnsi"/>
        </w:rPr>
        <w:t xml:space="preserve">: </w:t>
      </w:r>
      <w:r w:rsidR="00575F34" w:rsidRPr="00575F34">
        <w:rPr>
          <w:rFonts w:eastAsiaTheme="minorHAnsi"/>
        </w:rPr>
        <w:t xml:space="preserve">to characterize the structure and environmental determinants of spawn </w:t>
      </w:r>
      <w:proofErr w:type="gramStart"/>
      <w:r w:rsidR="00575F34" w:rsidRPr="00575F34">
        <w:rPr>
          <w:rFonts w:eastAsiaTheme="minorHAnsi"/>
        </w:rPr>
        <w:t>timing variation</w:t>
      </w:r>
      <w:proofErr w:type="gramEnd"/>
      <w:r w:rsidR="00575F34" w:rsidRPr="00575F34">
        <w:rPr>
          <w:rFonts w:eastAsiaTheme="minorHAnsi"/>
        </w:rPr>
        <w:t xml:space="preserve"> within th</w:t>
      </w:r>
      <w:r w:rsidR="002560A1">
        <w:rPr>
          <w:rFonts w:eastAsiaTheme="minorHAnsi"/>
        </w:rPr>
        <w:t xml:space="preserve">e </w:t>
      </w:r>
      <w:ins w:id="344" w:author="Isaak, Daniel - FS, ID" w:date="2026-03-24T12:29:00Z" w16du:dateUtc="2026-03-24T18:29:00Z">
        <w:r w:rsidR="0091401E">
          <w:rPr>
            <w:rFonts w:eastAsiaTheme="minorHAnsi"/>
          </w:rPr>
          <w:t xml:space="preserve">network </w:t>
        </w:r>
      </w:ins>
      <w:del w:id="345" w:author="Isaak, Daniel - FS, ID" w:date="2026-03-24T12:29:00Z" w16du:dateUtc="2026-03-24T18:29:00Z">
        <w:r w:rsidR="002560A1" w:rsidDel="0091401E">
          <w:rPr>
            <w:rFonts w:eastAsiaTheme="minorHAnsi"/>
          </w:rPr>
          <w:delText>Middle Fork</w:delText>
        </w:r>
        <w:r w:rsidR="00575F34" w:rsidRPr="00575F34" w:rsidDel="0091401E">
          <w:rPr>
            <w:rFonts w:eastAsiaTheme="minorHAnsi"/>
          </w:rPr>
          <w:delText xml:space="preserve"> </w:delText>
        </w:r>
      </w:del>
      <w:r w:rsidR="00575F34" w:rsidRPr="00575F34">
        <w:rPr>
          <w:rFonts w:eastAsiaTheme="minorHAnsi"/>
        </w:rPr>
        <w:t xml:space="preserve">at fine spatial </w:t>
      </w:r>
      <w:r w:rsidR="002560A1" w:rsidRPr="00575F34">
        <w:rPr>
          <w:rFonts w:eastAsiaTheme="minorHAnsi"/>
        </w:rPr>
        <w:t>resolution</w:t>
      </w:r>
      <w:r w:rsidR="002560A1">
        <w:rPr>
          <w:rFonts w:eastAsiaTheme="minorHAnsi"/>
        </w:rPr>
        <w:t>,</w:t>
      </w:r>
      <w:r w:rsidR="00575F34" w:rsidRPr="00575F34">
        <w:rPr>
          <w:rFonts w:eastAsiaTheme="minorHAnsi"/>
        </w:rPr>
        <w:t xml:space="preserve"> rather than to develop a transferable predictive framework. The reach-level detail afforded by </w:t>
      </w:r>
      <w:r w:rsidR="002560A1">
        <w:rPr>
          <w:rFonts w:eastAsiaTheme="minorHAnsi"/>
        </w:rPr>
        <w:t>our</w:t>
      </w:r>
      <w:r w:rsidR="00575F34" w:rsidRPr="00575F34">
        <w:rPr>
          <w:rFonts w:eastAsiaTheme="minorHAnsi"/>
        </w:rPr>
        <w:t xml:space="preserve"> approach provides a foundation for future comparative work across broader geographic scales</w:t>
      </w:r>
      <w:r w:rsidR="00575F34">
        <w:rPr>
          <w:rFonts w:eastAsiaTheme="minorHAnsi"/>
        </w:rPr>
        <w:t xml:space="preserve">. </w:t>
      </w:r>
    </w:p>
    <w:p w14:paraId="7A08286D" w14:textId="77777777" w:rsidR="00575F34" w:rsidRPr="00613FB6" w:rsidRDefault="00575F34" w:rsidP="007E4777">
      <w:pPr>
        <w:rPr>
          <w:rFonts w:eastAsiaTheme="minorHAnsi"/>
        </w:rPr>
      </w:pPr>
    </w:p>
    <w:p w14:paraId="41E21784" w14:textId="64251631" w:rsidR="00F60F08" w:rsidRPr="00613FB6" w:rsidRDefault="00F60F08" w:rsidP="007E4777">
      <w:pPr>
        <w:rPr>
          <w:b/>
          <w:sz w:val="28"/>
          <w:szCs w:val="28"/>
        </w:rPr>
      </w:pPr>
      <w:r w:rsidRPr="00613FB6">
        <w:rPr>
          <w:b/>
          <w:sz w:val="28"/>
          <w:szCs w:val="28"/>
        </w:rPr>
        <w:t>Methods</w:t>
      </w:r>
    </w:p>
    <w:bookmarkEnd w:id="343"/>
    <w:p w14:paraId="1C6AC96C" w14:textId="550BCA5A" w:rsidR="00541EB9" w:rsidRPr="009D4BB6" w:rsidRDefault="00541EB9" w:rsidP="007E4777">
      <w:pPr>
        <w:autoSpaceDE w:val="0"/>
        <w:autoSpaceDN w:val="0"/>
        <w:adjustRightInd w:val="0"/>
        <w:rPr>
          <w:rFonts w:eastAsiaTheme="minorHAnsi"/>
          <w:b/>
          <w:bCs/>
          <w:i/>
          <w:iCs/>
        </w:rPr>
      </w:pPr>
      <w:r w:rsidRPr="009D4BB6">
        <w:rPr>
          <w:rFonts w:eastAsiaTheme="minorHAnsi"/>
          <w:b/>
          <w:bCs/>
          <w:i/>
          <w:iCs/>
        </w:rPr>
        <w:t>Study Area</w:t>
      </w:r>
    </w:p>
    <w:p w14:paraId="468E0D5C" w14:textId="14DF4696" w:rsidR="008A39FF" w:rsidRDefault="0021521C" w:rsidP="007E4777">
      <w:pPr>
        <w:rPr>
          <w:ins w:id="346" w:author="Isaak, Daniel - FS, ID" w:date="2026-03-24T13:58:00Z" w16du:dateUtc="2026-03-24T19:58:00Z"/>
        </w:rPr>
      </w:pPr>
      <w:r w:rsidRPr="00613FB6">
        <w:t xml:space="preserve">The </w:t>
      </w:r>
      <w:ins w:id="347" w:author="Isaak, Daniel - FS, ID" w:date="2026-03-24T13:53:00Z" w16du:dateUtc="2026-03-24T19:53:00Z">
        <w:r w:rsidR="008A39FF">
          <w:t xml:space="preserve">study was conducted in the </w:t>
        </w:r>
      </w:ins>
      <w:r w:rsidRPr="00613FB6">
        <w:t xml:space="preserve">Middle Fork </w:t>
      </w:r>
      <w:ins w:id="348" w:author="Isaak, Daniel - FS, ID" w:date="2026-03-24T13:53:00Z" w16du:dateUtc="2026-03-24T19:53:00Z">
        <w:r w:rsidR="008A39FF">
          <w:t>Salmon River (</w:t>
        </w:r>
      </w:ins>
      <w:ins w:id="349" w:author="Isaak, Daniel - FS, ID" w:date="2026-03-24T13:54:00Z" w16du:dateUtc="2026-03-24T19:54:00Z">
        <w:r w:rsidR="008A39FF" w:rsidRPr="007E4777">
          <w:t>Middle Fork</w:t>
        </w:r>
      </w:ins>
      <w:ins w:id="350" w:author="Isaak, Daniel - FS, ID" w:date="2026-03-24T13:53:00Z" w16du:dateUtc="2026-03-24T19:53:00Z">
        <w:r w:rsidR="008A39FF">
          <w:t xml:space="preserve">), which </w:t>
        </w:r>
      </w:ins>
      <w:r w:rsidRPr="00613FB6">
        <w:t xml:space="preserve">drains </w:t>
      </w:r>
      <w:r w:rsidR="005362EA" w:rsidRPr="00613FB6">
        <w:t>~</w:t>
      </w:r>
      <w:bookmarkStart w:id="351" w:name="_Hlk221563256"/>
      <w:r w:rsidRPr="00613FB6">
        <w:t>7,3</w:t>
      </w:r>
      <w:r w:rsidR="00B3512D" w:rsidRPr="00613FB6">
        <w:t>3</w:t>
      </w:r>
      <w:r w:rsidRPr="00613FB6">
        <w:t>0 km</w:t>
      </w:r>
      <w:r w:rsidRPr="00613FB6">
        <w:rPr>
          <w:vertAlign w:val="superscript"/>
        </w:rPr>
        <w:t>2</w:t>
      </w:r>
      <w:r w:rsidRPr="00613FB6">
        <w:t xml:space="preserve"> </w:t>
      </w:r>
      <w:bookmarkEnd w:id="351"/>
      <w:r w:rsidRPr="00613FB6">
        <w:t xml:space="preserve">of </w:t>
      </w:r>
      <w:r w:rsidR="006A5654">
        <w:t>Central Idaho</w:t>
      </w:r>
      <w:r w:rsidR="00B3512D" w:rsidRPr="00613FB6">
        <w:t>, predominantly</w:t>
      </w:r>
      <w:r w:rsidR="005362EA" w:rsidRPr="00613FB6">
        <w:t xml:space="preserve"> </w:t>
      </w:r>
      <w:r w:rsidR="00D45784" w:rsidRPr="00613FB6">
        <w:t xml:space="preserve">within the </w:t>
      </w:r>
      <w:r w:rsidRPr="00613FB6">
        <w:t>Frank Church River of No Return Wilderness</w:t>
      </w:r>
      <w:r w:rsidR="00B2333C" w:rsidRPr="00613FB6">
        <w:t>,</w:t>
      </w:r>
      <w:r w:rsidR="005362EA" w:rsidRPr="00613FB6">
        <w:t xml:space="preserve"> </w:t>
      </w:r>
      <w:r w:rsidR="00D45784" w:rsidRPr="00613FB6">
        <w:t xml:space="preserve">and is one of eight original National Wild and Scenic Rivers designated in 1968 </w:t>
      </w:r>
      <w:r w:rsidR="005362EA" w:rsidRPr="00613FB6">
        <w:t>(</w:t>
      </w:r>
      <w:r w:rsidR="00D45784" w:rsidRPr="009D4BB6">
        <w:t>Figure 1</w:t>
      </w:r>
      <w:r w:rsidR="00D45784" w:rsidRPr="00613FB6">
        <w:t xml:space="preserve">; </w:t>
      </w:r>
      <w:r w:rsidR="005362EA" w:rsidRPr="00613FB6">
        <w:t>NWSRS 2016)</w:t>
      </w:r>
      <w:r w:rsidRPr="00613FB6">
        <w:t xml:space="preserve">. From its </w:t>
      </w:r>
      <w:r w:rsidR="005362EA" w:rsidRPr="00613FB6">
        <w:t>headwaters</w:t>
      </w:r>
      <w:r w:rsidRPr="00613FB6">
        <w:t xml:space="preserve"> the </w:t>
      </w:r>
      <w:r w:rsidR="00E25881" w:rsidRPr="00613FB6">
        <w:t>Middle Fork</w:t>
      </w:r>
      <w:r w:rsidRPr="00613FB6">
        <w:t xml:space="preserve"> flows 171 km </w:t>
      </w:r>
      <w:r w:rsidR="005362EA" w:rsidRPr="00613FB6">
        <w:t xml:space="preserve">before </w:t>
      </w:r>
      <w:r w:rsidRPr="00613FB6">
        <w:t>join</w:t>
      </w:r>
      <w:r w:rsidR="005362EA" w:rsidRPr="00613FB6">
        <w:t>ing</w:t>
      </w:r>
      <w:r w:rsidRPr="00613FB6">
        <w:t xml:space="preserve"> the Salmon River </w:t>
      </w:r>
      <w:r w:rsidR="00D45784" w:rsidRPr="00613FB6">
        <w:t xml:space="preserve">near </w:t>
      </w:r>
      <w:r w:rsidRPr="00613FB6">
        <w:t>Salmon, Idaho</w:t>
      </w:r>
      <w:r w:rsidR="00D45784" w:rsidRPr="00613FB6">
        <w:t xml:space="preserve"> (USFS 1998; Minshall et al. 1981; Thurow et al. 20</w:t>
      </w:r>
      <w:r w:rsidR="00466CCB">
        <w:t>20</w:t>
      </w:r>
      <w:r w:rsidR="00D45784" w:rsidRPr="00613FB6">
        <w:t xml:space="preserve">). Approximately 800 km of mainstem and tributary habitat </w:t>
      </w:r>
      <w:ins w:id="352" w:author="Isaak, Daniel - FS, ID" w:date="2026-03-24T13:54:00Z" w16du:dateUtc="2026-03-24T19:54:00Z">
        <w:r w:rsidR="008A39FF">
          <w:t xml:space="preserve">in the Middle Fork </w:t>
        </w:r>
      </w:ins>
      <w:r w:rsidR="00D45784" w:rsidRPr="00613FB6">
        <w:t xml:space="preserve">are accessible to </w:t>
      </w:r>
      <w:ins w:id="353" w:author="Isaak, Daniel - FS, ID" w:date="2026-03-24T13:59:00Z" w16du:dateUtc="2026-03-24T19:59:00Z">
        <w:r w:rsidR="008A39FF">
          <w:t xml:space="preserve">and used by </w:t>
        </w:r>
      </w:ins>
      <w:r w:rsidR="00D45784" w:rsidRPr="00613FB6">
        <w:t xml:space="preserve">Chinook salmon </w:t>
      </w:r>
      <w:ins w:id="354" w:author="Isaak, Daniel - FS, ID" w:date="2026-03-24T13:59:00Z" w16du:dateUtc="2026-03-24T19:59:00Z">
        <w:r w:rsidR="008A39FF">
          <w:t xml:space="preserve">for spawning </w:t>
        </w:r>
      </w:ins>
      <w:r w:rsidR="00D45784" w:rsidRPr="00613FB6">
        <w:t>(Mallet 1974; Thurow 1985</w:t>
      </w:r>
      <w:ins w:id="355" w:author="Isaak, Daniel - FS, ID" w:date="2026-03-24T14:00:00Z" w16du:dateUtc="2026-03-24T20:00:00Z">
        <w:r w:rsidR="008A39FF">
          <w:t>; Thurow 2000</w:t>
        </w:r>
      </w:ins>
      <w:r w:rsidR="00D45784" w:rsidRPr="00613FB6">
        <w:t xml:space="preserve">). </w:t>
      </w:r>
      <w:ins w:id="356" w:author="Isaak, Daniel - FS, ID" w:date="2026-03-24T13:59:00Z" w16du:dateUtc="2026-03-24T19:59:00Z">
        <w:r w:rsidR="008A39FF">
          <w:t xml:space="preserve">These salmon populations are composed of </w:t>
        </w:r>
      </w:ins>
      <w:del w:id="357" w:author="Isaak, Daniel - FS, ID" w:date="2026-03-24T13:57:00Z" w16du:dateUtc="2026-03-24T19:57:00Z">
        <w:r w:rsidR="0040762B" w:rsidRPr="00613FB6" w:rsidDel="008A39FF">
          <w:delText xml:space="preserve">Detailed study area information </w:delText>
        </w:r>
      </w:del>
      <w:moveFromRangeStart w:id="358" w:author="Isaak, Daniel - FS, ID" w:date="2026-03-24T13:57:00Z" w:name="move225253052"/>
      <w:moveFrom w:id="359" w:author="Isaak, Daniel - FS, ID" w:date="2026-03-24T13:57:00Z" w16du:dateUtc="2026-03-24T19:57:00Z">
        <w:r w:rsidR="0040762B" w:rsidRPr="00613FB6" w:rsidDel="008A39FF">
          <w:t xml:space="preserve">can be found in </w:t>
        </w:r>
        <w:r w:rsidR="00B2333C" w:rsidRPr="00613FB6" w:rsidDel="008A39FF">
          <w:t>Minshall et al. (1981)</w:t>
        </w:r>
        <w:r w:rsidR="00B17BAF" w:rsidDel="008A39FF">
          <w:t>;</w:t>
        </w:r>
        <w:r w:rsidR="00B2333C" w:rsidRPr="00613FB6" w:rsidDel="008A39FF">
          <w:t xml:space="preserve"> Thurow (2000)</w:t>
        </w:r>
        <w:r w:rsidR="00B17BAF" w:rsidDel="008A39FF">
          <w:t>;</w:t>
        </w:r>
        <w:r w:rsidR="00B2333C" w:rsidRPr="00613FB6" w:rsidDel="008A39FF">
          <w:t xml:space="preserve"> Servheen et al. (2001)</w:t>
        </w:r>
        <w:r w:rsidR="00B17BAF" w:rsidDel="008A39FF">
          <w:t>;</w:t>
        </w:r>
        <w:r w:rsidR="00B2333C" w:rsidRPr="00613FB6" w:rsidDel="008A39FF">
          <w:t xml:space="preserve"> and Thurow et al. (20</w:t>
        </w:r>
        <w:r w:rsidR="00466CCB" w:rsidDel="008A39FF">
          <w:t>20</w:t>
        </w:r>
        <w:r w:rsidR="00B2333C" w:rsidRPr="00613FB6" w:rsidDel="008A39FF">
          <w:t>).</w:t>
        </w:r>
      </w:moveFrom>
      <w:moveFromRangeEnd w:id="358"/>
      <w:moveToRangeStart w:id="360" w:author="Isaak, Daniel - FS, ID" w:date="2026-03-23T14:05:00Z" w:name="move225167140"/>
      <w:ins w:id="361" w:author="Isaak, Daniel - FS, ID" w:date="2026-03-23T14:05:00Z">
        <w:r w:rsidR="007E4777" w:rsidRPr="007E4777">
          <w:t xml:space="preserve">wild, indigenous </w:t>
        </w:r>
      </w:ins>
      <w:ins w:id="362" w:author="Isaak, Daniel - FS, ID" w:date="2026-03-24T14:00:00Z" w16du:dateUtc="2026-03-24T20:00:00Z">
        <w:r w:rsidR="008A39FF">
          <w:t xml:space="preserve">fish </w:t>
        </w:r>
      </w:ins>
      <w:ins w:id="363" w:author="Isaak, Daniel - FS, ID" w:date="2026-03-23T14:05:00Z">
        <w:r w:rsidR="007E4777" w:rsidRPr="007E4777">
          <w:t xml:space="preserve">unaltered by direct hatchery supplementation (Thurow et al. 2020) and the watershed is managed as a designated wild anadromous fish sanctuary (IDFG 2019). Minimal anthropogenic effects and a geographic size that </w:t>
        </w:r>
        <w:proofErr w:type="gramStart"/>
        <w:r w:rsidR="007E4777" w:rsidRPr="007E4777">
          <w:t>facilitates</w:t>
        </w:r>
        <w:proofErr w:type="gramEnd"/>
        <w:r w:rsidR="007E4777" w:rsidRPr="007E4777">
          <w:t xml:space="preserve"> natural processes (i.e., wildfire, floods, debris flows, and snow avalanches) ensure generation and maintenance of diverse environmental conditions (Isaak et al. 2003; Thurow 2015). These natural processes function relatively unimpeded by humans because most of the watershed lies within designated Wilderness. As a result, natal salmon habitats remain diverse, high quality, and connected, </w:t>
        </w:r>
      </w:ins>
      <w:ins w:id="364" w:author="Isaak, Daniel - FS, ID" w:date="2026-03-24T14:01:00Z" w16du:dateUtc="2026-03-24T20:01:00Z">
        <w:r w:rsidR="008A39FF">
          <w:t xml:space="preserve">with non-native </w:t>
        </w:r>
      </w:ins>
      <w:ins w:id="365" w:author="Isaak, Daniel - FS, ID" w:date="2026-03-23T14:05:00Z">
        <w:r w:rsidR="007E4777" w:rsidRPr="007E4777">
          <w:t>fish</w:t>
        </w:r>
      </w:ins>
      <w:ins w:id="366" w:author="Isaak, Daniel - FS, ID" w:date="2026-03-24T14:02:00Z" w16du:dateUtc="2026-03-24T20:02:00Z">
        <w:r w:rsidR="008A39FF">
          <w:t xml:space="preserve"> </w:t>
        </w:r>
      </w:ins>
      <w:ins w:id="367" w:author="Isaak, Daniel - FS, ID" w:date="2026-03-23T14:05:00Z">
        <w:r w:rsidR="007E4777" w:rsidRPr="007E4777">
          <w:t>s</w:t>
        </w:r>
      </w:ins>
      <w:ins w:id="368" w:author="Isaak, Daniel - FS, ID" w:date="2026-03-24T14:02:00Z" w16du:dateUtc="2026-03-24T20:02:00Z">
        <w:r w:rsidR="008A39FF">
          <w:t>pecies</w:t>
        </w:r>
      </w:ins>
      <w:ins w:id="369" w:author="Isaak, Daniel - FS, ID" w:date="2026-03-23T14:05:00Z">
        <w:r w:rsidR="007E4777" w:rsidRPr="007E4777">
          <w:t xml:space="preserve"> relatively uncommon (Thurow 2000; Isaak and Thurow 2006; Thurow 2015).</w:t>
        </w:r>
      </w:ins>
      <w:moveToRangeEnd w:id="360"/>
      <w:ins w:id="370" w:author="Isaak, Daniel - FS, ID" w:date="2026-03-24T13:56:00Z" w16du:dateUtc="2026-03-24T19:56:00Z">
        <w:r w:rsidR="008A39FF">
          <w:t xml:space="preserve"> More details regarding the</w:t>
        </w:r>
      </w:ins>
      <w:ins w:id="371" w:author="Isaak, Daniel - FS, ID" w:date="2026-03-24T13:57:00Z" w16du:dateUtc="2026-03-24T19:57:00Z">
        <w:r w:rsidR="008A39FF">
          <w:t xml:space="preserve"> Middle Fork </w:t>
        </w:r>
      </w:ins>
      <w:moveToRangeStart w:id="372" w:author="Isaak, Daniel - FS, ID" w:date="2026-03-24T13:57:00Z" w:name="move225253052"/>
      <w:moveTo w:id="373" w:author="Isaak, Daniel - FS, ID" w:date="2026-03-24T13:57:00Z" w16du:dateUtc="2026-03-24T19:57:00Z">
        <w:r w:rsidR="008A39FF" w:rsidRPr="00613FB6">
          <w:t>can be found in Minshall et al. (1981)</w:t>
        </w:r>
        <w:r w:rsidR="008A39FF">
          <w:t>;</w:t>
        </w:r>
        <w:r w:rsidR="008A39FF" w:rsidRPr="00613FB6">
          <w:t xml:space="preserve"> Thurow (2000)</w:t>
        </w:r>
        <w:r w:rsidR="008A39FF">
          <w:t>;</w:t>
        </w:r>
        <w:r w:rsidR="008A39FF" w:rsidRPr="00613FB6">
          <w:t xml:space="preserve"> Servheen et al. (2001)</w:t>
        </w:r>
        <w:r w:rsidR="008A39FF">
          <w:t>;</w:t>
        </w:r>
        <w:r w:rsidR="008A39FF" w:rsidRPr="00613FB6">
          <w:t xml:space="preserve"> and Thurow et al. (20</w:t>
        </w:r>
        <w:r w:rsidR="008A39FF">
          <w:t>20</w:t>
        </w:r>
        <w:r w:rsidR="008A39FF" w:rsidRPr="00613FB6">
          <w:t>).</w:t>
        </w:r>
      </w:moveTo>
      <w:moveToRangeEnd w:id="372"/>
      <w:ins w:id="374" w:author="Isaak, Daniel - FS, ID" w:date="2026-03-24T13:58:00Z" w16du:dateUtc="2026-03-24T19:58:00Z">
        <w:r w:rsidR="008A39FF" w:rsidRPr="008A39FF">
          <w:t xml:space="preserve"> </w:t>
        </w:r>
      </w:ins>
    </w:p>
    <w:p w14:paraId="7EB23C05" w14:textId="04DAF82D" w:rsidR="007E4777" w:rsidRPr="00613FB6" w:rsidDel="008A39FF" w:rsidRDefault="007E4777" w:rsidP="007E4777">
      <w:pPr>
        <w:rPr>
          <w:del w:id="375" w:author="Isaak, Daniel - FS, ID" w:date="2026-03-24T14:02:00Z" w16du:dateUtc="2026-03-24T20:02:00Z"/>
          <w:rFonts w:eastAsiaTheme="minorHAnsi"/>
          <w:b/>
          <w:bCs/>
        </w:rPr>
      </w:pPr>
    </w:p>
    <w:p w14:paraId="3E4EF20D" w14:textId="01D9DCC4" w:rsidR="007F4349" w:rsidRPr="00613FB6" w:rsidRDefault="009D1B20" w:rsidP="007E4777">
      <w:pPr>
        <w:autoSpaceDE w:val="0"/>
        <w:autoSpaceDN w:val="0"/>
        <w:adjustRightInd w:val="0"/>
        <w:ind w:firstLine="720"/>
        <w:rPr>
          <w:rFonts w:eastAsiaTheme="minorHAnsi"/>
        </w:rPr>
      </w:pPr>
      <w:r w:rsidRPr="00613FB6">
        <w:rPr>
          <w:rFonts w:eastAsiaTheme="minorHAnsi"/>
        </w:rPr>
        <w:t xml:space="preserve">Adult </w:t>
      </w:r>
      <w:r w:rsidR="00B2333C" w:rsidRPr="00613FB6">
        <w:rPr>
          <w:rFonts w:eastAsiaTheme="minorHAnsi"/>
        </w:rPr>
        <w:t xml:space="preserve">Chinook salmon </w:t>
      </w:r>
      <w:r w:rsidR="00CF2F98" w:rsidRPr="00613FB6">
        <w:rPr>
          <w:rFonts w:eastAsiaTheme="minorHAnsi"/>
        </w:rPr>
        <w:t>migrate from the Pacific Ocean up the Columbia and Snake rivers to spawn</w:t>
      </w:r>
      <w:r w:rsidRPr="00613FB6">
        <w:rPr>
          <w:rFonts w:eastAsiaTheme="minorHAnsi"/>
        </w:rPr>
        <w:t xml:space="preserve"> in the Middle Fork</w:t>
      </w:r>
      <w:r w:rsidR="00CF2F98" w:rsidRPr="00613FB6">
        <w:rPr>
          <w:rFonts w:eastAsiaTheme="minorHAnsi"/>
        </w:rPr>
        <w:t xml:space="preserve">, typically arriving in </w:t>
      </w:r>
      <w:r w:rsidRPr="00613FB6">
        <w:rPr>
          <w:rFonts w:eastAsiaTheme="minorHAnsi"/>
        </w:rPr>
        <w:t xml:space="preserve">early </w:t>
      </w:r>
      <w:r w:rsidR="00CF2F98" w:rsidRPr="00613FB6">
        <w:rPr>
          <w:rFonts w:eastAsiaTheme="minorHAnsi"/>
        </w:rPr>
        <w:t xml:space="preserve">summer and spawning from late July </w:t>
      </w:r>
      <w:r w:rsidRPr="00613FB6">
        <w:rPr>
          <w:rFonts w:eastAsiaTheme="minorHAnsi"/>
        </w:rPr>
        <w:t>to mid-</w:t>
      </w:r>
      <w:r w:rsidR="00CF2F98" w:rsidRPr="00613FB6">
        <w:rPr>
          <w:rFonts w:eastAsiaTheme="minorHAnsi"/>
        </w:rPr>
        <w:t xml:space="preserve">September. </w:t>
      </w:r>
      <w:r w:rsidRPr="00613FB6">
        <w:rPr>
          <w:rFonts w:eastAsiaTheme="minorHAnsi"/>
        </w:rPr>
        <w:t xml:space="preserve">Salmon </w:t>
      </w:r>
      <w:r w:rsidR="00CF2F98" w:rsidRPr="00613FB6">
        <w:rPr>
          <w:rFonts w:eastAsiaTheme="minorHAnsi"/>
        </w:rPr>
        <w:t xml:space="preserve">in this system </w:t>
      </w:r>
      <w:proofErr w:type="gramStart"/>
      <w:r w:rsidR="00CF2F98" w:rsidRPr="00613FB6">
        <w:rPr>
          <w:rFonts w:eastAsiaTheme="minorHAnsi"/>
        </w:rPr>
        <w:t>express</w:t>
      </w:r>
      <w:proofErr w:type="gramEnd"/>
      <w:r w:rsidR="00CF2F98" w:rsidRPr="00613FB6">
        <w:rPr>
          <w:rFonts w:eastAsiaTheme="minorHAnsi"/>
        </w:rPr>
        <w:t xml:space="preserve"> a stream-type life history, with </w:t>
      </w:r>
      <w:r w:rsidRPr="00613FB6">
        <w:rPr>
          <w:rFonts w:eastAsiaTheme="minorHAnsi"/>
        </w:rPr>
        <w:t xml:space="preserve">most </w:t>
      </w:r>
      <w:r w:rsidR="00CF2F98" w:rsidRPr="00613FB6">
        <w:rPr>
          <w:rFonts w:eastAsiaTheme="minorHAnsi"/>
        </w:rPr>
        <w:t xml:space="preserve">juveniles rearing for </w:t>
      </w:r>
      <w:r w:rsidRPr="00613FB6">
        <w:rPr>
          <w:rFonts w:eastAsiaTheme="minorHAnsi"/>
        </w:rPr>
        <w:t xml:space="preserve">one </w:t>
      </w:r>
      <w:r w:rsidR="00CF2F98" w:rsidRPr="00613FB6">
        <w:rPr>
          <w:rFonts w:eastAsiaTheme="minorHAnsi"/>
        </w:rPr>
        <w:t xml:space="preserve">year in freshwater before outmigration (Healey 1991). </w:t>
      </w:r>
      <w:r w:rsidRPr="00613FB6">
        <w:rPr>
          <w:rFonts w:eastAsiaTheme="minorHAnsi"/>
        </w:rPr>
        <w:t xml:space="preserve">However, fish exhibit </w:t>
      </w:r>
      <w:r w:rsidR="003601F0" w:rsidRPr="00613FB6">
        <w:rPr>
          <w:rFonts w:eastAsiaTheme="minorHAnsi"/>
        </w:rPr>
        <w:t xml:space="preserve">multiple </w:t>
      </w:r>
      <w:r w:rsidRPr="00613FB6">
        <w:rPr>
          <w:rFonts w:eastAsiaTheme="minorHAnsi"/>
        </w:rPr>
        <w:t>freshwater (age 0-2) and saltwater (</w:t>
      </w:r>
      <w:r w:rsidR="008012B4">
        <w:rPr>
          <w:rFonts w:eastAsiaTheme="minorHAnsi"/>
        </w:rPr>
        <w:t>1</w:t>
      </w:r>
      <w:r w:rsidRPr="00613FB6">
        <w:rPr>
          <w:rFonts w:eastAsiaTheme="minorHAnsi"/>
        </w:rPr>
        <w:t>-5) age</w:t>
      </w:r>
      <w:r w:rsidR="0055152A" w:rsidRPr="00613FB6">
        <w:rPr>
          <w:rFonts w:eastAsiaTheme="minorHAnsi"/>
        </w:rPr>
        <w:t>s</w:t>
      </w:r>
      <w:r w:rsidR="003601F0" w:rsidRPr="00613FB6">
        <w:rPr>
          <w:rFonts w:eastAsiaTheme="minorHAnsi"/>
        </w:rPr>
        <w:t>, in addition to non-migrating precocial males</w:t>
      </w:r>
      <w:r w:rsidRPr="00613FB6">
        <w:rPr>
          <w:rFonts w:eastAsiaTheme="minorHAnsi"/>
        </w:rPr>
        <w:t xml:space="preserve"> (</w:t>
      </w:r>
      <w:proofErr w:type="spellStart"/>
      <w:r w:rsidRPr="00613FB6">
        <w:rPr>
          <w:rFonts w:eastAsiaTheme="minorHAnsi"/>
        </w:rPr>
        <w:t>Gebhards</w:t>
      </w:r>
      <w:proofErr w:type="spellEnd"/>
      <w:r w:rsidRPr="00613FB6">
        <w:rPr>
          <w:rFonts w:eastAsiaTheme="minorHAnsi"/>
        </w:rPr>
        <w:t xml:space="preserve"> 1960; James et al. 1998; Copeland and Venditti 2009)</w:t>
      </w:r>
      <w:r w:rsidR="003601F0" w:rsidRPr="00613FB6">
        <w:rPr>
          <w:rFonts w:eastAsiaTheme="minorHAnsi"/>
        </w:rPr>
        <w:t xml:space="preserve">. </w:t>
      </w:r>
      <w:r w:rsidR="00CF2F98" w:rsidRPr="00613FB6">
        <w:rPr>
          <w:rFonts w:eastAsiaTheme="minorHAnsi"/>
        </w:rPr>
        <w:t xml:space="preserve">Observations suggest that early-arriving adults tend to spawn at higher elevations and later arrivals </w:t>
      </w:r>
      <w:r w:rsidR="00795EC1" w:rsidRPr="00613FB6">
        <w:rPr>
          <w:rFonts w:eastAsiaTheme="minorHAnsi"/>
        </w:rPr>
        <w:t xml:space="preserve">spawn progressively </w:t>
      </w:r>
      <w:r w:rsidR="00CF2F98" w:rsidRPr="00613FB6">
        <w:rPr>
          <w:rFonts w:eastAsiaTheme="minorHAnsi"/>
        </w:rPr>
        <w:t xml:space="preserve">lower in the basin (Fulton 1968; </w:t>
      </w:r>
      <w:proofErr w:type="spellStart"/>
      <w:r w:rsidR="00CF2F98" w:rsidRPr="00613FB6">
        <w:rPr>
          <w:rFonts w:eastAsiaTheme="minorHAnsi"/>
        </w:rPr>
        <w:t>Gebhards</w:t>
      </w:r>
      <w:proofErr w:type="spellEnd"/>
      <w:r w:rsidR="00CF2F98" w:rsidRPr="00613FB6">
        <w:rPr>
          <w:rFonts w:eastAsiaTheme="minorHAnsi"/>
        </w:rPr>
        <w:t xml:space="preserve"> 1959; Parkhurst 1950)</w:t>
      </w:r>
      <w:r w:rsidR="007F4349" w:rsidRPr="00613FB6">
        <w:rPr>
          <w:rFonts w:eastAsiaTheme="minorHAnsi"/>
        </w:rPr>
        <w:t xml:space="preserve">. </w:t>
      </w:r>
      <w:moveToRangeStart w:id="376" w:author="Isaak, Daniel - FS, ID" w:date="2026-03-24T14:42:00Z" w:name="move225255795"/>
      <w:moveTo w:id="377" w:author="Isaak, Daniel - FS, ID" w:date="2026-03-24T14:42:00Z" w16du:dateUtc="2026-03-24T20:42:00Z">
        <w:r w:rsidR="005B12A8" w:rsidRPr="00613FB6">
          <w:t xml:space="preserve">Spawning </w:t>
        </w:r>
        <w:r w:rsidR="005B12A8" w:rsidRPr="00613FB6">
          <w:lastRenderedPageBreak/>
          <w:t>occurs across a</w:t>
        </w:r>
      </w:moveTo>
      <w:ins w:id="378" w:author="Isaak, Daniel - FS, ID" w:date="2026-03-24T14:43:00Z" w16du:dateUtc="2026-03-24T20:43:00Z">
        <w:r w:rsidR="005B12A8">
          <w:t xml:space="preserve">n </w:t>
        </w:r>
      </w:ins>
      <w:moveTo w:id="379" w:author="Isaak, Daniel - FS, ID" w:date="2026-03-24T14:42:00Z" w16du:dateUtc="2026-03-24T20:42:00Z">
        <w:del w:id="380" w:author="Isaak, Daniel - FS, ID" w:date="2026-03-24T14:43:00Z" w16du:dateUtc="2026-03-24T20:43:00Z">
          <w:r w:rsidR="005B12A8" w:rsidRPr="00613FB6" w:rsidDel="005B12A8">
            <w:delText xml:space="preserve"> broad </w:delText>
          </w:r>
        </w:del>
        <w:r w:rsidR="005B12A8" w:rsidRPr="00613FB6">
          <w:t>elevation range</w:t>
        </w:r>
      </w:moveTo>
      <w:ins w:id="381" w:author="Isaak, Daniel - FS, ID" w:date="2026-03-24T14:43:00Z" w16du:dateUtc="2026-03-24T20:43:00Z">
        <w:r w:rsidR="005B12A8">
          <w:t xml:space="preserve"> of </w:t>
        </w:r>
      </w:ins>
      <w:moveTo w:id="382" w:author="Isaak, Daniel - FS, ID" w:date="2026-03-24T14:42:00Z" w16du:dateUtc="2026-03-24T20:42:00Z">
        <w:del w:id="383" w:author="Isaak, Daniel - FS, ID" w:date="2026-03-24T14:43:00Z" w16du:dateUtc="2026-03-24T20:43:00Z">
          <w:r w:rsidR="005B12A8" w:rsidRPr="00613FB6" w:rsidDel="005B12A8">
            <w:delText>, from &lt;</w:delText>
          </w:r>
        </w:del>
        <w:r w:rsidR="005B12A8" w:rsidRPr="00613FB6">
          <w:t>9</w:t>
        </w:r>
      </w:moveTo>
      <w:ins w:id="384" w:author="Isaak, Daniel - FS, ID" w:date="2026-03-24T14:43:00Z" w16du:dateUtc="2026-03-24T20:43:00Z">
        <w:r w:rsidR="005B12A8">
          <w:t>0</w:t>
        </w:r>
      </w:ins>
      <w:moveTo w:id="385" w:author="Isaak, Daniel - FS, ID" w:date="2026-03-24T14:42:00Z" w16du:dateUtc="2026-03-24T20:42:00Z">
        <w:del w:id="386" w:author="Isaak, Daniel - FS, ID" w:date="2026-03-24T14:43:00Z" w16du:dateUtc="2026-03-24T20:43:00Z">
          <w:r w:rsidR="005B12A8" w:rsidRPr="00613FB6" w:rsidDel="005B12A8">
            <w:delText>2</w:delText>
          </w:r>
        </w:del>
        <w:r w:rsidR="005B12A8" w:rsidRPr="00613FB6">
          <w:t>0</w:t>
        </w:r>
        <w:del w:id="387" w:author="Isaak, Daniel - FS, ID" w:date="2026-03-24T14:44:00Z" w16du:dateUtc="2026-03-24T20:44:00Z">
          <w:r w:rsidR="005B12A8" w:rsidDel="005B12A8">
            <w:delText xml:space="preserve"> </w:delText>
          </w:r>
        </w:del>
      </w:moveTo>
      <w:ins w:id="388" w:author="Isaak, Daniel - FS, ID" w:date="2026-03-24T14:43:00Z" w16du:dateUtc="2026-03-24T20:43:00Z">
        <w:r w:rsidR="005B12A8">
          <w:t xml:space="preserve">–2,000 </w:t>
        </w:r>
      </w:ins>
      <w:moveTo w:id="389" w:author="Isaak, Daniel - FS, ID" w:date="2026-03-24T14:42:00Z" w16du:dateUtc="2026-03-24T20:42:00Z">
        <w:r w:rsidR="005B12A8" w:rsidRPr="00613FB6">
          <w:t xml:space="preserve">m </w:t>
        </w:r>
      </w:moveTo>
      <w:ins w:id="390" w:author="Isaak, Daniel - FS, ID" w:date="2026-03-24T14:44:00Z" w16du:dateUtc="2026-03-24T20:44:00Z">
        <w:r w:rsidR="005B12A8">
          <w:t xml:space="preserve">from </w:t>
        </w:r>
      </w:ins>
      <w:moveTo w:id="391" w:author="Isaak, Daniel - FS, ID" w:date="2026-03-24T14:42:00Z" w16du:dateUtc="2026-03-24T20:42:00Z">
        <w:del w:id="392" w:author="Isaak, Daniel - FS, ID" w:date="2026-03-24T14:44:00Z" w16du:dateUtc="2026-03-24T20:44:00Z">
          <w:r w:rsidR="005B12A8" w:rsidRPr="00613FB6" w:rsidDel="005B12A8">
            <w:delText xml:space="preserve">in </w:delText>
          </w:r>
        </w:del>
        <w:r w:rsidR="005B12A8" w:rsidRPr="00613FB6">
          <w:t xml:space="preserve">the lower </w:t>
        </w:r>
      </w:moveTo>
      <w:ins w:id="393" w:author="Isaak, Daniel - FS, ID" w:date="2026-03-24T14:44:00Z" w16du:dateUtc="2026-03-24T20:44:00Z">
        <w:r w:rsidR="005B12A8">
          <w:t xml:space="preserve">Middle Fork </w:t>
        </w:r>
      </w:ins>
      <w:moveTo w:id="394" w:author="Isaak, Daniel - FS, ID" w:date="2026-03-24T14:42:00Z" w16du:dateUtc="2026-03-24T20:42:00Z">
        <w:r w:rsidR="005B12A8" w:rsidRPr="00613FB6">
          <w:t xml:space="preserve">mainstem </w:t>
        </w:r>
      </w:moveTo>
      <w:ins w:id="395" w:author="Isaak, Daniel - FS, ID" w:date="2026-03-24T14:44:00Z" w16du:dateUtc="2026-03-24T20:44:00Z">
        <w:r w:rsidR="005B12A8">
          <w:t xml:space="preserve">to </w:t>
        </w:r>
      </w:ins>
      <w:ins w:id="396" w:author="Isaak, Daniel - FS, ID" w:date="2026-03-24T14:45:00Z" w16du:dateUtc="2026-03-24T20:45:00Z">
        <w:r w:rsidR="005B12A8">
          <w:t xml:space="preserve">upstream portions of </w:t>
        </w:r>
      </w:ins>
      <w:moveTo w:id="397" w:author="Isaak, Daniel - FS, ID" w:date="2026-03-24T14:42:00Z" w16du:dateUtc="2026-03-24T20:42:00Z">
        <w:del w:id="398" w:author="Isaak, Daniel - FS, ID" w:date="2026-03-24T14:44:00Z" w16du:dateUtc="2026-03-24T20:44:00Z">
          <w:r w:rsidR="005B12A8" w:rsidRPr="00613FB6" w:rsidDel="005B12A8">
            <w:delText>to &gt;2000</w:delText>
          </w:r>
          <w:r w:rsidR="005B12A8" w:rsidDel="005B12A8">
            <w:delText xml:space="preserve"> </w:delText>
          </w:r>
          <w:r w:rsidR="005B12A8" w:rsidRPr="00613FB6" w:rsidDel="005B12A8">
            <w:delText xml:space="preserve">m in </w:delText>
          </w:r>
        </w:del>
        <w:r w:rsidR="005B12A8" w:rsidRPr="00613FB6">
          <w:t>tributar</w:t>
        </w:r>
      </w:moveTo>
      <w:ins w:id="399" w:author="Isaak, Daniel - FS, ID" w:date="2026-03-24T14:45:00Z" w16du:dateUtc="2026-03-24T20:45:00Z">
        <w:r w:rsidR="005B12A8">
          <w:t>ies</w:t>
        </w:r>
      </w:ins>
      <w:moveTo w:id="400" w:author="Isaak, Daniel - FS, ID" w:date="2026-03-24T14:42:00Z" w16du:dateUtc="2026-03-24T20:42:00Z">
        <w:del w:id="401" w:author="Isaak, Daniel - FS, ID" w:date="2026-03-24T14:45:00Z" w16du:dateUtc="2026-03-24T20:45:00Z">
          <w:r w:rsidR="005B12A8" w:rsidRPr="00613FB6" w:rsidDel="005B12A8">
            <w:delText>y headwaters</w:delText>
          </w:r>
        </w:del>
        <w:r w:rsidR="005B12A8" w:rsidRPr="00613FB6">
          <w:t>.</w:t>
        </w:r>
      </w:moveTo>
      <w:moveToRangeEnd w:id="376"/>
    </w:p>
    <w:p w14:paraId="78147E26" w14:textId="600A3773" w:rsidR="00AB285F" w:rsidRDefault="00CF2F98" w:rsidP="007E4777">
      <w:pPr>
        <w:autoSpaceDE w:val="0"/>
        <w:autoSpaceDN w:val="0"/>
        <w:adjustRightInd w:val="0"/>
        <w:ind w:firstLine="720"/>
        <w:rPr>
          <w:rFonts w:eastAsiaTheme="minorHAnsi"/>
        </w:rPr>
      </w:pPr>
      <w:r w:rsidRPr="00613FB6">
        <w:rPr>
          <w:rFonts w:eastAsiaTheme="minorHAnsi"/>
        </w:rPr>
        <w:t>Despite</w:t>
      </w:r>
      <w:r w:rsidR="00787EC5" w:rsidRPr="00613FB6">
        <w:rPr>
          <w:rFonts w:eastAsiaTheme="minorHAnsi"/>
        </w:rPr>
        <w:t xml:space="preserve"> the Middle Fork’s</w:t>
      </w:r>
      <w:r w:rsidRPr="00613FB6">
        <w:rPr>
          <w:rFonts w:eastAsiaTheme="minorHAnsi"/>
        </w:rPr>
        <w:t xml:space="preserve"> </w:t>
      </w:r>
      <w:r w:rsidR="009D4BB6">
        <w:rPr>
          <w:rFonts w:eastAsiaTheme="minorHAnsi"/>
        </w:rPr>
        <w:t xml:space="preserve">high </w:t>
      </w:r>
      <w:r w:rsidR="003601F0" w:rsidRPr="00613FB6">
        <w:rPr>
          <w:rFonts w:eastAsiaTheme="minorHAnsi"/>
        </w:rPr>
        <w:t>quality</w:t>
      </w:r>
      <w:r w:rsidR="008012B4">
        <w:rPr>
          <w:rFonts w:eastAsiaTheme="minorHAnsi"/>
        </w:rPr>
        <w:t xml:space="preserve"> </w:t>
      </w:r>
      <w:r w:rsidR="009D4BB6">
        <w:rPr>
          <w:rFonts w:eastAsiaTheme="minorHAnsi"/>
        </w:rPr>
        <w:t xml:space="preserve">natal habitat, its </w:t>
      </w:r>
      <w:r w:rsidRPr="00613FB6">
        <w:rPr>
          <w:rFonts w:eastAsiaTheme="minorHAnsi"/>
        </w:rPr>
        <w:t xml:space="preserve">Chinook </w:t>
      </w:r>
      <w:r w:rsidR="003601F0" w:rsidRPr="00613FB6">
        <w:rPr>
          <w:rFonts w:eastAsiaTheme="minorHAnsi"/>
        </w:rPr>
        <w:t xml:space="preserve">salmon </w:t>
      </w:r>
      <w:r w:rsidR="009D4BB6">
        <w:rPr>
          <w:rFonts w:eastAsiaTheme="minorHAnsi"/>
        </w:rPr>
        <w:t>are at high risk of extirpation (NOAA 2017)</w:t>
      </w:r>
      <w:r w:rsidR="003601F0" w:rsidRPr="00613FB6">
        <w:rPr>
          <w:rFonts w:eastAsiaTheme="minorHAnsi"/>
        </w:rPr>
        <w:t xml:space="preserve">. </w:t>
      </w:r>
      <w:r w:rsidR="00251D83" w:rsidRPr="00251D83">
        <w:rPr>
          <w:rFonts w:eastAsiaTheme="minorHAnsi"/>
        </w:rPr>
        <w:t xml:space="preserve">These fish belong to the Snake River spring/summer Chinook salmon Evolutionarily Significant Unit (ESU), </w:t>
      </w:r>
      <w:r w:rsidR="00251D83">
        <w:rPr>
          <w:rFonts w:eastAsiaTheme="minorHAnsi"/>
        </w:rPr>
        <w:t>l</w:t>
      </w:r>
      <w:r w:rsidR="00251D83" w:rsidRPr="00251D83">
        <w:rPr>
          <w:rFonts w:eastAsiaTheme="minorHAnsi"/>
        </w:rPr>
        <w:t xml:space="preserve">isted as </w:t>
      </w:r>
      <w:r w:rsidR="00251D83">
        <w:rPr>
          <w:rFonts w:eastAsiaTheme="minorHAnsi"/>
        </w:rPr>
        <w:t>“</w:t>
      </w:r>
      <w:r w:rsidR="00251D83" w:rsidRPr="00251D83">
        <w:rPr>
          <w:rFonts w:eastAsiaTheme="minorHAnsi"/>
        </w:rPr>
        <w:t>Threatened</w:t>
      </w:r>
      <w:r w:rsidR="00251D83">
        <w:rPr>
          <w:rFonts w:eastAsiaTheme="minorHAnsi"/>
        </w:rPr>
        <w:t>”</w:t>
      </w:r>
      <w:r w:rsidR="00251D83" w:rsidRPr="00251D83">
        <w:rPr>
          <w:rFonts w:eastAsiaTheme="minorHAnsi"/>
        </w:rPr>
        <w:t xml:space="preserve"> under </w:t>
      </w:r>
      <w:r w:rsidR="00251D83">
        <w:rPr>
          <w:rFonts w:eastAsiaTheme="minorHAnsi"/>
        </w:rPr>
        <w:t xml:space="preserve">the </w:t>
      </w:r>
      <w:r w:rsidR="00251D83" w:rsidRPr="00251D83">
        <w:rPr>
          <w:rFonts w:eastAsiaTheme="minorHAnsi"/>
        </w:rPr>
        <w:t>E</w:t>
      </w:r>
      <w:r w:rsidR="00251D83">
        <w:rPr>
          <w:rFonts w:eastAsiaTheme="minorHAnsi"/>
        </w:rPr>
        <w:t xml:space="preserve">ndangered </w:t>
      </w:r>
      <w:r w:rsidR="00251D83" w:rsidRPr="00251D83">
        <w:rPr>
          <w:rFonts w:eastAsiaTheme="minorHAnsi"/>
        </w:rPr>
        <w:t>S</w:t>
      </w:r>
      <w:r w:rsidR="00251D83">
        <w:rPr>
          <w:rFonts w:eastAsiaTheme="minorHAnsi"/>
        </w:rPr>
        <w:t xml:space="preserve">pecies </w:t>
      </w:r>
      <w:r w:rsidR="00251D83" w:rsidRPr="00251D83">
        <w:rPr>
          <w:rFonts w:eastAsiaTheme="minorHAnsi"/>
        </w:rPr>
        <w:t>A</w:t>
      </w:r>
      <w:r w:rsidR="00251D83">
        <w:rPr>
          <w:rFonts w:eastAsiaTheme="minorHAnsi"/>
        </w:rPr>
        <w:t>ct</w:t>
      </w:r>
      <w:r w:rsidR="00251D83" w:rsidRPr="00251D83">
        <w:rPr>
          <w:rFonts w:eastAsiaTheme="minorHAnsi"/>
        </w:rPr>
        <w:t xml:space="preserve"> (</w:t>
      </w:r>
      <w:r w:rsidR="00A32649">
        <w:rPr>
          <w:rFonts w:eastAsiaTheme="minorHAnsi"/>
        </w:rPr>
        <w:t xml:space="preserve">ESA; </w:t>
      </w:r>
      <w:r w:rsidR="00251D83" w:rsidRPr="00251D83">
        <w:rPr>
          <w:rFonts w:eastAsiaTheme="minorHAnsi"/>
        </w:rPr>
        <w:t>NMFS 1992).</w:t>
      </w:r>
      <w:r w:rsidR="00251D83">
        <w:rPr>
          <w:rFonts w:eastAsiaTheme="minorHAnsi"/>
        </w:rPr>
        <w:t xml:space="preserve"> </w:t>
      </w:r>
      <w:r w:rsidR="003601F0" w:rsidRPr="00613FB6">
        <w:rPr>
          <w:rFonts w:eastAsiaTheme="minorHAnsi"/>
        </w:rPr>
        <w:t xml:space="preserve">Current </w:t>
      </w:r>
      <w:r w:rsidR="00E868BA">
        <w:rPr>
          <w:rFonts w:eastAsiaTheme="minorHAnsi"/>
        </w:rPr>
        <w:t xml:space="preserve">salmon </w:t>
      </w:r>
      <w:r w:rsidR="00143595" w:rsidRPr="00613FB6">
        <w:rPr>
          <w:rFonts w:eastAsiaTheme="minorHAnsi"/>
        </w:rPr>
        <w:t>populations</w:t>
      </w:r>
      <w:r w:rsidR="003601F0" w:rsidRPr="00613FB6">
        <w:rPr>
          <w:rFonts w:eastAsiaTheme="minorHAnsi"/>
        </w:rPr>
        <w:t xml:space="preserve"> average 1-3% of </w:t>
      </w:r>
      <w:r w:rsidR="00E868BA">
        <w:rPr>
          <w:rFonts w:eastAsiaTheme="minorHAnsi"/>
        </w:rPr>
        <w:t xml:space="preserve">the abundances </w:t>
      </w:r>
      <w:r w:rsidR="0055152A" w:rsidRPr="00613FB6">
        <w:rPr>
          <w:rFonts w:eastAsiaTheme="minorHAnsi"/>
        </w:rPr>
        <w:t xml:space="preserve">that annually returned </w:t>
      </w:r>
      <w:r w:rsidR="003601F0" w:rsidRPr="00613FB6">
        <w:rPr>
          <w:rFonts w:eastAsiaTheme="minorHAnsi"/>
        </w:rPr>
        <w:t>in</w:t>
      </w:r>
      <w:r w:rsidR="006A5654">
        <w:rPr>
          <w:rFonts w:eastAsiaTheme="minorHAnsi"/>
        </w:rPr>
        <w:t>to</w:t>
      </w:r>
      <w:r w:rsidR="003601F0" w:rsidRPr="00613FB6">
        <w:rPr>
          <w:rFonts w:eastAsiaTheme="minorHAnsi"/>
        </w:rPr>
        <w:t xml:space="preserve"> the mid-1960s (Thurow et al. 20</w:t>
      </w:r>
      <w:r w:rsidR="00466CCB">
        <w:rPr>
          <w:rFonts w:eastAsiaTheme="minorHAnsi"/>
        </w:rPr>
        <w:t>20</w:t>
      </w:r>
      <w:r w:rsidR="003601F0" w:rsidRPr="00613FB6">
        <w:rPr>
          <w:rFonts w:eastAsiaTheme="minorHAnsi"/>
        </w:rPr>
        <w:t>)</w:t>
      </w:r>
      <w:r w:rsidR="0055152A" w:rsidRPr="00613FB6">
        <w:rPr>
          <w:rFonts w:eastAsiaTheme="minorHAnsi"/>
        </w:rPr>
        <w:t xml:space="preserve">. </w:t>
      </w:r>
      <w:r w:rsidR="007F4349" w:rsidRPr="00613FB6">
        <w:rPr>
          <w:rFonts w:eastAsiaTheme="minorHAnsi"/>
        </w:rPr>
        <w:t xml:space="preserve">Altered </w:t>
      </w:r>
      <w:r w:rsidR="003601F0" w:rsidRPr="00613FB6">
        <w:rPr>
          <w:rFonts w:eastAsiaTheme="minorHAnsi"/>
        </w:rPr>
        <w:t>migration corridor</w:t>
      </w:r>
      <w:r w:rsidR="007F4349" w:rsidRPr="00613FB6">
        <w:rPr>
          <w:rFonts w:eastAsiaTheme="minorHAnsi"/>
        </w:rPr>
        <w:t xml:space="preserve">s </w:t>
      </w:r>
      <w:r w:rsidR="0055152A" w:rsidRPr="00613FB6">
        <w:rPr>
          <w:rFonts w:eastAsiaTheme="minorHAnsi"/>
        </w:rPr>
        <w:t xml:space="preserve">are considered </w:t>
      </w:r>
      <w:r w:rsidR="00EE26BE">
        <w:rPr>
          <w:rFonts w:eastAsiaTheme="minorHAnsi"/>
        </w:rPr>
        <w:t>a</w:t>
      </w:r>
      <w:r w:rsidR="0055152A" w:rsidRPr="00613FB6">
        <w:rPr>
          <w:rFonts w:eastAsiaTheme="minorHAnsi"/>
        </w:rPr>
        <w:t xml:space="preserve"> </w:t>
      </w:r>
      <w:r w:rsidR="003601F0" w:rsidRPr="00613FB6">
        <w:rPr>
          <w:rFonts w:eastAsiaTheme="minorHAnsi"/>
        </w:rPr>
        <w:t xml:space="preserve">proximate cause </w:t>
      </w:r>
      <w:r w:rsidR="0055152A" w:rsidRPr="00613FB6">
        <w:rPr>
          <w:rFonts w:eastAsiaTheme="minorHAnsi"/>
        </w:rPr>
        <w:t xml:space="preserve">of </w:t>
      </w:r>
      <w:r w:rsidR="007F4349" w:rsidRPr="00613FB6">
        <w:rPr>
          <w:rFonts w:eastAsiaTheme="minorHAnsi"/>
        </w:rPr>
        <w:t xml:space="preserve">salmon </w:t>
      </w:r>
      <w:r w:rsidR="0055152A" w:rsidRPr="00613FB6">
        <w:rPr>
          <w:rFonts w:eastAsiaTheme="minorHAnsi"/>
        </w:rPr>
        <w:t xml:space="preserve">declines </w:t>
      </w:r>
      <w:r w:rsidR="00795EC1" w:rsidRPr="00613FB6">
        <w:rPr>
          <w:rFonts w:eastAsiaTheme="minorHAnsi"/>
        </w:rPr>
        <w:t xml:space="preserve">in </w:t>
      </w:r>
      <w:r w:rsidR="00AB285F">
        <w:rPr>
          <w:rFonts w:eastAsiaTheme="minorHAnsi"/>
        </w:rPr>
        <w:t xml:space="preserve">the upper Snake River basin in </w:t>
      </w:r>
      <w:r w:rsidR="00795EC1" w:rsidRPr="00613FB6">
        <w:rPr>
          <w:rFonts w:eastAsiaTheme="minorHAnsi"/>
        </w:rPr>
        <w:t xml:space="preserve">recent </w:t>
      </w:r>
      <w:r w:rsidR="00795EC1" w:rsidRPr="00EE26BE">
        <w:rPr>
          <w:rFonts w:eastAsiaTheme="minorHAnsi"/>
        </w:rPr>
        <w:t xml:space="preserve">decades </w:t>
      </w:r>
      <w:r w:rsidR="003601F0" w:rsidRPr="00EE26BE">
        <w:rPr>
          <w:rFonts w:eastAsiaTheme="minorHAnsi"/>
        </w:rPr>
        <w:t>(Jacobs et al. 2022)</w:t>
      </w:r>
      <w:r w:rsidRPr="00EE26BE">
        <w:rPr>
          <w:rFonts w:eastAsiaTheme="minorHAnsi"/>
        </w:rPr>
        <w:t xml:space="preserve">. </w:t>
      </w:r>
      <w:r w:rsidR="00AB285F">
        <w:rPr>
          <w:rFonts w:eastAsiaTheme="minorHAnsi"/>
        </w:rPr>
        <w:t xml:space="preserve">NOAA (2022) stated that </w:t>
      </w:r>
      <w:r w:rsidR="00AB285F" w:rsidRPr="00AB285F">
        <w:rPr>
          <w:rFonts w:eastAsiaTheme="minorHAnsi"/>
        </w:rPr>
        <w:t xml:space="preserve">the centerpiece </w:t>
      </w:r>
      <w:r w:rsidR="00AB285F">
        <w:rPr>
          <w:rFonts w:eastAsiaTheme="minorHAnsi"/>
        </w:rPr>
        <w:t xml:space="preserve">recovery </w:t>
      </w:r>
      <w:r w:rsidR="00AB285F" w:rsidRPr="00AB285F">
        <w:rPr>
          <w:rFonts w:eastAsiaTheme="minorHAnsi"/>
        </w:rPr>
        <w:t>action is restoring more normalized reach-scale hydrology and hydraulics, and thus river</w:t>
      </w:r>
    </w:p>
    <w:p w14:paraId="3EE622C5" w14:textId="65355BC6" w:rsidR="00AB285F" w:rsidRPr="00EE26BE" w:rsidRDefault="00AB285F" w:rsidP="007E4777">
      <w:pPr>
        <w:autoSpaceDE w:val="0"/>
        <w:autoSpaceDN w:val="0"/>
        <w:adjustRightInd w:val="0"/>
        <w:rPr>
          <w:rFonts w:eastAsiaTheme="minorHAnsi"/>
        </w:rPr>
      </w:pPr>
      <w:r w:rsidRPr="00AB285F">
        <w:rPr>
          <w:rFonts w:eastAsiaTheme="minorHAnsi"/>
        </w:rPr>
        <w:t xml:space="preserve">conditions and function in the lower Snake River </w:t>
      </w:r>
      <w:r>
        <w:rPr>
          <w:rFonts w:eastAsiaTheme="minorHAnsi"/>
        </w:rPr>
        <w:t xml:space="preserve">and </w:t>
      </w:r>
      <w:proofErr w:type="gramStart"/>
      <w:r>
        <w:rPr>
          <w:rFonts w:eastAsiaTheme="minorHAnsi"/>
        </w:rPr>
        <w:t>emphasized</w:t>
      </w:r>
      <w:proofErr w:type="gramEnd"/>
      <w:r>
        <w:rPr>
          <w:rFonts w:eastAsiaTheme="minorHAnsi"/>
        </w:rPr>
        <w:t xml:space="preserve"> </w:t>
      </w:r>
      <w:r w:rsidRPr="00AB285F">
        <w:rPr>
          <w:rFonts w:eastAsiaTheme="minorHAnsi"/>
        </w:rPr>
        <w:t xml:space="preserve">the urgency of actions is accentuated by </w:t>
      </w:r>
      <w:r>
        <w:rPr>
          <w:rFonts w:eastAsiaTheme="minorHAnsi"/>
        </w:rPr>
        <w:t>c</w:t>
      </w:r>
      <w:r w:rsidRPr="00AB285F">
        <w:rPr>
          <w:rFonts w:eastAsiaTheme="minorHAnsi"/>
        </w:rPr>
        <w:t>limate change</w:t>
      </w:r>
      <w:r>
        <w:rPr>
          <w:rFonts w:eastAsiaTheme="minorHAnsi"/>
        </w:rPr>
        <w:t xml:space="preserve">. </w:t>
      </w:r>
    </w:p>
    <w:p w14:paraId="2CE8ACE8" w14:textId="77777777" w:rsidR="008A0D7A" w:rsidRPr="00EE26BE" w:rsidRDefault="008A0D7A" w:rsidP="007E4777">
      <w:pPr>
        <w:autoSpaceDE w:val="0"/>
        <w:autoSpaceDN w:val="0"/>
        <w:adjustRightInd w:val="0"/>
        <w:ind w:firstLine="720"/>
        <w:rPr>
          <w:rFonts w:eastAsiaTheme="minorHAnsi"/>
        </w:rPr>
      </w:pPr>
    </w:p>
    <w:p w14:paraId="4E13AB19" w14:textId="6537476A" w:rsidR="003C528E" w:rsidRPr="00EE26BE" w:rsidRDefault="00A228EC" w:rsidP="007E4777">
      <w:pPr>
        <w:autoSpaceDE w:val="0"/>
        <w:autoSpaceDN w:val="0"/>
        <w:adjustRightInd w:val="0"/>
        <w:rPr>
          <w:rFonts w:eastAsiaTheme="minorHAnsi"/>
          <w:b/>
          <w:bCs/>
        </w:rPr>
      </w:pPr>
      <w:r w:rsidRPr="006A5654">
        <w:rPr>
          <w:rFonts w:eastAsiaTheme="minorHAnsi"/>
          <w:b/>
          <w:bCs/>
          <w:i/>
          <w:iCs/>
        </w:rPr>
        <w:t xml:space="preserve">Reach </w:t>
      </w:r>
      <w:r w:rsidR="00A51D2D" w:rsidRPr="006A5654">
        <w:rPr>
          <w:rFonts w:eastAsiaTheme="minorHAnsi"/>
          <w:b/>
          <w:bCs/>
          <w:i/>
          <w:iCs/>
        </w:rPr>
        <w:t>s</w:t>
      </w:r>
      <w:r w:rsidRPr="006A5654">
        <w:rPr>
          <w:rFonts w:eastAsiaTheme="minorHAnsi"/>
          <w:b/>
          <w:bCs/>
          <w:i/>
          <w:iCs/>
        </w:rPr>
        <w:t>election</w:t>
      </w:r>
      <w:r w:rsidR="00A51D2D" w:rsidRPr="006A5654">
        <w:rPr>
          <w:rFonts w:eastAsiaTheme="minorHAnsi"/>
          <w:b/>
          <w:bCs/>
          <w:i/>
          <w:iCs/>
        </w:rPr>
        <w:t xml:space="preserve">, </w:t>
      </w:r>
      <w:r w:rsidR="00F50026" w:rsidRPr="006A5654">
        <w:rPr>
          <w:rFonts w:eastAsiaTheme="minorHAnsi"/>
          <w:b/>
          <w:bCs/>
          <w:i/>
          <w:iCs/>
        </w:rPr>
        <w:t xml:space="preserve">Chinook salmon </w:t>
      </w:r>
      <w:r w:rsidR="00A51D2D" w:rsidRPr="006A5654">
        <w:rPr>
          <w:rFonts w:eastAsiaTheme="minorHAnsi"/>
          <w:b/>
          <w:bCs/>
          <w:i/>
          <w:iCs/>
        </w:rPr>
        <w:t xml:space="preserve">redd </w:t>
      </w:r>
      <w:r w:rsidR="004165A2" w:rsidRPr="006A5654">
        <w:rPr>
          <w:rFonts w:eastAsiaTheme="minorHAnsi"/>
          <w:b/>
          <w:bCs/>
          <w:i/>
          <w:iCs/>
        </w:rPr>
        <w:t>counts</w:t>
      </w:r>
      <w:r w:rsidR="00A51D2D" w:rsidRPr="006A5654">
        <w:rPr>
          <w:rFonts w:eastAsiaTheme="minorHAnsi"/>
          <w:b/>
          <w:bCs/>
          <w:i/>
          <w:iCs/>
        </w:rPr>
        <w:t>, and spawn timing</w:t>
      </w:r>
    </w:p>
    <w:p w14:paraId="21E7E478" w14:textId="628B9B8C" w:rsidR="004165A2" w:rsidRPr="00613FB6" w:rsidRDefault="008A39FF" w:rsidP="007E4777">
      <w:pPr>
        <w:pStyle w:val="BodyText"/>
        <w:rPr>
          <w:bCs/>
        </w:rPr>
      </w:pPr>
      <w:ins w:id="402" w:author="Isaak, Daniel - FS, ID" w:date="2026-03-24T14:03:00Z" w16du:dateUtc="2026-03-24T20:03:00Z">
        <w:r w:rsidRPr="008A39FF">
          <w:t xml:space="preserve">Middle Fork </w:t>
        </w:r>
        <w:r>
          <w:t xml:space="preserve">Chinook salmon are some of </w:t>
        </w:r>
        <w:r w:rsidRPr="008A39FF">
          <w:t>the most intensively monitored populations in the Columbia River Basin</w:t>
        </w:r>
      </w:ins>
      <w:ins w:id="403" w:author="Isaak, Daniel - FS, ID" w:date="2026-03-24T14:08:00Z" w16du:dateUtc="2026-03-24T20:08:00Z">
        <w:r w:rsidR="00E92B76">
          <w:t xml:space="preserve"> with l</w:t>
        </w:r>
      </w:ins>
      <w:ins w:id="404" w:author="Isaak, Daniel - FS, ID" w:date="2026-03-24T14:03:00Z" w16du:dateUtc="2026-03-24T20:03:00Z">
        <w:r w:rsidRPr="008A39FF">
          <w:t xml:space="preserve">ong-term redd </w:t>
        </w:r>
      </w:ins>
      <w:ins w:id="405" w:author="Isaak, Daniel - FS, ID" w:date="2026-03-24T14:09:00Z" w16du:dateUtc="2026-03-24T20:09:00Z">
        <w:r w:rsidR="00E92B76">
          <w:t>index reach survey</w:t>
        </w:r>
      </w:ins>
      <w:ins w:id="406" w:author="Isaak, Daniel - FS, ID" w:date="2026-03-24T14:03:00Z" w16du:dateUtc="2026-03-24T20:03:00Z">
        <w:r w:rsidRPr="008A39FF">
          <w:t xml:space="preserve">s </w:t>
        </w:r>
      </w:ins>
      <w:ins w:id="407" w:author="Isaak, Daniel - FS, ID" w:date="2026-03-24T14:08:00Z" w16du:dateUtc="2026-03-24T20:08:00Z">
        <w:r w:rsidR="00E92B76">
          <w:t xml:space="preserve">conducted </w:t>
        </w:r>
      </w:ins>
      <w:ins w:id="408" w:author="Isaak, Daniel - FS, ID" w:date="2026-03-24T14:03:00Z" w16du:dateUtc="2026-03-24T20:03:00Z">
        <w:r w:rsidRPr="008A39FF">
          <w:t xml:space="preserve">by state, federal, and tribal agencies </w:t>
        </w:r>
      </w:ins>
      <w:ins w:id="409" w:author="Isaak, Daniel - FS, ID" w:date="2026-03-24T14:08:00Z" w16du:dateUtc="2026-03-24T20:08:00Z">
        <w:r w:rsidR="00E92B76">
          <w:t>dating back to the 1950s (</w:t>
        </w:r>
      </w:ins>
      <w:ins w:id="410" w:author="Isaak, Daniel - FS, ID" w:date="2026-03-24T14:23:00Z" w16du:dateUtc="2026-03-24T20:23:00Z">
        <w:r w:rsidR="002501B2" w:rsidRPr="002501B2">
          <w:t xml:space="preserve">Parkhurst 1950; </w:t>
        </w:r>
      </w:ins>
      <w:proofErr w:type="spellStart"/>
      <w:ins w:id="411" w:author="Isaak, Daniel - FS, ID" w:date="2026-03-24T14:21:00Z" w16du:dateUtc="2026-03-24T20:21:00Z">
        <w:r w:rsidR="002501B2" w:rsidRPr="002501B2">
          <w:rPr>
            <w:rPrChange w:id="412" w:author="Isaak, Daniel - FS, ID" w:date="2026-03-24T14:23:00Z" w16du:dateUtc="2026-03-24T20:23:00Z">
              <w:rPr>
                <w:b/>
                <w:bCs/>
              </w:rPr>
            </w:rPrChange>
          </w:rPr>
          <w:t>Gebhards</w:t>
        </w:r>
        <w:proofErr w:type="spellEnd"/>
        <w:r w:rsidR="002501B2" w:rsidRPr="002501B2">
          <w:rPr>
            <w:rPrChange w:id="413" w:author="Isaak, Daniel - FS, ID" w:date="2026-03-24T14:23:00Z" w16du:dateUtc="2026-03-24T20:23:00Z">
              <w:rPr>
                <w:b/>
                <w:bCs/>
              </w:rPr>
            </w:rPrChange>
          </w:rPr>
          <w:t xml:space="preserve"> 1959; </w:t>
        </w:r>
      </w:ins>
      <w:ins w:id="414" w:author="Isaak, Daniel - FS, ID" w:date="2026-03-24T14:22:00Z" w16du:dateUtc="2026-03-24T20:22:00Z">
        <w:r w:rsidR="002501B2" w:rsidRPr="002501B2">
          <w:rPr>
            <w:rPrChange w:id="415" w:author="Isaak, Daniel - FS, ID" w:date="2026-03-24T14:23:00Z" w16du:dateUtc="2026-03-24T20:23:00Z">
              <w:rPr>
                <w:b/>
                <w:bCs/>
              </w:rPr>
            </w:rPrChange>
          </w:rPr>
          <w:t>Mallet 1974</w:t>
        </w:r>
      </w:ins>
      <w:ins w:id="416" w:author="Isaak, Daniel - FS, ID" w:date="2026-03-24T14:08:00Z" w16du:dateUtc="2026-03-24T20:08:00Z">
        <w:r w:rsidR="00E92B76">
          <w:t xml:space="preserve">). </w:t>
        </w:r>
      </w:ins>
      <w:ins w:id="417" w:author="Isaak, Daniel - FS, ID" w:date="2026-03-24T14:04:00Z" w16du:dateUtc="2026-03-24T20:04:00Z">
        <w:r w:rsidR="00E92B76">
          <w:t xml:space="preserve">For this research, we monitored a subset of these areas intensively </w:t>
        </w:r>
      </w:ins>
      <w:ins w:id="418" w:author="Isaak, Daniel - FS, ID" w:date="2026-03-24T14:09:00Z" w16du:dateUtc="2026-03-24T20:09:00Z">
        <w:r w:rsidR="00E92B76">
          <w:t>f</w:t>
        </w:r>
      </w:ins>
      <w:del w:id="419" w:author="Isaak, Daniel - FS, ID" w:date="2026-03-24T14:09:00Z" w16du:dateUtc="2026-03-24T20:09:00Z">
        <w:r w:rsidR="00266B6D" w:rsidRPr="00EE26BE" w:rsidDel="00E92B76">
          <w:delText>Fr</w:delText>
        </w:r>
      </w:del>
      <w:ins w:id="420" w:author="Isaak, Daniel - FS, ID" w:date="2026-03-24T14:09:00Z" w16du:dateUtc="2026-03-24T20:09:00Z">
        <w:r w:rsidR="00E92B76">
          <w:t>r</w:t>
        </w:r>
      </w:ins>
      <w:r w:rsidR="00266B6D" w:rsidRPr="00EE26BE">
        <w:t>om 200</w:t>
      </w:r>
      <w:ins w:id="421" w:author="Isaak, Daniel - FS, ID" w:date="2026-03-24T14:13:00Z" w16du:dateUtc="2026-03-24T20:13:00Z">
        <w:r w:rsidR="00770C61">
          <w:t>2</w:t>
        </w:r>
      </w:ins>
      <w:del w:id="422" w:author="Isaak, Daniel - FS, ID" w:date="2026-03-24T14:13:00Z" w16du:dateUtc="2026-03-24T20:13:00Z">
        <w:r w:rsidR="00266B6D" w:rsidRPr="00EE26BE" w:rsidDel="00770C61">
          <w:delText>1</w:delText>
        </w:r>
      </w:del>
      <w:r w:rsidR="00266B6D" w:rsidRPr="00EE26BE">
        <w:t>-2005</w:t>
      </w:r>
      <w:ins w:id="423" w:author="Isaak, Daniel - FS, ID" w:date="2026-03-24T14:10:00Z" w16du:dateUtc="2026-03-24T20:10:00Z">
        <w:r w:rsidR="00E92B76">
          <w:t xml:space="preserve"> in eight </w:t>
        </w:r>
      </w:ins>
      <w:del w:id="424" w:author="Isaak, Daniel - FS, ID" w:date="2026-03-24T14:10:00Z" w16du:dateUtc="2026-03-24T20:10:00Z">
        <w:r w:rsidR="00266B6D" w:rsidRPr="00EE26BE" w:rsidDel="00E92B76">
          <w:delText>, w</w:delText>
        </w:r>
        <w:r w:rsidR="00096506" w:rsidRPr="00EE26BE" w:rsidDel="00E92B76">
          <w:delText>e selected s</w:delText>
        </w:r>
        <w:r w:rsidR="003D037B" w:rsidRPr="00EE26BE" w:rsidDel="00E92B76">
          <w:delText xml:space="preserve">tudy reaches </w:delText>
        </w:r>
        <w:r w:rsidR="00266B6D" w:rsidRPr="00EE26BE" w:rsidDel="00E92B76">
          <w:delText>in</w:delText>
        </w:r>
        <w:r w:rsidR="00667B85" w:rsidRPr="00EE26BE" w:rsidDel="00E92B76">
          <w:delText xml:space="preserve"> six </w:delText>
        </w:r>
      </w:del>
      <w:r w:rsidR="00667B85" w:rsidRPr="00EE26BE">
        <w:t xml:space="preserve">major </w:t>
      </w:r>
      <w:ins w:id="425" w:author="Isaak, Daniel - FS, ID" w:date="2026-03-24T14:10:00Z" w16du:dateUtc="2026-03-24T20:10:00Z">
        <w:r w:rsidR="00E92B76">
          <w:t>spawning tributaries (</w:t>
        </w:r>
      </w:ins>
      <w:ins w:id="426" w:author="Isaak, Daniel - FS, ID" w:date="2026-03-24T14:11:00Z" w16du:dateUtc="2026-03-24T20:11:00Z">
        <w:r w:rsidR="00E92B76">
          <w:t xml:space="preserve">Figure 1). </w:t>
        </w:r>
      </w:ins>
      <w:ins w:id="427" w:author="Isaak, Daniel - FS, ID" w:date="2026-03-24T14:12:00Z" w16du:dateUtc="2026-03-24T20:12:00Z">
        <w:r w:rsidR="00E92B76">
          <w:t xml:space="preserve">The areas </w:t>
        </w:r>
      </w:ins>
      <w:ins w:id="428" w:author="Isaak, Daniel - FS, ID" w:date="2026-03-24T14:41:00Z" w16du:dateUtc="2026-03-24T20:41:00Z">
        <w:r w:rsidR="005B12A8">
          <w:t xml:space="preserve">surveyed </w:t>
        </w:r>
      </w:ins>
      <w:del w:id="429" w:author="Isaak, Daniel - FS, ID" w:date="2026-03-24T14:11:00Z" w16du:dateUtc="2026-03-24T20:11:00Z">
        <w:r w:rsidR="00545BF8" w:rsidDel="00E92B76">
          <w:delText xml:space="preserve">drainages </w:delText>
        </w:r>
        <w:r w:rsidR="00667B85" w:rsidRPr="00EE26BE" w:rsidDel="00E92B76">
          <w:delText>(Big, Bear Valley, Camas, Loon, Marsh, and</w:delText>
        </w:r>
        <w:r w:rsidR="00667B85" w:rsidRPr="00613FB6" w:rsidDel="00E92B76">
          <w:delText xml:space="preserve"> Sulphur </w:delText>
        </w:r>
        <w:r w:rsidR="00A90EE0" w:rsidDel="00E92B76">
          <w:delText>c</w:delText>
        </w:r>
        <w:r w:rsidR="00667B85" w:rsidRPr="00613FB6" w:rsidDel="00E92B76">
          <w:delText xml:space="preserve">reeks) </w:delText>
        </w:r>
        <w:r w:rsidR="00545BF8" w:rsidDel="00E92B76">
          <w:delText xml:space="preserve">and </w:delText>
        </w:r>
        <w:r w:rsidR="00545BF8" w:rsidRPr="00613FB6" w:rsidDel="00E92B76">
          <w:delText xml:space="preserve">included Beaver Creek (tributary to Marsh Creek) and Elk Creek (tributary to Bear Valley Creek) </w:delText>
        </w:r>
        <w:r w:rsidR="003D037B" w:rsidRPr="00613FB6" w:rsidDel="00E92B76">
          <w:delText xml:space="preserve">to </w:delText>
        </w:r>
        <w:r w:rsidR="00545BF8" w:rsidDel="00E92B76">
          <w:delText xml:space="preserve">total eight </w:delText>
        </w:r>
        <w:r w:rsidR="00545BF8" w:rsidRPr="00EE26BE" w:rsidDel="00E92B76">
          <w:delText xml:space="preserve">salmon </w:delText>
        </w:r>
      </w:del>
      <w:del w:id="430" w:author="Isaak, Daniel - FS, ID" w:date="2026-03-24T14:12:00Z" w16du:dateUtc="2026-03-24T20:12:00Z">
        <w:r w:rsidR="00545BF8" w:rsidRPr="00EE26BE" w:rsidDel="00E92B76">
          <w:delText xml:space="preserve">spawning tributaries </w:delText>
        </w:r>
        <w:r w:rsidR="00545BF8" w:rsidDel="00E92B76">
          <w:delText xml:space="preserve">that </w:delText>
        </w:r>
      </w:del>
      <w:r w:rsidR="003D037B" w:rsidRPr="00613FB6">
        <w:t>encompass</w:t>
      </w:r>
      <w:ins w:id="431" w:author="Isaak, Daniel - FS, ID" w:date="2026-03-24T14:11:00Z" w16du:dateUtc="2026-03-24T20:11:00Z">
        <w:r w:rsidR="00E92B76">
          <w:t>ed</w:t>
        </w:r>
      </w:ins>
      <w:r w:rsidR="003D037B" w:rsidRPr="00613FB6">
        <w:t xml:space="preserve"> </w:t>
      </w:r>
      <w:ins w:id="432" w:author="Isaak, Daniel - FS, ID" w:date="2026-03-24T14:11:00Z" w16du:dateUtc="2026-03-24T20:11:00Z">
        <w:r w:rsidR="00E92B76">
          <w:t xml:space="preserve">? stream km and </w:t>
        </w:r>
      </w:ins>
      <w:r w:rsidR="003D037B" w:rsidRPr="00613FB6">
        <w:t xml:space="preserve">a range of </w:t>
      </w:r>
      <w:del w:id="433" w:author="Isaak, Daniel - FS, ID" w:date="2026-03-24T14:45:00Z" w16du:dateUtc="2026-03-24T20:45:00Z">
        <w:r w:rsidR="00A51D2D" w:rsidRPr="00613FB6" w:rsidDel="005B12A8">
          <w:delText xml:space="preserve">variation in </w:delText>
        </w:r>
      </w:del>
      <w:r w:rsidR="003D037B" w:rsidRPr="00613FB6">
        <w:t>elevation</w:t>
      </w:r>
      <w:ins w:id="434" w:author="Isaak, Daniel - FS, ID" w:date="2026-03-24T14:45:00Z" w16du:dateUtc="2026-03-24T20:45:00Z">
        <w:r w:rsidR="005B12A8">
          <w:t>s</w:t>
        </w:r>
      </w:ins>
      <w:ins w:id="435" w:author="Isaak, Daniel - FS, ID" w:date="2026-03-24T14:41:00Z" w16du:dateUtc="2026-03-24T20:41:00Z">
        <w:r w:rsidR="005B12A8">
          <w:t xml:space="preserve"> (</w:t>
        </w:r>
      </w:ins>
      <w:ins w:id="436" w:author="Isaak, Daniel - FS, ID" w:date="2026-03-24T14:45:00Z" w16du:dateUtc="2026-03-24T20:45:00Z">
        <w:r w:rsidR="005B12A8">
          <w:t>x – x m</w:t>
        </w:r>
      </w:ins>
      <w:ins w:id="437" w:author="Isaak, Daniel - FS, ID" w:date="2026-03-24T14:41:00Z" w16du:dateUtc="2026-03-24T20:41:00Z">
        <w:r w:rsidR="005B12A8">
          <w:t>)</w:t>
        </w:r>
      </w:ins>
      <w:r w:rsidR="003D037B" w:rsidRPr="00613FB6">
        <w:t>, stream siz</w:t>
      </w:r>
      <w:r w:rsidR="000D4517" w:rsidRPr="00613FB6">
        <w:t>e</w:t>
      </w:r>
      <w:ins w:id="438" w:author="Isaak, Daniel - FS, ID" w:date="2026-03-24T14:46:00Z" w16du:dateUtc="2026-03-24T20:46:00Z">
        <w:r w:rsidR="005B12A8">
          <w:t>s</w:t>
        </w:r>
      </w:ins>
      <w:ins w:id="439" w:author="Isaak, Daniel - FS, ID" w:date="2026-03-24T14:41:00Z" w16du:dateUtc="2026-03-24T20:41:00Z">
        <w:r w:rsidR="005B12A8">
          <w:t xml:space="preserve"> (x – x m wide)</w:t>
        </w:r>
      </w:ins>
      <w:r w:rsidR="003D037B" w:rsidRPr="00613FB6">
        <w:t xml:space="preserve">, and </w:t>
      </w:r>
      <w:ins w:id="440" w:author="Isaak, Daniel - FS, ID" w:date="2026-03-24T14:41:00Z" w16du:dateUtc="2026-03-24T20:41:00Z">
        <w:r w:rsidR="005B12A8">
          <w:t>reach slope</w:t>
        </w:r>
      </w:ins>
      <w:ins w:id="441" w:author="Isaak, Daniel - FS, ID" w:date="2026-03-24T14:46:00Z" w16du:dateUtc="2026-03-24T20:46:00Z">
        <w:r w:rsidR="005B12A8">
          <w:t>s</w:t>
        </w:r>
      </w:ins>
      <w:ins w:id="442" w:author="Isaak, Daniel - FS, ID" w:date="2026-03-24T14:41:00Z" w16du:dateUtc="2026-03-24T20:41:00Z">
        <w:r w:rsidR="005B12A8">
          <w:t xml:space="preserve"> (</w:t>
        </w:r>
      </w:ins>
      <w:ins w:id="443" w:author="Isaak, Daniel - FS, ID" w:date="2026-03-24T14:42:00Z" w16du:dateUtc="2026-03-24T20:42:00Z">
        <w:r w:rsidR="005B12A8">
          <w:t>x – x %</w:t>
        </w:r>
      </w:ins>
      <w:ins w:id="444" w:author="Isaak, Daniel - FS, ID" w:date="2026-03-24T14:41:00Z" w16du:dateUtc="2026-03-24T20:41:00Z">
        <w:r w:rsidR="005B12A8">
          <w:t>)</w:t>
        </w:r>
      </w:ins>
      <w:del w:id="445" w:author="Isaak, Daniel - FS, ID" w:date="2026-03-24T14:41:00Z" w16du:dateUtc="2026-03-24T20:41:00Z">
        <w:r w:rsidR="00266B6D" w:rsidRPr="00613FB6" w:rsidDel="005B12A8">
          <w:delText>spawn timing</w:delText>
        </w:r>
      </w:del>
      <w:r w:rsidR="00667B85" w:rsidRPr="00613FB6">
        <w:t xml:space="preserve">. </w:t>
      </w:r>
      <w:r w:rsidR="00266B6D" w:rsidRPr="00613FB6">
        <w:t xml:space="preserve">To support collaboration and </w:t>
      </w:r>
      <w:r w:rsidR="00667B85" w:rsidRPr="00613FB6">
        <w:t>improve</w:t>
      </w:r>
      <w:r w:rsidR="00266B6D" w:rsidRPr="00613FB6">
        <w:t xml:space="preserve"> efficiency, some study reaches overlapped with existing index reaches monitored annually by the Idaho Department of Fish and Game</w:t>
      </w:r>
      <w:r w:rsidR="00667B85" w:rsidRPr="00613FB6">
        <w:t xml:space="preserve"> (IDFG)</w:t>
      </w:r>
      <w:r w:rsidR="00266B6D" w:rsidRPr="00613FB6">
        <w:t xml:space="preserve">, the Nez Perce </w:t>
      </w:r>
      <w:r w:rsidR="00393E1B">
        <w:t xml:space="preserve">Tribe, </w:t>
      </w:r>
      <w:r w:rsidR="00182851" w:rsidRPr="00613FB6">
        <w:t>Shoshone Bannock</w:t>
      </w:r>
      <w:r w:rsidR="00266B6D" w:rsidRPr="00613FB6">
        <w:t xml:space="preserve"> </w:t>
      </w:r>
      <w:r w:rsidR="00393E1B">
        <w:t>Tribe</w:t>
      </w:r>
      <w:r w:rsidR="00266B6D" w:rsidRPr="00613FB6">
        <w:t xml:space="preserve">, </w:t>
      </w:r>
      <w:r w:rsidR="004165A2" w:rsidRPr="00613FB6">
        <w:t>or</w:t>
      </w:r>
      <w:r w:rsidR="00266B6D" w:rsidRPr="00613FB6">
        <w:t xml:space="preserve"> the U.S. Forest Service (see Thurow et al. 20</w:t>
      </w:r>
      <w:r w:rsidR="00466CCB">
        <w:t>20</w:t>
      </w:r>
      <w:r w:rsidR="00266B6D" w:rsidRPr="00613FB6">
        <w:t xml:space="preserve"> for index reach methods and locations). </w:t>
      </w:r>
      <w:moveFromRangeStart w:id="446" w:author="Isaak, Daniel - FS, ID" w:date="2026-03-24T14:42:00Z" w:name="move225255795"/>
      <w:moveFrom w:id="447" w:author="Isaak, Daniel - FS, ID" w:date="2026-03-24T14:42:00Z" w16du:dateUtc="2026-03-24T20:42:00Z">
        <w:r w:rsidR="003C528E" w:rsidRPr="00613FB6" w:rsidDel="005B12A8">
          <w:t xml:space="preserve">Spawning occurs </w:t>
        </w:r>
        <w:r w:rsidR="00A51D2D" w:rsidRPr="00613FB6" w:rsidDel="005B12A8">
          <w:t xml:space="preserve">across a broad </w:t>
        </w:r>
        <w:r w:rsidR="003C528E" w:rsidRPr="00613FB6" w:rsidDel="005B12A8">
          <w:t>elevation rang</w:t>
        </w:r>
        <w:r w:rsidR="00A51D2D" w:rsidRPr="00613FB6" w:rsidDel="005B12A8">
          <w:t>e</w:t>
        </w:r>
        <w:r w:rsidR="00667B85" w:rsidRPr="00613FB6" w:rsidDel="005B12A8">
          <w:t xml:space="preserve">, </w:t>
        </w:r>
        <w:r w:rsidR="003C528E" w:rsidRPr="00613FB6" w:rsidDel="005B12A8">
          <w:t xml:space="preserve">from </w:t>
        </w:r>
        <w:r w:rsidR="00667B85" w:rsidRPr="00613FB6" w:rsidDel="005B12A8">
          <w:t>&lt;</w:t>
        </w:r>
        <w:r w:rsidR="00C847E7" w:rsidRPr="00613FB6" w:rsidDel="005B12A8">
          <w:t>920</w:t>
        </w:r>
        <w:r w:rsidR="00617D72" w:rsidDel="005B12A8">
          <w:t xml:space="preserve"> </w:t>
        </w:r>
        <w:r w:rsidR="001D5646" w:rsidRPr="00613FB6" w:rsidDel="005B12A8">
          <w:t xml:space="preserve">m </w:t>
        </w:r>
        <w:r w:rsidR="003C528E" w:rsidRPr="00613FB6" w:rsidDel="005B12A8">
          <w:t xml:space="preserve">in </w:t>
        </w:r>
        <w:r w:rsidR="00C97346" w:rsidRPr="00613FB6" w:rsidDel="005B12A8">
          <w:t xml:space="preserve">the lower mainstem </w:t>
        </w:r>
        <w:r w:rsidR="00A51D2D" w:rsidRPr="00613FB6" w:rsidDel="005B12A8">
          <w:t xml:space="preserve">to </w:t>
        </w:r>
        <w:r w:rsidR="00667B85" w:rsidRPr="00613FB6" w:rsidDel="005B12A8">
          <w:t>&gt;</w:t>
        </w:r>
        <w:r w:rsidR="0098347A" w:rsidRPr="00613FB6" w:rsidDel="005B12A8">
          <w:t>2000</w:t>
        </w:r>
        <w:r w:rsidR="00617D72" w:rsidDel="005B12A8">
          <w:t xml:space="preserve"> </w:t>
        </w:r>
        <w:r w:rsidR="001D5646" w:rsidRPr="00613FB6" w:rsidDel="005B12A8">
          <w:t xml:space="preserve">m </w:t>
        </w:r>
        <w:r w:rsidR="003C528E" w:rsidRPr="00613FB6" w:rsidDel="005B12A8">
          <w:t xml:space="preserve">in </w:t>
        </w:r>
        <w:r w:rsidR="00667B85" w:rsidRPr="00613FB6" w:rsidDel="005B12A8">
          <w:t xml:space="preserve">tributary </w:t>
        </w:r>
        <w:r w:rsidR="003C528E" w:rsidRPr="00613FB6" w:rsidDel="005B12A8">
          <w:t>headwater</w:t>
        </w:r>
        <w:r w:rsidR="001D5646" w:rsidRPr="00613FB6" w:rsidDel="005B12A8">
          <w:t>s</w:t>
        </w:r>
        <w:r w:rsidR="00667B85" w:rsidRPr="00613FB6" w:rsidDel="005B12A8">
          <w:t>.</w:t>
        </w:r>
        <w:r w:rsidR="004165A2" w:rsidRPr="00613FB6" w:rsidDel="005B12A8">
          <w:t xml:space="preserve"> </w:t>
        </w:r>
      </w:moveFrom>
      <w:moveFromRangeEnd w:id="446"/>
      <w:r w:rsidR="00560659" w:rsidRPr="00613FB6">
        <w:rPr>
          <w:bCs/>
        </w:rPr>
        <w:t>After selecting reach</w:t>
      </w:r>
      <w:r w:rsidR="004165A2" w:rsidRPr="00613FB6">
        <w:rPr>
          <w:bCs/>
        </w:rPr>
        <w:t>es</w:t>
      </w:r>
      <w:r w:rsidR="00560659" w:rsidRPr="00613FB6">
        <w:rPr>
          <w:bCs/>
        </w:rPr>
        <w:t xml:space="preserve">, </w:t>
      </w:r>
      <w:r w:rsidR="008012B4">
        <w:rPr>
          <w:bCs/>
        </w:rPr>
        <w:t>surveyors</w:t>
      </w:r>
      <w:r w:rsidR="008012B4" w:rsidRPr="00613FB6">
        <w:rPr>
          <w:bCs/>
        </w:rPr>
        <w:t xml:space="preserve"> </w:t>
      </w:r>
      <w:r w:rsidR="00560659" w:rsidRPr="00613FB6">
        <w:rPr>
          <w:bCs/>
        </w:rPr>
        <w:t xml:space="preserve">designated and marked subsections </w:t>
      </w:r>
      <w:r w:rsidR="004165A2" w:rsidRPr="00613FB6">
        <w:rPr>
          <w:bCs/>
        </w:rPr>
        <w:t>where redds would be identified</w:t>
      </w:r>
      <w:r w:rsidR="008A0A44">
        <w:rPr>
          <w:bCs/>
        </w:rPr>
        <w:t xml:space="preserve"> and georeferenced</w:t>
      </w:r>
      <w:r w:rsidR="004165A2" w:rsidRPr="00613FB6">
        <w:rPr>
          <w:bCs/>
        </w:rPr>
        <w:t>.</w:t>
      </w:r>
    </w:p>
    <w:p w14:paraId="3F53F276" w14:textId="6F8607B6" w:rsidR="0059774C" w:rsidRPr="00613FB6" w:rsidDel="006A3712" w:rsidRDefault="00C66782" w:rsidP="007E4777">
      <w:pPr>
        <w:pStyle w:val="BodyText"/>
        <w:ind w:firstLine="720"/>
        <w:rPr>
          <w:del w:id="448" w:author="Isaak, Daniel - FS, ID" w:date="2026-03-24T14:51:00Z" w16du:dateUtc="2026-03-24T20:51:00Z"/>
        </w:rPr>
      </w:pPr>
      <w:r>
        <w:t>Redd s</w:t>
      </w:r>
      <w:r w:rsidR="008012B4">
        <w:t>urveyors</w:t>
      </w:r>
      <w:r w:rsidR="008012B4" w:rsidRPr="00613FB6">
        <w:t xml:space="preserve"> </w:t>
      </w:r>
      <w:r w:rsidR="0059774C" w:rsidRPr="00613FB6">
        <w:t>intensively monitor</w:t>
      </w:r>
      <w:r w:rsidR="00A51D2D" w:rsidRPr="00613FB6">
        <w:t xml:space="preserve">ed Chinook salmon spawning </w:t>
      </w:r>
      <w:r w:rsidR="0059774C" w:rsidRPr="00613FB6">
        <w:t xml:space="preserve">from the onset of redd construction </w:t>
      </w:r>
      <w:ins w:id="449" w:author="Isaak, Daniel - FS, ID" w:date="2026-03-24T14:47:00Z" w16du:dateUtc="2026-03-24T20:47:00Z">
        <w:r w:rsidR="005B12A8">
          <w:t xml:space="preserve">in </w:t>
        </w:r>
        <w:r w:rsidR="005B12A8" w:rsidRPr="00613FB6">
          <w:t xml:space="preserve">late July </w:t>
        </w:r>
      </w:ins>
      <w:r w:rsidR="00A51D2D" w:rsidRPr="00613FB6">
        <w:t xml:space="preserve">through </w:t>
      </w:r>
      <w:r w:rsidR="0059774C" w:rsidRPr="00613FB6">
        <w:t>the completion of spawning</w:t>
      </w:r>
      <w:ins w:id="450" w:author="Isaak, Daniel - FS, ID" w:date="2026-03-24T14:47:00Z" w16du:dateUtc="2026-03-24T20:47:00Z">
        <w:r w:rsidR="005B12A8">
          <w:t xml:space="preserve"> in </w:t>
        </w:r>
        <w:r w:rsidR="005B12A8" w:rsidRPr="00613FB6">
          <w:t>mid-September</w:t>
        </w:r>
      </w:ins>
      <w:r w:rsidR="0059774C" w:rsidRPr="00613FB6">
        <w:t xml:space="preserve">. </w:t>
      </w:r>
      <w:del w:id="451" w:author="Isaak, Daniel - FS, ID" w:date="2026-03-24T14:48:00Z" w16du:dateUtc="2026-03-24T20:48:00Z">
        <w:r w:rsidR="00A51D2D" w:rsidRPr="00613FB6" w:rsidDel="005B12A8">
          <w:delText xml:space="preserve">From </w:delText>
        </w:r>
      </w:del>
      <w:del w:id="452" w:author="Isaak, Daniel - FS, ID" w:date="2026-03-24T14:47:00Z" w16du:dateUtc="2026-03-24T20:47:00Z">
        <w:r w:rsidR="0059774C" w:rsidRPr="00613FB6" w:rsidDel="005B12A8">
          <w:delText xml:space="preserve">late July </w:delText>
        </w:r>
      </w:del>
      <w:del w:id="453" w:author="Isaak, Daniel - FS, ID" w:date="2026-03-24T14:48:00Z" w16du:dateUtc="2026-03-24T20:48:00Z">
        <w:r w:rsidR="00A51D2D" w:rsidRPr="00613FB6" w:rsidDel="005B12A8">
          <w:delText>through</w:delText>
        </w:r>
      </w:del>
      <w:del w:id="454" w:author="Isaak, Daniel - FS, ID" w:date="2026-03-24T14:47:00Z" w16du:dateUtc="2026-03-24T20:47:00Z">
        <w:r w:rsidR="00A51D2D" w:rsidRPr="00613FB6" w:rsidDel="005B12A8">
          <w:delText xml:space="preserve"> </w:delText>
        </w:r>
        <w:r w:rsidR="007A7EFB" w:rsidRPr="00613FB6" w:rsidDel="005B12A8">
          <w:delText>mid-</w:delText>
        </w:r>
        <w:r w:rsidR="0059774C" w:rsidRPr="00613FB6" w:rsidDel="005B12A8">
          <w:delText>September</w:delText>
        </w:r>
      </w:del>
      <w:del w:id="455" w:author="Isaak, Daniel - FS, ID" w:date="2026-03-24T14:48:00Z" w16du:dateUtc="2026-03-24T20:48:00Z">
        <w:r w:rsidR="0059774C" w:rsidRPr="00613FB6" w:rsidDel="005B12A8">
          <w:delText>, t</w:delText>
        </w:r>
      </w:del>
      <w:ins w:id="456" w:author="Isaak, Daniel - FS, ID" w:date="2026-03-24T14:48:00Z" w16du:dateUtc="2026-03-24T20:48:00Z">
        <w:r w:rsidR="005B12A8">
          <w:t>T</w:t>
        </w:r>
      </w:ins>
      <w:r w:rsidR="0059774C" w:rsidRPr="00613FB6">
        <w:t xml:space="preserve">rained </w:t>
      </w:r>
      <w:r w:rsidR="00A51D2D" w:rsidRPr="00613FB6">
        <w:t xml:space="preserve">observers </w:t>
      </w:r>
      <w:r w:rsidR="0059774C" w:rsidRPr="00613FB6">
        <w:t xml:space="preserve">walked stream banks </w:t>
      </w:r>
      <w:r w:rsidR="004165A2" w:rsidRPr="00613FB6">
        <w:t xml:space="preserve">within </w:t>
      </w:r>
      <w:r w:rsidR="0059774C" w:rsidRPr="00613FB6">
        <w:t>each study reach</w:t>
      </w:r>
      <w:r w:rsidR="00A51D2D" w:rsidRPr="00613FB6">
        <w:t xml:space="preserve"> </w:t>
      </w:r>
      <w:r w:rsidR="00182851">
        <w:t xml:space="preserve">on </w:t>
      </w:r>
      <w:r w:rsidR="00A51D2D" w:rsidRPr="00613FB6">
        <w:t>3-</w:t>
      </w:r>
      <w:r w:rsidR="001873E5">
        <w:t>5</w:t>
      </w:r>
      <w:r w:rsidR="00617D72">
        <w:t>-</w:t>
      </w:r>
      <w:r w:rsidR="00A51D2D" w:rsidRPr="00613FB6">
        <w:t>day</w:t>
      </w:r>
      <w:r w:rsidR="00182851">
        <w:t xml:space="preserve"> intervals</w:t>
      </w:r>
      <w:r w:rsidR="00A51D2D" w:rsidRPr="00613FB6">
        <w:t xml:space="preserve"> </w:t>
      </w:r>
      <w:r w:rsidR="004165A2" w:rsidRPr="00613FB6">
        <w:t xml:space="preserve">and </w:t>
      </w:r>
      <w:r w:rsidR="00A51D2D" w:rsidRPr="00613FB6">
        <w:t>search</w:t>
      </w:r>
      <w:r w:rsidR="004165A2" w:rsidRPr="00613FB6">
        <w:t>ed</w:t>
      </w:r>
      <w:r w:rsidR="00A51D2D" w:rsidRPr="00613FB6">
        <w:t xml:space="preserve"> </w:t>
      </w:r>
      <w:r w:rsidR="0059774C" w:rsidRPr="00613FB6">
        <w:t xml:space="preserve">for newly constructed </w:t>
      </w:r>
      <w:r w:rsidR="009178E0" w:rsidRPr="00613FB6">
        <w:t>redds</w:t>
      </w:r>
      <w:ins w:id="457" w:author="Isaak, Daniel - FS, ID" w:date="2026-03-24T14:48:00Z" w16du:dateUtc="2026-03-24T20:48:00Z">
        <w:r w:rsidR="005B12A8">
          <w:t>,</w:t>
        </w:r>
      </w:ins>
      <w:ins w:id="458" w:author="Isaak, Daniel - FS, ID" w:date="2026-03-24T14:49:00Z" w16du:dateUtc="2026-03-24T20:49:00Z">
        <w:r w:rsidR="005B12A8">
          <w:t xml:space="preserve"> </w:t>
        </w:r>
      </w:ins>
      <w:del w:id="459" w:author="Isaak, Daniel - FS, ID" w:date="2026-03-24T14:49:00Z" w16du:dateUtc="2026-03-24T20:49:00Z">
        <w:r w:rsidR="009178E0" w:rsidRPr="00613FB6" w:rsidDel="006A3712">
          <w:delText xml:space="preserve">. </w:delText>
        </w:r>
        <w:r w:rsidDel="006A3712">
          <w:delText xml:space="preserve">Surveyors </w:delText>
        </w:r>
        <w:r w:rsidR="00A51D2D" w:rsidRPr="00613FB6" w:rsidDel="006A3712">
          <w:delText>began s</w:delText>
        </w:r>
        <w:r w:rsidDel="006A3712">
          <w:delText>earching for redds</w:delText>
        </w:r>
        <w:r w:rsidR="00A51D2D" w:rsidRPr="00613FB6" w:rsidDel="006A3712">
          <w:delText xml:space="preserve"> </w:delText>
        </w:r>
        <w:r w:rsidR="009178E0" w:rsidRPr="00613FB6" w:rsidDel="006A3712">
          <w:delText>before</w:delText>
        </w:r>
        <w:r w:rsidR="00A51D2D" w:rsidRPr="00613FB6" w:rsidDel="006A3712">
          <w:delText xml:space="preserve"> the onset of spawning and </w:delText>
        </w:r>
      </w:del>
      <w:r w:rsidR="00521FCD" w:rsidRPr="00613FB6">
        <w:t>georeferen</w:t>
      </w:r>
      <w:del w:id="460" w:author="Isaak, Daniel - FS, ID" w:date="2026-03-24T14:49:00Z" w16du:dateUtc="2026-03-24T20:49:00Z">
        <w:r w:rsidR="00521FCD" w:rsidRPr="00613FB6" w:rsidDel="006A3712">
          <w:delText>c</w:delText>
        </w:r>
      </w:del>
      <w:ins w:id="461" w:author="Isaak, Daniel - FS, ID" w:date="2026-03-24T14:49:00Z" w16du:dateUtc="2026-03-24T20:49:00Z">
        <w:r w:rsidR="006A3712">
          <w:t xml:space="preserve">cing these </w:t>
        </w:r>
      </w:ins>
      <w:del w:id="462" w:author="Isaak, Daniel - FS, ID" w:date="2026-03-24T14:49:00Z" w16du:dateUtc="2026-03-24T20:49:00Z">
        <w:r w:rsidR="00521FCD" w:rsidRPr="00613FB6" w:rsidDel="006A3712">
          <w:delText xml:space="preserve">ed </w:delText>
        </w:r>
        <w:r w:rsidR="0059774C" w:rsidRPr="00613FB6" w:rsidDel="006A3712">
          <w:delText xml:space="preserve">redd </w:delText>
        </w:r>
      </w:del>
      <w:r w:rsidR="0059774C" w:rsidRPr="00613FB6">
        <w:t xml:space="preserve">locations </w:t>
      </w:r>
      <w:r w:rsidR="004165A2" w:rsidRPr="00613FB6">
        <w:t xml:space="preserve">with </w:t>
      </w:r>
      <w:r w:rsidR="0059774C" w:rsidRPr="00613FB6">
        <w:t xml:space="preserve">GPS </w:t>
      </w:r>
      <w:r w:rsidR="00A51D2D" w:rsidRPr="00613FB6">
        <w:t>units</w:t>
      </w:r>
      <w:r w:rsidR="004165A2" w:rsidRPr="00613FB6">
        <w:t xml:space="preserve">. To avoid </w:t>
      </w:r>
      <w:r w:rsidR="00D8716E" w:rsidRPr="00613FB6">
        <w:t xml:space="preserve">commission </w:t>
      </w:r>
      <w:r w:rsidR="004165A2" w:rsidRPr="00613FB6">
        <w:t>errors d</w:t>
      </w:r>
      <w:r w:rsidR="0059774C" w:rsidRPr="00613FB6">
        <w:t xml:space="preserve">uring </w:t>
      </w:r>
      <w:del w:id="463" w:author="Isaak, Daniel - FS, ID" w:date="2026-03-24T14:50:00Z" w16du:dateUtc="2026-03-24T20:50:00Z">
        <w:r w:rsidR="0059774C" w:rsidRPr="00613FB6" w:rsidDel="006A3712">
          <w:delText xml:space="preserve">the </w:delText>
        </w:r>
      </w:del>
      <w:r w:rsidR="0059774C" w:rsidRPr="00613FB6">
        <w:t>initial survey</w:t>
      </w:r>
      <w:ins w:id="464" w:author="Isaak, Daniel - FS, ID" w:date="2026-03-24T14:50:00Z" w16du:dateUtc="2026-03-24T20:50:00Z">
        <w:r w:rsidR="006A3712">
          <w:t>s</w:t>
        </w:r>
      </w:ins>
      <w:r w:rsidR="0059774C" w:rsidRPr="00613FB6">
        <w:t xml:space="preserve">, </w:t>
      </w:r>
      <w:ins w:id="465" w:author="Isaak, Daniel - FS, ID" w:date="2026-03-24T14:50:00Z" w16du:dateUtc="2026-03-24T20:50:00Z">
        <w:r w:rsidR="006A3712">
          <w:t>observers</w:t>
        </w:r>
      </w:ins>
      <w:del w:id="466" w:author="Isaak, Daniel - FS, ID" w:date="2026-03-24T14:50:00Z" w16du:dateUtc="2026-03-24T20:50:00Z">
        <w:r w:rsidDel="006A3712">
          <w:delText>surveyors</w:delText>
        </w:r>
      </w:del>
      <w:r w:rsidR="00D8716E" w:rsidRPr="00613FB6">
        <w:t xml:space="preserve"> </w:t>
      </w:r>
      <w:r w:rsidR="0059774C" w:rsidRPr="00613FB6">
        <w:t xml:space="preserve">recorded </w:t>
      </w:r>
      <w:r w:rsidR="00D8716E" w:rsidRPr="00613FB6">
        <w:t xml:space="preserve">all prior year redds or </w:t>
      </w:r>
      <w:r w:rsidR="0059774C" w:rsidRPr="00613FB6">
        <w:t>redd-like streambed features that might have been confused with new</w:t>
      </w:r>
      <w:r w:rsidR="00393E1B">
        <w:t>ly constructed</w:t>
      </w:r>
      <w:r w:rsidR="0059774C" w:rsidRPr="00613FB6">
        <w:t xml:space="preserve"> redds</w:t>
      </w:r>
      <w:r w:rsidR="00D8716E" w:rsidRPr="00613FB6">
        <w:t>.</w:t>
      </w:r>
      <w:r w:rsidR="00182851">
        <w:t xml:space="preserve"> </w:t>
      </w:r>
      <w:r w:rsidR="009178E0" w:rsidRPr="00613FB6">
        <w:t>Based on o</w:t>
      </w:r>
      <w:r w:rsidR="0059774C" w:rsidRPr="00613FB6">
        <w:t xml:space="preserve">ur prior observations in the Salmon River basin, female Chinook salmon typically remain on </w:t>
      </w:r>
      <w:r w:rsidR="008138F2" w:rsidRPr="00613FB6">
        <w:t xml:space="preserve">excavated </w:t>
      </w:r>
      <w:r w:rsidR="0059774C" w:rsidRPr="00613FB6">
        <w:t>redds for 3</w:t>
      </w:r>
      <w:r w:rsidR="00D8716E" w:rsidRPr="00613FB6">
        <w:t>-</w:t>
      </w:r>
      <w:r w:rsidR="0059774C" w:rsidRPr="00613FB6">
        <w:t>5 days</w:t>
      </w:r>
      <w:ins w:id="467" w:author="Isaak, Daniel - FS, ID" w:date="2026-03-24T14:52:00Z" w16du:dateUtc="2026-03-24T20:52:00Z">
        <w:r w:rsidR="006A3712">
          <w:t xml:space="preserve">, so </w:t>
        </w:r>
      </w:ins>
      <w:del w:id="468" w:author="Isaak, Daniel - FS, ID" w:date="2026-03-24T14:52:00Z" w16du:dateUtc="2026-03-24T20:52:00Z">
        <w:r w:rsidR="0059774C" w:rsidRPr="00613FB6" w:rsidDel="006A3712">
          <w:delText xml:space="preserve">. </w:delText>
        </w:r>
        <w:r w:rsidR="00D8716E" w:rsidRPr="00613FB6" w:rsidDel="006A3712">
          <w:delText xml:space="preserve">Consequently, </w:delText>
        </w:r>
      </w:del>
      <w:r w:rsidR="009178E0" w:rsidRPr="00613FB6">
        <w:t>w</w:t>
      </w:r>
      <w:r w:rsidR="0059774C" w:rsidRPr="00613FB6">
        <w:t xml:space="preserve">e assumed </w:t>
      </w:r>
      <w:r w:rsidR="00D8716E" w:rsidRPr="00613FB6">
        <w:t xml:space="preserve">our </w:t>
      </w:r>
      <w:del w:id="469" w:author="Isaak, Daniel - FS, ID" w:date="2026-03-24T14:52:00Z" w16du:dateUtc="2026-03-24T20:52:00Z">
        <w:r w:rsidR="0059774C" w:rsidRPr="00613FB6" w:rsidDel="006A3712">
          <w:delText>3</w:delText>
        </w:r>
        <w:r w:rsidR="00D8716E" w:rsidRPr="00613FB6" w:rsidDel="006A3712">
          <w:delText>-</w:delText>
        </w:r>
        <w:r w:rsidR="0059774C" w:rsidRPr="00613FB6" w:rsidDel="006A3712">
          <w:delText>5</w:delText>
        </w:r>
        <w:r w:rsidR="00617D72" w:rsidDel="006A3712">
          <w:delText>-</w:delText>
        </w:r>
        <w:r w:rsidR="0059774C" w:rsidRPr="00613FB6" w:rsidDel="006A3712">
          <w:delText xml:space="preserve">day </w:delText>
        </w:r>
      </w:del>
      <w:r w:rsidR="009178E0" w:rsidRPr="00613FB6">
        <w:t>survey interval</w:t>
      </w:r>
      <w:ins w:id="470" w:author="Isaak, Daniel - FS, ID" w:date="2026-03-24T14:52:00Z" w16du:dateUtc="2026-03-24T20:52:00Z">
        <w:r w:rsidR="006A3712">
          <w:t>s</w:t>
        </w:r>
      </w:ins>
      <w:r w:rsidR="009178E0" w:rsidRPr="00613FB6">
        <w:t xml:space="preserve"> maximize</w:t>
      </w:r>
      <w:r w:rsidR="00D8716E" w:rsidRPr="00613FB6">
        <w:t>d</w:t>
      </w:r>
      <w:r w:rsidR="009178E0" w:rsidRPr="00613FB6">
        <w:t xml:space="preserve"> </w:t>
      </w:r>
      <w:r w:rsidR="0059774C" w:rsidRPr="00613FB6">
        <w:t xml:space="preserve">the likelihood of detecting </w:t>
      </w:r>
      <w:del w:id="471" w:author="Isaak, Daniel - FS, ID" w:date="2026-03-24T14:52:00Z" w16du:dateUtc="2026-03-24T20:52:00Z">
        <w:r w:rsidR="0059774C" w:rsidRPr="00613FB6" w:rsidDel="006A3712">
          <w:delText xml:space="preserve">all </w:delText>
        </w:r>
      </w:del>
      <w:r w:rsidR="0059774C" w:rsidRPr="00613FB6">
        <w:t>redds</w:t>
      </w:r>
      <w:r w:rsidR="009178E0" w:rsidRPr="00613FB6">
        <w:t xml:space="preserve"> soon after </w:t>
      </w:r>
      <w:r w:rsidR="008138F2" w:rsidRPr="00613FB6">
        <w:t xml:space="preserve">their </w:t>
      </w:r>
      <w:r w:rsidR="009178E0" w:rsidRPr="00613FB6">
        <w:t>construction</w:t>
      </w:r>
      <w:r w:rsidR="0059774C" w:rsidRPr="00613FB6">
        <w:t xml:space="preserve">. </w:t>
      </w:r>
    </w:p>
    <w:p w14:paraId="03BB5ED9" w14:textId="72E868C6" w:rsidR="00127346" w:rsidRDefault="009178E0">
      <w:pPr>
        <w:pStyle w:val="BodyText"/>
        <w:ind w:firstLine="720"/>
        <w:pPrChange w:id="472" w:author="Isaak, Daniel - FS, ID" w:date="2026-03-24T14:51:00Z" w16du:dateUtc="2026-03-24T20:51:00Z">
          <w:pPr>
            <w:pStyle w:val="BodyText"/>
          </w:pPr>
        </w:pPrChange>
      </w:pPr>
      <w:del w:id="473" w:author="Isaak, Daniel - FS, ID" w:date="2026-03-24T14:51:00Z" w16du:dateUtc="2026-03-24T20:51:00Z">
        <w:r w:rsidRPr="00613FB6" w:rsidDel="006A3712">
          <w:tab/>
        </w:r>
      </w:del>
      <w:r w:rsidR="00C66782">
        <w:t xml:space="preserve">Based on </w:t>
      </w:r>
      <w:r w:rsidR="008A0A44">
        <w:t xml:space="preserve">our </w:t>
      </w:r>
      <w:r w:rsidRPr="00613FB6">
        <w:t>survey</w:t>
      </w:r>
      <w:r w:rsidR="008A0A44">
        <w:t xml:space="preserve"> intervals</w:t>
      </w:r>
      <w:r w:rsidR="00127346" w:rsidRPr="00613FB6">
        <w:t xml:space="preserve">, </w:t>
      </w:r>
      <w:r w:rsidRPr="00613FB6">
        <w:t xml:space="preserve">we inferred </w:t>
      </w:r>
      <w:r w:rsidR="00127346" w:rsidRPr="00613FB6">
        <w:t xml:space="preserve">spawn </w:t>
      </w:r>
      <w:r w:rsidRPr="00613FB6">
        <w:t xml:space="preserve">timing </w:t>
      </w:r>
      <w:r w:rsidR="00127346" w:rsidRPr="00613FB6">
        <w:t xml:space="preserve">from the </w:t>
      </w:r>
      <w:r w:rsidR="008138F2" w:rsidRPr="00613FB6">
        <w:t xml:space="preserve">first </w:t>
      </w:r>
      <w:r w:rsidR="00127346" w:rsidRPr="00613FB6">
        <w:t>date a redd was fully constructed.</w:t>
      </w:r>
      <w:r w:rsidR="00A77D67" w:rsidRPr="00613FB6">
        <w:t xml:space="preserve"> </w:t>
      </w:r>
      <w:r w:rsidRPr="00613FB6">
        <w:t xml:space="preserve">Redd locations were spatially </w:t>
      </w:r>
      <w:r w:rsidR="00127346" w:rsidRPr="00613FB6">
        <w:t xml:space="preserve">joined to </w:t>
      </w:r>
      <w:r w:rsidRPr="00613FB6">
        <w:t xml:space="preserve">stream reaches in </w:t>
      </w:r>
      <w:r w:rsidR="00127346" w:rsidRPr="00613FB6">
        <w:t xml:space="preserve">the NHDPlus </w:t>
      </w:r>
      <w:r w:rsidRPr="00613FB6">
        <w:t xml:space="preserve">dataset </w:t>
      </w:r>
      <w:r w:rsidR="00127346" w:rsidRPr="00613FB6">
        <w:t>(</w:t>
      </w:r>
      <w:r w:rsidRPr="00613FB6">
        <w:t>Moore et al. 2019</w:t>
      </w:r>
      <w:r w:rsidR="00127346" w:rsidRPr="00613FB6">
        <w:t xml:space="preserve">) </w:t>
      </w:r>
      <w:r w:rsidR="00441AAC" w:rsidRPr="00613FB6">
        <w:t>and</w:t>
      </w:r>
      <w:r w:rsidR="00127346" w:rsidRPr="00613FB6">
        <w:t xml:space="preserve"> assign</w:t>
      </w:r>
      <w:r w:rsidR="00441AAC" w:rsidRPr="00613FB6">
        <w:t>ed</w:t>
      </w:r>
      <w:r w:rsidR="00127346" w:rsidRPr="00613FB6">
        <w:t xml:space="preserve"> a common identifier (COMID). </w:t>
      </w:r>
      <w:r w:rsidRPr="00613FB6">
        <w:t xml:space="preserve">This identifier was </w:t>
      </w:r>
      <w:r w:rsidR="00F824FC" w:rsidRPr="00613FB6">
        <w:t xml:space="preserve">used </w:t>
      </w:r>
      <w:r w:rsidR="00127346" w:rsidRPr="00613FB6">
        <w:t xml:space="preserve">to link </w:t>
      </w:r>
      <w:r w:rsidRPr="00613FB6">
        <w:t xml:space="preserve">each </w:t>
      </w:r>
      <w:r w:rsidR="00127346" w:rsidRPr="00613FB6">
        <w:t xml:space="preserve">redd with </w:t>
      </w:r>
      <w:r w:rsidRPr="00613FB6">
        <w:t xml:space="preserve">environmental </w:t>
      </w:r>
      <w:r w:rsidR="00127346" w:rsidRPr="00613FB6">
        <w:t>covariate</w:t>
      </w:r>
      <w:r w:rsidRPr="00613FB6">
        <w:t>s</w:t>
      </w:r>
      <w:r w:rsidR="00127346" w:rsidRPr="00613FB6">
        <w:t xml:space="preserve"> </w:t>
      </w:r>
      <w:r w:rsidR="00393E1B">
        <w:t xml:space="preserve">measured </w:t>
      </w:r>
      <w:r w:rsidR="00182851">
        <w:t xml:space="preserve">in </w:t>
      </w:r>
      <w:r w:rsidR="00393E1B">
        <w:t xml:space="preserve">or derived </w:t>
      </w:r>
      <w:r w:rsidRPr="00613FB6">
        <w:t xml:space="preserve">from the corresponding </w:t>
      </w:r>
      <w:r w:rsidR="00127346" w:rsidRPr="00613FB6">
        <w:t>stream reach</w:t>
      </w:r>
      <w:del w:id="474" w:author="Isaak, Daniel - FS, ID" w:date="2026-03-24T14:51:00Z" w16du:dateUtc="2026-03-24T20:51:00Z">
        <w:r w:rsidR="00121A7B" w:rsidRPr="00613FB6" w:rsidDel="006A3712">
          <w:delText xml:space="preserve"> (i.e., COMID)</w:delText>
        </w:r>
        <w:r w:rsidRPr="00613FB6" w:rsidDel="006A3712">
          <w:delText>.</w:delText>
        </w:r>
      </w:del>
      <w:ins w:id="475" w:author="Isaak, Daniel - FS, ID" w:date="2026-03-24T14:51:00Z" w16du:dateUtc="2026-03-24T20:51:00Z">
        <w:r w:rsidR="006A3712">
          <w:t>.</w:t>
        </w:r>
      </w:ins>
      <w:r w:rsidR="00127346" w:rsidRPr="00613FB6">
        <w:t xml:space="preserve"> </w:t>
      </w:r>
      <w:del w:id="476" w:author="Isaak, Daniel - FS, ID" w:date="2026-03-24T14:14:00Z" w16du:dateUtc="2026-03-24T20:14:00Z">
        <w:r w:rsidR="008138F2" w:rsidRPr="00613FB6" w:rsidDel="00770C61">
          <w:delText xml:space="preserve">We excluded data from 2001, and from Knapp and Cape Horn </w:delText>
        </w:r>
        <w:r w:rsidR="00A90EE0" w:rsidDel="00770C61">
          <w:delText>c</w:delText>
        </w:r>
        <w:r w:rsidR="008138F2" w:rsidRPr="00613FB6" w:rsidDel="00770C61">
          <w:delText>reeks</w:delText>
        </w:r>
        <w:r w:rsidR="006F2A0F" w:rsidRPr="00613FB6" w:rsidDel="00770C61">
          <w:delText xml:space="preserve"> (Marsh Creek tributaries) because of</w:delText>
        </w:r>
        <w:r w:rsidR="008138F2" w:rsidRPr="00613FB6" w:rsidDel="00770C61">
          <w:delText xml:space="preserve"> inconsistent sampling. </w:delText>
        </w:r>
      </w:del>
      <w:r w:rsidRPr="00613FB6">
        <w:t>The final dataset co</w:t>
      </w:r>
      <w:r w:rsidR="008138F2" w:rsidRPr="00613FB6">
        <w:t>ntained</w:t>
      </w:r>
      <w:r w:rsidRPr="00613FB6">
        <w:t xml:space="preserve"> 3,016 </w:t>
      </w:r>
      <w:r w:rsidR="006F2A0F" w:rsidRPr="00613FB6">
        <w:t xml:space="preserve">georeferenced </w:t>
      </w:r>
      <w:r w:rsidRPr="00613FB6">
        <w:t>redd</w:t>
      </w:r>
      <w:r w:rsidR="006F2A0F" w:rsidRPr="00613FB6">
        <w:t>s</w:t>
      </w:r>
      <w:ins w:id="477" w:author="Isaak, Daniel - FS, ID" w:date="2026-03-24T14:14:00Z" w16du:dateUtc="2026-03-24T20:14:00Z">
        <w:r w:rsidR="00770C61">
          <w:t xml:space="preserve"> with completion date</w:t>
        </w:r>
      </w:ins>
      <w:ins w:id="478" w:author="Isaak, Daniel - FS, ID" w:date="2026-03-24T14:17:00Z" w16du:dateUtc="2026-03-24T20:17:00Z">
        <w:r w:rsidR="00770C61">
          <w:t>s</w:t>
        </w:r>
      </w:ins>
      <w:ins w:id="479" w:author="Isaak, Daniel - FS, ID" w:date="2026-03-24T14:14:00Z" w16du:dateUtc="2026-03-24T20:14:00Z">
        <w:r w:rsidR="00770C61">
          <w:t xml:space="preserve"> </w:t>
        </w:r>
      </w:ins>
      <w:del w:id="480" w:author="Isaak, Daniel - FS, ID" w:date="2026-03-24T14:14:00Z" w16du:dateUtc="2026-03-24T20:14:00Z">
        <w:r w:rsidRPr="00613FB6" w:rsidDel="00770C61">
          <w:delText xml:space="preserve"> (</w:delText>
        </w:r>
        <w:r w:rsidRPr="00613FB6" w:rsidDel="00770C61">
          <w:rPr>
            <w:i/>
            <w:iCs/>
          </w:rPr>
          <w:delText>i.e.</w:delText>
        </w:r>
        <w:r w:rsidRPr="00613FB6" w:rsidDel="00770C61">
          <w:delText xml:space="preserve">, inferred spawn date) </w:delText>
        </w:r>
      </w:del>
      <w:r w:rsidRPr="00613FB6">
        <w:t xml:space="preserve">across </w:t>
      </w:r>
      <w:ins w:id="481" w:author="Isaak, Daniel - FS, ID" w:date="2026-03-24T14:14:00Z" w16du:dateUtc="2026-03-24T20:14:00Z">
        <w:r w:rsidR="00770C61">
          <w:t xml:space="preserve">four years and </w:t>
        </w:r>
      </w:ins>
      <w:r w:rsidRPr="00393E1B">
        <w:t>10</w:t>
      </w:r>
      <w:r w:rsidR="009F4A5D" w:rsidRPr="00393E1B">
        <w:t>4</w:t>
      </w:r>
      <w:r w:rsidR="009F4A5D" w:rsidRPr="00613FB6">
        <w:t xml:space="preserve"> </w:t>
      </w:r>
      <w:ins w:id="482" w:author="Isaak, Daniel - FS, ID" w:date="2026-03-24T14:17:00Z" w16du:dateUtc="2026-03-24T20:17:00Z">
        <w:r w:rsidR="00770C61">
          <w:t xml:space="preserve">unique </w:t>
        </w:r>
      </w:ins>
      <w:r w:rsidRPr="00613FB6">
        <w:t>stream reach</w:t>
      </w:r>
      <w:del w:id="483" w:author="Isaak, Daniel - FS, ID" w:date="2026-03-24T14:19:00Z" w16du:dateUtc="2026-03-24T20:19:00Z">
        <w:r w:rsidRPr="00613FB6" w:rsidDel="00770C61">
          <w:delText>es</w:delText>
        </w:r>
      </w:del>
      <w:r w:rsidRPr="00613FB6">
        <w:t xml:space="preserve"> </w:t>
      </w:r>
      <w:del w:id="484" w:author="Isaak, Daniel - FS, ID" w:date="2026-03-24T14:19:00Z" w16du:dateUtc="2026-03-24T20:19:00Z">
        <w:r w:rsidRPr="00613FB6" w:rsidDel="00770C61">
          <w:delText>(</w:delText>
        </w:r>
        <w:r w:rsidR="00121A7B" w:rsidRPr="00613FB6" w:rsidDel="00770C61">
          <w:delText xml:space="preserve">i.e., </w:delText>
        </w:r>
      </w:del>
      <w:r w:rsidRPr="00613FB6">
        <w:t>COMIDs</w:t>
      </w:r>
      <w:del w:id="485" w:author="Isaak, Daniel - FS, ID" w:date="2026-03-24T14:19:00Z" w16du:dateUtc="2026-03-24T20:19:00Z">
        <w:r w:rsidRPr="00613FB6" w:rsidDel="00770C61">
          <w:delText xml:space="preserve">), nested </w:delText>
        </w:r>
      </w:del>
      <w:ins w:id="486" w:author="Isaak, Daniel - FS, ID" w:date="2026-03-24T14:19:00Z" w16du:dateUtc="2026-03-24T20:19:00Z">
        <w:r w:rsidR="00770C61">
          <w:t xml:space="preserve"> </w:t>
        </w:r>
      </w:ins>
      <w:r w:rsidRPr="00613FB6">
        <w:t xml:space="preserve">within </w:t>
      </w:r>
      <w:del w:id="487" w:author="Isaak, Daniel - FS, ID" w:date="2026-03-24T14:19:00Z" w16du:dateUtc="2026-03-24T20:19:00Z">
        <w:r w:rsidR="00182851" w:rsidDel="00770C61">
          <w:delText xml:space="preserve">the </w:delText>
        </w:r>
      </w:del>
      <w:r w:rsidR="00182851">
        <w:t xml:space="preserve">eight </w:t>
      </w:r>
      <w:r w:rsidR="006F2A0F" w:rsidRPr="00613FB6">
        <w:t>spawning tributaries</w:t>
      </w:r>
      <w:del w:id="488" w:author="Isaak, Daniel - FS, ID" w:date="2026-03-24T14:19:00Z" w16du:dateUtc="2026-03-24T20:19:00Z">
        <w:r w:rsidR="006F2A0F" w:rsidRPr="00613FB6" w:rsidDel="00770C61">
          <w:delText xml:space="preserve"> </w:delText>
        </w:r>
        <w:r w:rsidR="00182851" w:rsidDel="00770C61">
          <w:delText>listed above</w:delText>
        </w:r>
        <w:r w:rsidRPr="00613FB6" w:rsidDel="00770C61">
          <w:delText>, and spanning four years</w:delText>
        </w:r>
      </w:del>
      <w:r w:rsidRPr="00613FB6">
        <w:t xml:space="preserve">. </w:t>
      </w:r>
    </w:p>
    <w:p w14:paraId="79E39745" w14:textId="77777777" w:rsidR="008A0A44" w:rsidRPr="00613FB6" w:rsidRDefault="008A0A44" w:rsidP="007E4777">
      <w:pPr>
        <w:pStyle w:val="BodyText"/>
      </w:pPr>
    </w:p>
    <w:p w14:paraId="69E45B26" w14:textId="4210603B" w:rsidR="009178E0" w:rsidRPr="00393E1B" w:rsidRDefault="009178E0" w:rsidP="007E4777">
      <w:pPr>
        <w:pStyle w:val="BodyText"/>
        <w:rPr>
          <w:b/>
          <w:bCs/>
          <w:i/>
          <w:iCs/>
        </w:rPr>
      </w:pPr>
      <w:r w:rsidRPr="00393E1B">
        <w:rPr>
          <w:b/>
          <w:bCs/>
          <w:i/>
          <w:iCs/>
        </w:rPr>
        <w:t xml:space="preserve">Covariates </w:t>
      </w:r>
    </w:p>
    <w:p w14:paraId="169A8598" w14:textId="673517FA" w:rsidR="009178E0" w:rsidRPr="00613FB6" w:rsidDel="00BA309B" w:rsidRDefault="009178E0">
      <w:pPr>
        <w:pStyle w:val="BodyText"/>
        <w:rPr>
          <w:del w:id="489" w:author="Isaak, Daniel - FS, ID" w:date="2026-03-24T15:22:00Z" w16du:dateUtc="2026-03-24T21:22:00Z"/>
        </w:rPr>
      </w:pPr>
      <w:r w:rsidRPr="00613FB6">
        <w:t xml:space="preserve">Covariates were selected based on </w:t>
      </w:r>
      <w:commentRangeStart w:id="490"/>
      <w:r w:rsidRPr="00613FB6">
        <w:t>ecological relevance, full coverage across the study area, and low collinearity</w:t>
      </w:r>
      <w:r w:rsidR="00A635FF" w:rsidRPr="00613FB6">
        <w:t xml:space="preserve"> (Appendix A1, Section 1.2)</w:t>
      </w:r>
      <w:r w:rsidRPr="00613FB6">
        <w:t xml:space="preserve">. Elevation and slope </w:t>
      </w:r>
      <w:commentRangeEnd w:id="490"/>
      <w:r w:rsidR="00E65959">
        <w:rPr>
          <w:rStyle w:val="CommentReference"/>
          <w:rFonts w:eastAsiaTheme="minorEastAsia"/>
        </w:rPr>
        <w:commentReference w:id="490"/>
      </w:r>
      <w:r w:rsidRPr="00613FB6">
        <w:t>were obtained from NHDPlus (</w:t>
      </w:r>
      <w:r w:rsidR="00F845F1">
        <w:t>McKay</w:t>
      </w:r>
      <w:r w:rsidRPr="00613FB6">
        <w:t xml:space="preserve"> et al. 201</w:t>
      </w:r>
      <w:r w:rsidR="00F845F1">
        <w:t>2</w:t>
      </w:r>
      <w:r w:rsidR="002A7B92" w:rsidRPr="00613FB6">
        <w:t xml:space="preserve">). </w:t>
      </w:r>
      <w:r w:rsidR="00EF3188" w:rsidRPr="00613FB6">
        <w:t>We indexed t</w:t>
      </w:r>
      <w:r w:rsidR="002A7B92" w:rsidRPr="00613FB6">
        <w:t>hermal</w:t>
      </w:r>
      <w:r w:rsidRPr="00613FB6">
        <w:t xml:space="preserve"> conditions using modeled daily stream temperatures</w:t>
      </w:r>
      <w:r w:rsidR="008012B4">
        <w:t xml:space="preserve"> at the COMID level</w:t>
      </w:r>
      <w:r w:rsidRPr="00613FB6">
        <w:t xml:space="preserve"> from Siegel et al.</w:t>
      </w:r>
      <w:del w:id="491" w:author="Isaak, Daniel - FS, ID" w:date="2026-03-24T14:39:00Z" w16du:dateUtc="2026-03-24T20:39:00Z">
        <w:r w:rsidRPr="00613FB6" w:rsidDel="005B12A8">
          <w:delText> </w:delText>
        </w:r>
      </w:del>
      <w:ins w:id="492" w:author="Isaak, Daniel - FS, ID" w:date="2026-03-24T14:39:00Z" w16du:dateUtc="2026-03-24T20:39:00Z">
        <w:r w:rsidR="005B12A8">
          <w:t xml:space="preserve"> </w:t>
        </w:r>
      </w:ins>
      <w:r w:rsidRPr="00613FB6">
        <w:t>(2023</w:t>
      </w:r>
      <w:r w:rsidR="002A7B92" w:rsidRPr="00613FB6">
        <w:t xml:space="preserve">) </w:t>
      </w:r>
      <w:r w:rsidR="00EF3188" w:rsidRPr="00613FB6">
        <w:t>a</w:t>
      </w:r>
      <w:r w:rsidR="00182851">
        <w:t xml:space="preserve">fter </w:t>
      </w:r>
      <w:r w:rsidR="00EF3188" w:rsidRPr="00613FB6">
        <w:t>confirm</w:t>
      </w:r>
      <w:r w:rsidR="00182851">
        <w:t>ing</w:t>
      </w:r>
      <w:r w:rsidR="00EF3188" w:rsidRPr="00613FB6">
        <w:t xml:space="preserve"> </w:t>
      </w:r>
      <w:r w:rsidRPr="00613FB6">
        <w:t xml:space="preserve">strong agreement </w:t>
      </w:r>
      <w:r w:rsidR="00EF3188" w:rsidRPr="00613FB6">
        <w:t xml:space="preserve">with </w:t>
      </w:r>
      <w:r w:rsidR="002B4CEB">
        <w:t xml:space="preserve">empirical </w:t>
      </w:r>
      <w:r w:rsidR="00EF3188" w:rsidRPr="00613FB6">
        <w:lastRenderedPageBreak/>
        <w:t>temperature</w:t>
      </w:r>
      <w:r w:rsidRPr="00613FB6">
        <w:t xml:space="preserve"> data </w:t>
      </w:r>
      <w:r w:rsidR="00182851">
        <w:t>measured</w:t>
      </w:r>
      <w:r w:rsidR="00EF3188" w:rsidRPr="00613FB6">
        <w:t xml:space="preserve"> </w:t>
      </w:r>
      <w:r w:rsidRPr="00613FB6">
        <w:t>in Idaho (</w:t>
      </w:r>
      <w:bookmarkStart w:id="493" w:name="_Hlk210313031"/>
      <w:commentRangeStart w:id="494"/>
      <w:r w:rsidR="00C060F4" w:rsidRPr="00182851">
        <w:t xml:space="preserve">Figure </w:t>
      </w:r>
      <w:r w:rsidR="00A635FF" w:rsidRPr="00182851">
        <w:t>A1.7</w:t>
      </w:r>
      <w:bookmarkEnd w:id="493"/>
      <w:commentRangeEnd w:id="494"/>
      <w:r w:rsidR="00405939">
        <w:rPr>
          <w:rStyle w:val="CommentReference"/>
          <w:rFonts w:eastAsiaTheme="minorEastAsia"/>
        </w:rPr>
        <w:commentReference w:id="494"/>
      </w:r>
      <w:r w:rsidRPr="00613FB6">
        <w:t xml:space="preserve">). </w:t>
      </w:r>
      <w:ins w:id="495" w:author="Isaak, Daniel - FS, ID" w:date="2026-03-24T15:12:00Z" w16du:dateUtc="2026-03-24T21:12:00Z">
        <w:r w:rsidR="00551111">
          <w:t>Daily s</w:t>
        </w:r>
      </w:ins>
      <w:del w:id="496" w:author="Isaak, Daniel - FS, ID" w:date="2026-03-24T15:12:00Z" w16du:dateUtc="2026-03-24T21:12:00Z">
        <w:r w:rsidRPr="00613FB6" w:rsidDel="00551111">
          <w:delText>S</w:delText>
        </w:r>
      </w:del>
      <w:r w:rsidRPr="00613FB6">
        <w:t xml:space="preserve">tream discharge data were drawn from a </w:t>
      </w:r>
      <w:del w:id="497" w:author="Isaak, Daniel - FS, ID" w:date="2026-03-24T15:12:00Z" w16du:dateUtc="2026-03-24T21:12:00Z">
        <w:r w:rsidRPr="00613FB6" w:rsidDel="00551111">
          <w:delText xml:space="preserve">single </w:delText>
        </w:r>
      </w:del>
      <w:r w:rsidRPr="00613FB6">
        <w:t xml:space="preserve">USGS gage (13309220) near the </w:t>
      </w:r>
      <w:ins w:id="498" w:author="Isaak, Daniel - FS, ID" w:date="2026-03-24T15:12:00Z" w16du:dateUtc="2026-03-24T21:12:00Z">
        <w:r w:rsidR="00551111">
          <w:t>mouth of the Middle Fork</w:t>
        </w:r>
      </w:ins>
      <w:del w:id="499" w:author="Isaak, Daniel - FS, ID" w:date="2026-03-24T15:12:00Z" w16du:dateUtc="2026-03-24T21:12:00Z">
        <w:r w:rsidRPr="00613FB6" w:rsidDel="00551111">
          <w:delText>basin outlet</w:delText>
        </w:r>
      </w:del>
      <w:r w:rsidRPr="00613FB6">
        <w:t xml:space="preserve">. </w:t>
      </w:r>
      <w:ins w:id="500" w:author="Isaak, Daniel - FS, ID" w:date="2026-03-24T15:13:00Z" w16du:dateUtc="2026-03-24T21:13:00Z">
        <w:r w:rsidR="00551111">
          <w:t xml:space="preserve">Because it was unclear </w:t>
        </w:r>
      </w:ins>
      <w:ins w:id="501" w:author="Isaak, Daniel - FS, ID" w:date="2026-03-24T15:14:00Z" w16du:dateUtc="2026-03-24T21:14:00Z">
        <w:r w:rsidR="00551111">
          <w:t>how to best summarize temperature and flow variabi</w:t>
        </w:r>
      </w:ins>
      <w:ins w:id="502" w:author="Isaak, Daniel - FS, ID" w:date="2026-03-24T15:15:00Z" w16du:dateUtc="2026-03-24T21:15:00Z">
        <w:r w:rsidR="00551111">
          <w:t>lity</w:t>
        </w:r>
      </w:ins>
      <w:del w:id="503" w:author="Isaak, Daniel - FS, ID" w:date="2026-03-24T15:15:00Z" w16du:dateUtc="2026-03-24T21:15:00Z">
        <w:r w:rsidRPr="00613FB6" w:rsidDel="00551111">
          <w:delText>For each redd</w:delText>
        </w:r>
      </w:del>
      <w:r w:rsidRPr="00613FB6">
        <w:t xml:space="preserve">, we calculated </w:t>
      </w:r>
      <w:r w:rsidR="00EF3188" w:rsidRPr="00613FB6">
        <w:t xml:space="preserve">sequential </w:t>
      </w:r>
      <w:r w:rsidRPr="00613FB6">
        <w:t xml:space="preserve">time-windowed </w:t>
      </w:r>
      <w:ins w:id="504" w:author="Isaak, Daniel - FS, ID" w:date="2026-03-24T15:16:00Z" w16du:dateUtc="2026-03-24T21:16:00Z">
        <w:r w:rsidR="00551111">
          <w:t>metrics</w:t>
        </w:r>
      </w:ins>
      <w:ins w:id="505" w:author="Isaak, Daniel - FS, ID" w:date="2026-03-24T15:20:00Z" w16du:dateUtc="2026-03-24T21:20:00Z">
        <w:r w:rsidR="00551111">
          <w:t xml:space="preserve"> as </w:t>
        </w:r>
      </w:ins>
      <w:del w:id="506" w:author="Isaak, Daniel - FS, ID" w:date="2026-03-24T15:16:00Z" w16du:dateUtc="2026-03-24T21:16:00Z">
        <w:r w:rsidRPr="00613FB6" w:rsidDel="00551111">
          <w:delText>summaries of temperature and flow</w:delText>
        </w:r>
      </w:del>
      <w:del w:id="507" w:author="Isaak, Daniel - FS, ID" w:date="2026-03-24T15:21:00Z" w16du:dateUtc="2026-03-24T21:21:00Z">
        <w:r w:rsidR="00F845F1" w:rsidDel="00551111">
          <w:delText xml:space="preserve">; </w:delText>
        </w:r>
        <w:r w:rsidR="00A635FF" w:rsidRPr="00613FB6" w:rsidDel="00551111">
          <w:delText>i.e</w:delText>
        </w:r>
        <w:r w:rsidRPr="00613FB6" w:rsidDel="00551111">
          <w:delText xml:space="preserve">., </w:delText>
        </w:r>
      </w:del>
      <w:r w:rsidRPr="00613FB6">
        <w:t>30-, 60-, and 90-day averages prior to, during, and following the inferred spawn date</w:t>
      </w:r>
      <w:ins w:id="508" w:author="Isaak, Daniel - FS, ID" w:date="2026-03-24T15:15:00Z" w16du:dateUtc="2026-03-24T21:15:00Z">
        <w:r w:rsidR="00551111" w:rsidRPr="00551111">
          <w:t xml:space="preserve"> </w:t>
        </w:r>
      </w:ins>
      <w:ins w:id="509" w:author="Isaak, Daniel - FS, ID" w:date="2026-03-24T15:16:00Z" w16du:dateUtc="2026-03-24T21:16:00Z">
        <w:r w:rsidR="00551111">
          <w:t>at</w:t>
        </w:r>
      </w:ins>
      <w:ins w:id="510" w:author="Isaak, Daniel - FS, ID" w:date="2026-03-24T15:15:00Z" w16du:dateUtc="2026-03-24T21:15:00Z">
        <w:r w:rsidR="00551111" w:rsidRPr="00613FB6">
          <w:t xml:space="preserve"> each redd</w:t>
        </w:r>
      </w:ins>
      <w:ins w:id="511" w:author="Isaak, Daniel - FS, ID" w:date="2026-03-24T15:16:00Z" w16du:dateUtc="2026-03-24T21:16:00Z">
        <w:r w:rsidR="00551111">
          <w:t xml:space="preserve"> location</w:t>
        </w:r>
      </w:ins>
      <w:r w:rsidRPr="00613FB6">
        <w:t xml:space="preserve">. </w:t>
      </w:r>
    </w:p>
    <w:p w14:paraId="1BCAFDCC" w14:textId="1E93EBC8" w:rsidR="00D42FB6" w:rsidRPr="00D42FB6" w:rsidRDefault="009178E0" w:rsidP="00BA309B">
      <w:pPr>
        <w:pStyle w:val="BodyText"/>
      </w:pPr>
      <w:del w:id="512" w:author="Isaak, Daniel - FS, ID" w:date="2026-03-24T15:22:00Z" w16du:dateUtc="2026-03-24T21:22:00Z">
        <w:r w:rsidRPr="00613FB6" w:rsidDel="00BA309B">
          <w:tab/>
        </w:r>
        <w:r w:rsidR="00EF3188" w:rsidRPr="00613FB6" w:rsidDel="00BA309B">
          <w:delText xml:space="preserve">Initially, we </w:delText>
        </w:r>
        <w:r w:rsidR="004C7EC1" w:rsidRPr="00613FB6" w:rsidDel="00BA309B">
          <w:delText>establish</w:delText>
        </w:r>
        <w:r w:rsidR="00EF3188" w:rsidRPr="00613FB6" w:rsidDel="00BA309B">
          <w:delText>ed</w:delText>
        </w:r>
        <w:r w:rsidR="004C7EC1" w:rsidRPr="00613FB6" w:rsidDel="00BA309B">
          <w:delText xml:space="preserve"> </w:delText>
        </w:r>
        <w:r w:rsidR="00927D52" w:rsidDel="00BA309B">
          <w:delText xml:space="preserve">our </w:delText>
        </w:r>
        <w:r w:rsidR="004C7EC1" w:rsidRPr="00613FB6" w:rsidDel="00BA309B">
          <w:delText xml:space="preserve">modeling framework </w:delText>
        </w:r>
        <w:r w:rsidRPr="00613FB6" w:rsidDel="00BA309B">
          <w:delText>us</w:delText>
        </w:r>
        <w:r w:rsidR="00EF3188" w:rsidRPr="00613FB6" w:rsidDel="00BA309B">
          <w:delText xml:space="preserve">ing </w:delText>
        </w:r>
        <w:r w:rsidRPr="00613FB6" w:rsidDel="00BA309B">
          <w:delText xml:space="preserve">exploratory data to evaluate </w:delText>
        </w:r>
        <w:r w:rsidRPr="00613FB6" w:rsidDel="00BA309B">
          <w:rPr>
            <w:rFonts w:eastAsiaTheme="minorHAnsi"/>
          </w:rPr>
          <w:delText xml:space="preserve">variation in spawn timing across years and streams, </w:delText>
        </w:r>
        <w:r w:rsidRPr="00613FB6" w:rsidDel="00BA309B">
          <w:delText>examine bivariate relationships between spawn date and continuous covariates, and assess pairwise correlations among predictor</w:delText>
        </w:r>
        <w:r w:rsidR="002A7B92" w:rsidRPr="00613FB6" w:rsidDel="00BA309B">
          <w:delText>s</w:delText>
        </w:r>
      </w:del>
      <w:del w:id="513" w:author="Isaak, Daniel - FS, ID" w:date="2026-03-24T15:21:00Z" w16du:dateUtc="2026-03-24T21:21:00Z">
        <w:r w:rsidR="00C04040" w:rsidRPr="00613FB6" w:rsidDel="00551111">
          <w:delText xml:space="preserve"> (</w:delText>
        </w:r>
        <w:r w:rsidR="00150964" w:rsidRPr="00182851" w:rsidDel="00551111">
          <w:delText>Appendix</w:delText>
        </w:r>
        <w:r w:rsidR="00A635FF" w:rsidRPr="00182851" w:rsidDel="00551111">
          <w:delText xml:space="preserve"> A2</w:delText>
        </w:r>
        <w:r w:rsidR="00C04040" w:rsidRPr="00613FB6" w:rsidDel="00551111">
          <w:delText>)</w:delText>
        </w:r>
      </w:del>
      <w:del w:id="514" w:author="Isaak, Daniel - FS, ID" w:date="2026-03-24T15:22:00Z" w16du:dateUtc="2026-03-24T21:22:00Z">
        <w:r w:rsidRPr="00613FB6" w:rsidDel="00BA309B">
          <w:delText xml:space="preserve">. </w:delText>
        </w:r>
      </w:del>
      <w:r w:rsidRPr="00613FB6">
        <w:t xml:space="preserve">Based on </w:t>
      </w:r>
      <w:ins w:id="515" w:author="Isaak, Daniel - FS, ID" w:date="2026-03-24T15:22:00Z" w16du:dateUtc="2026-03-24T21:22:00Z">
        <w:r w:rsidR="00BA309B">
          <w:t>an initial exploratory analysis</w:t>
        </w:r>
      </w:ins>
      <w:del w:id="516" w:author="Isaak, Daniel - FS, ID" w:date="2026-03-24T15:22:00Z" w16du:dateUtc="2026-03-24T21:22:00Z">
        <w:r w:rsidRPr="00613FB6" w:rsidDel="00BA309B">
          <w:delText>these results</w:delText>
        </w:r>
      </w:del>
      <w:ins w:id="517" w:author="Isaak, Daniel - FS, ID" w:date="2026-03-24T15:21:00Z" w16du:dateUtc="2026-03-24T21:21:00Z">
        <w:r w:rsidR="00551111">
          <w:t xml:space="preserve"> </w:t>
        </w:r>
        <w:r w:rsidR="00551111" w:rsidRPr="00613FB6">
          <w:t>(</w:t>
        </w:r>
        <w:r w:rsidR="00551111" w:rsidRPr="00182851">
          <w:t>Appendix A2</w:t>
        </w:r>
        <w:r w:rsidR="00551111" w:rsidRPr="00613FB6">
          <w:t>)</w:t>
        </w:r>
      </w:ins>
      <w:r w:rsidRPr="00613FB6">
        <w:t xml:space="preserve">, we retained 90-day antecedent temperature </w:t>
      </w:r>
      <w:r w:rsidR="00D42FB6">
        <w:t>(temp_90</w:t>
      </w:r>
      <w:r w:rsidR="00496CD0">
        <w:t>; hereafter “temperature”</w:t>
      </w:r>
      <w:r w:rsidR="00D42FB6">
        <w:t xml:space="preserve">) </w:t>
      </w:r>
      <w:r w:rsidRPr="00613FB6">
        <w:t xml:space="preserve">as </w:t>
      </w:r>
      <w:r w:rsidR="00D42FB6">
        <w:t xml:space="preserve">the sole </w:t>
      </w:r>
      <w:r w:rsidRPr="00613FB6">
        <w:t>thermal covariate</w:t>
      </w:r>
      <w:ins w:id="518" w:author="Isaak, Daniel - FS, ID" w:date="2026-03-24T15:23:00Z" w16du:dateUtc="2026-03-24T21:23:00Z">
        <w:r w:rsidR="00BA309B">
          <w:t xml:space="preserve"> because </w:t>
        </w:r>
      </w:ins>
      <w:del w:id="519" w:author="Isaak, Daniel - FS, ID" w:date="2026-03-24T15:23:00Z" w16du:dateUtc="2026-03-24T21:23:00Z">
        <w:r w:rsidRPr="00613FB6" w:rsidDel="00BA309B">
          <w:delText xml:space="preserve">; </w:delText>
        </w:r>
      </w:del>
      <w:r w:rsidR="00D42FB6">
        <w:t xml:space="preserve">shorter </w:t>
      </w:r>
      <w:ins w:id="520" w:author="Isaak, Daniel - FS, ID" w:date="2026-03-24T15:26:00Z" w16du:dateUtc="2026-03-24T21:26:00Z">
        <w:r w:rsidR="00BA309B">
          <w:t xml:space="preserve">antecedent </w:t>
        </w:r>
      </w:ins>
      <w:r w:rsidR="00D42FB6">
        <w:t>window</w:t>
      </w:r>
      <w:ins w:id="521" w:author="Isaak, Daniel - FS, ID" w:date="2026-03-24T15:24:00Z" w16du:dateUtc="2026-03-24T21:24:00Z">
        <w:r w:rsidR="00BA309B">
          <w:t xml:space="preserve"> metric</w:t>
        </w:r>
      </w:ins>
      <w:r w:rsidR="00D42FB6">
        <w:t xml:space="preserve">s </w:t>
      </w:r>
      <w:del w:id="522" w:author="Isaak, Daniel - FS, ID" w:date="2026-03-24T15:24:00Z" w16du:dateUtc="2026-03-24T21:24:00Z">
        <w:r w:rsidR="00D42FB6" w:rsidDel="00BA309B">
          <w:delText xml:space="preserve">(30- and 60-day) </w:delText>
        </w:r>
      </w:del>
      <w:r w:rsidR="00D42FB6">
        <w:t>were highly co</w:t>
      </w:r>
      <w:ins w:id="523" w:author="Isaak, Daniel - FS, ID" w:date="2026-03-24T15:01:00Z" w16du:dateUtc="2026-03-24T21:01:00Z">
        <w:r w:rsidR="00E65959">
          <w:t xml:space="preserve">rrelated </w:t>
        </w:r>
      </w:ins>
      <w:ins w:id="524" w:author="Isaak, Daniel - FS, ID" w:date="2026-03-24T15:24:00Z" w16du:dateUtc="2026-03-24T21:24:00Z">
        <w:r w:rsidR="00BA309B">
          <w:t xml:space="preserve">(r </w:t>
        </w:r>
      </w:ins>
      <w:ins w:id="525" w:author="Isaak, Daniel - FS, ID" w:date="2026-03-24T16:21:00Z" w16du:dateUtc="2026-03-24T22:21:00Z">
        <w:r w:rsidR="007D7512">
          <w:t xml:space="preserve">= </w:t>
        </w:r>
      </w:ins>
      <w:ins w:id="526" w:author="Isaak, Daniel - FS, ID" w:date="2026-03-24T15:24:00Z" w16du:dateUtc="2026-03-24T21:24:00Z">
        <w:r w:rsidR="00BA309B">
          <w:t>0.</w:t>
        </w:r>
      </w:ins>
      <w:ins w:id="527" w:author="Isaak, Daniel - FS, ID" w:date="2026-03-24T16:21:00Z" w16du:dateUtc="2026-03-24T22:21:00Z">
        <w:r w:rsidR="007D7512">
          <w:t>55–0.95</w:t>
        </w:r>
      </w:ins>
      <w:ins w:id="528" w:author="Isaak, Daniel - FS, ID" w:date="2026-03-24T15:24:00Z" w16du:dateUtc="2026-03-24T21:24:00Z">
        <w:r w:rsidR="00BA309B">
          <w:t xml:space="preserve">) </w:t>
        </w:r>
      </w:ins>
      <w:ins w:id="529" w:author="Isaak, Daniel - FS, ID" w:date="2026-03-24T15:27:00Z" w16du:dateUtc="2026-03-24T21:27:00Z">
        <w:r w:rsidR="00BA309B">
          <w:t>and</w:t>
        </w:r>
      </w:ins>
      <w:ins w:id="530" w:author="Isaak, Daniel - FS, ID" w:date="2026-03-24T15:24:00Z" w16du:dateUtc="2026-03-24T21:24:00Z">
        <w:r w:rsidR="00BA309B">
          <w:t xml:space="preserve"> more </w:t>
        </w:r>
      </w:ins>
      <w:del w:id="531" w:author="Isaak, Daniel - FS, ID" w:date="2026-03-24T15:01:00Z" w16du:dateUtc="2026-03-24T21:01:00Z">
        <w:r w:rsidR="00D42FB6" w:rsidDel="00E65959">
          <w:delText xml:space="preserve">llinear </w:delText>
        </w:r>
      </w:del>
      <w:del w:id="532" w:author="Isaak, Daniel - FS, ID" w:date="2026-03-24T15:24:00Z" w16du:dateUtc="2026-03-24T21:24:00Z">
        <w:r w:rsidR="00D42FB6" w:rsidDel="00BA309B">
          <w:delText xml:space="preserve">with </w:delText>
        </w:r>
        <w:r w:rsidR="00496CD0" w:rsidDel="00BA309B">
          <w:delText>temperature</w:delText>
        </w:r>
        <w:r w:rsidR="00D42FB6" w:rsidDel="00BA309B">
          <w:delText xml:space="preserve"> and showed </w:delText>
        </w:r>
      </w:del>
      <w:r w:rsidR="00D42FB6">
        <w:t>weak</w:t>
      </w:r>
      <w:ins w:id="533" w:author="Isaak, Daniel - FS, ID" w:date="2026-03-24T15:24:00Z" w16du:dateUtc="2026-03-24T21:24:00Z">
        <w:r w:rsidR="00BA309B">
          <w:t xml:space="preserve">ly </w:t>
        </w:r>
      </w:ins>
      <w:ins w:id="534" w:author="Isaak, Daniel - FS, ID" w:date="2026-03-24T15:26:00Z" w16du:dateUtc="2026-03-24T21:26:00Z">
        <w:r w:rsidR="00BA309B">
          <w:t xml:space="preserve">associated </w:t>
        </w:r>
      </w:ins>
      <w:ins w:id="535" w:author="Isaak, Daniel - FS, ID" w:date="2026-03-24T15:24:00Z" w16du:dateUtc="2026-03-24T21:24:00Z">
        <w:r w:rsidR="00BA309B">
          <w:t xml:space="preserve">with </w:t>
        </w:r>
      </w:ins>
      <w:del w:id="536" w:author="Isaak, Daniel - FS, ID" w:date="2026-03-24T15:24:00Z" w16du:dateUtc="2026-03-24T21:24:00Z">
        <w:r w:rsidR="00D42FB6" w:rsidDel="00BA309B">
          <w:delText xml:space="preserve">er bivariate relationships with </w:delText>
        </w:r>
      </w:del>
      <w:r w:rsidR="00D42FB6">
        <w:t>spawn date. P</w:t>
      </w:r>
      <w:r w:rsidRPr="00613FB6">
        <w:t xml:space="preserve">ost-spawn and fixed-date summaries were weakly associated with spawn timing </w:t>
      </w:r>
      <w:ins w:id="537" w:author="Isaak, Daniel - FS, ID" w:date="2026-03-24T15:26:00Z" w16du:dateUtc="2026-03-24T21:26:00Z">
        <w:r w:rsidR="00BA309B">
          <w:t xml:space="preserve">and were also </w:t>
        </w:r>
      </w:ins>
      <w:r w:rsidR="00D42FB6">
        <w:t>excluded from further consideration</w:t>
      </w:r>
      <w:r w:rsidRPr="00613FB6">
        <w:t xml:space="preserve">. </w:t>
      </w:r>
      <w:commentRangeStart w:id="538"/>
      <w:r w:rsidR="00D42FB6" w:rsidRPr="00D42FB6">
        <w:t>Stream slope showed no meaningful relationship with spawn date and was excluded</w:t>
      </w:r>
      <w:commentRangeEnd w:id="538"/>
      <w:r w:rsidR="00551111">
        <w:rPr>
          <w:rStyle w:val="CommentReference"/>
          <w:rFonts w:eastAsiaTheme="minorEastAsia"/>
        </w:rPr>
        <w:commentReference w:id="538"/>
      </w:r>
      <w:r w:rsidR="00D42FB6" w:rsidRPr="00D42FB6">
        <w:t xml:space="preserve">. </w:t>
      </w:r>
      <w:r w:rsidRPr="00613FB6">
        <w:t xml:space="preserve">Although 90-day antecedent streamflow was initially considered, </w:t>
      </w:r>
      <w:r w:rsidR="00D42FB6">
        <w:t xml:space="preserve">it was derived from a single downstream USGS gauge and therefore lacked </w:t>
      </w:r>
      <w:r w:rsidRPr="00613FB6">
        <w:t>spatial resolution</w:t>
      </w:r>
      <w:r w:rsidR="00D42FB6">
        <w:t xml:space="preserve"> across the study reaches; moreover, </w:t>
      </w:r>
      <w:r w:rsidR="00D42FB6" w:rsidRPr="00D42FB6">
        <w:t xml:space="preserve">because year-to-year variation in flow dominated its signal, </w:t>
      </w:r>
      <w:r w:rsidR="00496CD0">
        <w:t xml:space="preserve">it </w:t>
      </w:r>
      <w:r w:rsidR="00D42FB6" w:rsidRPr="00D42FB6">
        <w:t>was strongly collinear with the year fixed effect (VIF &gt; 1000 in models including both), making independent inference impossible</w:t>
      </w:r>
      <w:r w:rsidRPr="00613FB6">
        <w:t xml:space="preserve">. </w:t>
      </w:r>
      <w:r w:rsidR="00D42FB6" w:rsidRPr="00D42FB6">
        <w:t xml:space="preserve">We therefore excluded </w:t>
      </w:r>
      <w:r w:rsidR="00496CD0" w:rsidRPr="00613FB6">
        <w:t xml:space="preserve">90-day antecedent streamflow </w:t>
      </w:r>
      <w:r w:rsidR="00D42FB6" w:rsidRPr="00D42FB6">
        <w:t xml:space="preserve">to avoid misleading attribution of year-level variation to reach-scale flow conditions. </w:t>
      </w:r>
    </w:p>
    <w:p w14:paraId="08F18956" w14:textId="77777777" w:rsidR="008A0D7A" w:rsidRPr="00613FB6" w:rsidRDefault="008A0D7A" w:rsidP="007E4777">
      <w:pPr>
        <w:pStyle w:val="BodyText"/>
        <w:rPr>
          <w:b/>
          <w:bCs/>
        </w:rPr>
      </w:pPr>
    </w:p>
    <w:p w14:paraId="0790C257" w14:textId="7EAA2092" w:rsidR="00A62BEF" w:rsidRPr="00182851" w:rsidRDefault="00AE2F22" w:rsidP="007E4777">
      <w:pPr>
        <w:pStyle w:val="BodyText"/>
        <w:rPr>
          <w:b/>
          <w:bCs/>
          <w:i/>
        </w:rPr>
      </w:pPr>
      <w:r w:rsidRPr="00182851">
        <w:rPr>
          <w:b/>
          <w:bCs/>
          <w:i/>
        </w:rPr>
        <w:t>Data analysi</w:t>
      </w:r>
      <w:r w:rsidR="00A62BEF" w:rsidRPr="00182851">
        <w:rPr>
          <w:b/>
          <w:bCs/>
          <w:i/>
        </w:rPr>
        <w:t>s</w:t>
      </w:r>
    </w:p>
    <w:p w14:paraId="4FF39FB1" w14:textId="552A0744" w:rsidR="00F74964" w:rsidRPr="00613FB6" w:rsidDel="003A53CD" w:rsidRDefault="00E76F20">
      <w:pPr>
        <w:pStyle w:val="BodyText"/>
        <w:rPr>
          <w:del w:id="539" w:author="Isaak, Daniel - FS, ID" w:date="2026-03-24T15:34:00Z" w16du:dateUtc="2026-03-24T21:34:00Z"/>
        </w:rPr>
      </w:pPr>
      <w:r w:rsidRPr="00613FB6">
        <w:t xml:space="preserve">We used linear mixed-effects models to evaluate </w:t>
      </w:r>
      <w:ins w:id="540" w:author="Isaak, Daniel - FS, ID" w:date="2026-03-24T15:45:00Z" w16du:dateUtc="2026-03-24T21:45:00Z">
        <w:r w:rsidR="009E7D40">
          <w:t xml:space="preserve">the covariates of </w:t>
        </w:r>
      </w:ins>
      <w:del w:id="541" w:author="Isaak, Daniel - FS, ID" w:date="2026-03-24T15:44:00Z" w16du:dateUtc="2026-03-24T21:44:00Z">
        <w:r w:rsidRPr="00613FB6" w:rsidDel="009E7D40">
          <w:delText xml:space="preserve">environmental predictors of </w:delText>
        </w:r>
      </w:del>
      <w:r w:rsidRPr="00613FB6">
        <w:t xml:space="preserve">Chinook salmon spawn timing, </w:t>
      </w:r>
      <w:ins w:id="542" w:author="Isaak, Daniel - FS, ID" w:date="2026-03-24T15:46:00Z" w16du:dateUtc="2026-03-24T21:46:00Z">
        <w:r w:rsidR="009E7D40">
          <w:t xml:space="preserve">using </w:t>
        </w:r>
      </w:ins>
      <w:ins w:id="543" w:author="Isaak, Daniel - FS, ID" w:date="2026-03-25T12:01:00Z" w16du:dateUtc="2026-03-25T18:01:00Z">
        <w:r w:rsidR="00963BBE" w:rsidRPr="00613FB6">
          <w:t>redd</w:t>
        </w:r>
        <w:r w:rsidR="00963BBE">
          <w:t xml:space="preserve"> completion </w:t>
        </w:r>
      </w:ins>
      <w:del w:id="544" w:author="Isaak, Daniel - FS, ID" w:date="2026-03-24T15:46:00Z" w16du:dateUtc="2026-03-24T21:46:00Z">
        <w:r w:rsidRPr="00613FB6" w:rsidDel="009E7D40">
          <w:delText xml:space="preserve">with redd </w:delText>
        </w:r>
      </w:del>
      <w:del w:id="545" w:author="Isaak, Daniel - FS, ID" w:date="2026-03-24T15:31:00Z" w16du:dateUtc="2026-03-24T21:31:00Z">
        <w:r w:rsidRPr="00613FB6" w:rsidDel="00BA309B">
          <w:delText xml:space="preserve">observation </w:delText>
        </w:r>
      </w:del>
      <w:r w:rsidRPr="00613FB6">
        <w:t xml:space="preserve">day-of-year </w:t>
      </w:r>
      <w:ins w:id="546" w:author="Isaak, Daniel - FS, ID" w:date="2026-03-24T15:46:00Z" w16du:dateUtc="2026-03-24T21:46:00Z">
        <w:r w:rsidR="009E7D40">
          <w:t>as</w:t>
        </w:r>
        <w:r w:rsidR="009E7D40" w:rsidRPr="00613FB6">
          <w:t xml:space="preserve"> </w:t>
        </w:r>
      </w:ins>
      <w:del w:id="547" w:author="Isaak, Daniel - FS, ID" w:date="2026-03-24T15:31:00Z" w16du:dateUtc="2026-03-24T21:31:00Z">
        <w:r w:rsidRPr="00613FB6" w:rsidDel="00BA309B">
          <w:delText xml:space="preserve">as </w:delText>
        </w:r>
      </w:del>
      <w:r w:rsidRPr="00613FB6">
        <w:t xml:space="preserve">the response variable. Continuous covariates were </w:t>
      </w:r>
      <w:ins w:id="548" w:author="Isaak, Daniel - FS, ID" w:date="2026-03-24T15:47:00Z" w16du:dateUtc="2026-03-24T21:47:00Z">
        <w:r w:rsidR="009E7D40">
          <w:t>re</w:t>
        </w:r>
      </w:ins>
      <w:r w:rsidRPr="00613FB6">
        <w:t xml:space="preserve">scaled (mean = 0, SD = 1) to aid convergence and </w:t>
      </w:r>
      <w:r w:rsidR="009C3800">
        <w:t xml:space="preserve">model </w:t>
      </w:r>
      <w:r w:rsidRPr="00613FB6">
        <w:t xml:space="preserve">interpretation. </w:t>
      </w:r>
      <w:r w:rsidR="00F74964" w:rsidRPr="00613FB6">
        <w:t xml:space="preserve">All models included a random intercept for </w:t>
      </w:r>
      <w:del w:id="549" w:author="Isaak, Daniel - FS, ID" w:date="2026-03-24T15:48:00Z" w16du:dateUtc="2026-03-24T21:48:00Z">
        <w:r w:rsidR="00F74964" w:rsidRPr="00613FB6" w:rsidDel="009E7D40">
          <w:delText>`</w:delText>
        </w:r>
      </w:del>
      <w:r w:rsidR="00F74964" w:rsidRPr="00613FB6">
        <w:t>COMID</w:t>
      </w:r>
      <w:del w:id="550" w:author="Isaak, Daniel - FS, ID" w:date="2026-03-24T15:48:00Z" w16du:dateUtc="2026-03-24T21:48:00Z">
        <w:r w:rsidR="00F74964" w:rsidRPr="00613FB6" w:rsidDel="009E7D40">
          <w:delText>`</w:delText>
        </w:r>
      </w:del>
      <w:r w:rsidR="00F74964" w:rsidRPr="00613FB6">
        <w:t xml:space="preserve"> to account for repeated measures across stream reaches.  </w:t>
      </w:r>
      <w:r w:rsidR="00D42FB6">
        <w:t>B</w:t>
      </w:r>
      <w:r w:rsidR="00F74964" w:rsidRPr="00613FB6">
        <w:t xml:space="preserve">ased on </w:t>
      </w:r>
      <w:r w:rsidR="00D42FB6">
        <w:t xml:space="preserve">residual diagnostics from initial models </w:t>
      </w:r>
      <w:r w:rsidR="00F74964" w:rsidRPr="00613FB6">
        <w:t>and biological expectations of nonlinear thermal responses</w:t>
      </w:r>
      <w:ins w:id="551" w:author="Isaak, Daniel - FS, ID" w:date="2026-03-24T15:32:00Z" w16du:dateUtc="2026-03-24T21:32:00Z">
        <w:r w:rsidR="003A53CD">
          <w:t xml:space="preserve"> (citation</w:t>
        </w:r>
      </w:ins>
      <w:ins w:id="552" w:author="Isaak, Daniel - FS, ID" w:date="2026-03-24T15:48:00Z" w16du:dateUtc="2026-03-24T21:48:00Z">
        <w:r w:rsidR="009E7D40">
          <w:t>s?</w:t>
        </w:r>
      </w:ins>
      <w:ins w:id="553" w:author="Isaak, Daniel - FS, ID" w:date="2026-03-24T15:32:00Z" w16du:dateUtc="2026-03-24T21:32:00Z">
        <w:r w:rsidR="003A53CD">
          <w:t>)</w:t>
        </w:r>
      </w:ins>
      <w:r w:rsidR="00D42FB6">
        <w:t>—including a potential plateau at warm temperatures—</w:t>
      </w:r>
      <w:r w:rsidR="009C3800">
        <w:t xml:space="preserve">we </w:t>
      </w:r>
      <w:r w:rsidR="00D42FB6">
        <w:t xml:space="preserve">evaluated multiple functional forms </w:t>
      </w:r>
      <w:ins w:id="554" w:author="Isaak, Daniel - FS, ID" w:date="2026-03-24T15:34:00Z" w16du:dateUtc="2026-03-24T21:34:00Z">
        <w:r w:rsidR="003A53CD">
          <w:t>of</w:t>
        </w:r>
      </w:ins>
      <w:del w:id="555" w:author="Isaak, Daniel - FS, ID" w:date="2026-03-24T15:34:00Z" w16du:dateUtc="2026-03-24T21:34:00Z">
        <w:r w:rsidR="00D42FB6" w:rsidDel="003A53CD">
          <w:delText>for</w:delText>
        </w:r>
      </w:del>
      <w:r w:rsidR="00D42FB6">
        <w:t xml:space="preserve"> the </w:t>
      </w:r>
      <w:r w:rsidR="00F74964" w:rsidRPr="00613FB6">
        <w:t>temperature effect</w:t>
      </w:r>
      <w:ins w:id="556" w:author="Isaak, Daniel - FS, ID" w:date="2026-03-24T15:49:00Z" w16du:dateUtc="2026-03-24T21:49:00Z">
        <w:r w:rsidR="009E7D40">
          <w:t xml:space="preserve"> using </w:t>
        </w:r>
      </w:ins>
      <w:del w:id="557" w:author="Isaak, Daniel - FS, ID" w:date="2026-03-24T15:34:00Z" w16du:dateUtc="2026-03-24T21:34:00Z">
        <w:r w:rsidR="00F74964" w:rsidRPr="00613FB6" w:rsidDel="003A53CD">
          <w:delText>s</w:delText>
        </w:r>
      </w:del>
      <w:del w:id="558" w:author="Isaak, Daniel - FS, ID" w:date="2026-03-24T15:49:00Z" w16du:dateUtc="2026-03-24T21:49:00Z">
        <w:r w:rsidR="00D42FB6" w:rsidDel="009E7D40">
          <w:delText xml:space="preserve">, including </w:delText>
        </w:r>
      </w:del>
      <w:r w:rsidR="00F74964" w:rsidRPr="00613FB6">
        <w:t xml:space="preserve">quadratic </w:t>
      </w:r>
      <w:r w:rsidR="00D42FB6">
        <w:t>and natural spline terms</w:t>
      </w:r>
      <w:r w:rsidR="00F74964" w:rsidRPr="00613FB6">
        <w:t xml:space="preserve">. </w:t>
      </w:r>
      <w:ins w:id="559" w:author="Isaak, Daniel - FS, ID" w:date="2026-03-24T15:34:00Z" w16du:dateUtc="2026-03-24T21:34:00Z">
        <w:r w:rsidR="003A53CD">
          <w:t xml:space="preserve">Thirty-one </w:t>
        </w:r>
      </w:ins>
    </w:p>
    <w:p w14:paraId="10E4601A" w14:textId="6CCCAC14" w:rsidR="00165CA5" w:rsidRDefault="00E76F20">
      <w:pPr>
        <w:pStyle w:val="BodyText"/>
        <w:pPrChange w:id="560" w:author="Isaak, Daniel - FS, ID" w:date="2026-03-24T15:34:00Z" w16du:dateUtc="2026-03-24T21:34:00Z">
          <w:pPr>
            <w:pStyle w:val="BodyText"/>
            <w:ind w:firstLine="720"/>
          </w:pPr>
        </w:pPrChange>
      </w:pPr>
      <w:del w:id="561" w:author="Isaak, Daniel - FS, ID" w:date="2026-03-24T15:34:00Z" w16du:dateUtc="2026-03-24T21:34:00Z">
        <w:r w:rsidRPr="00613FB6" w:rsidDel="003A53CD">
          <w:delText xml:space="preserve">We fit 31 </w:delText>
        </w:r>
      </w:del>
      <w:r w:rsidRPr="00613FB6">
        <w:t xml:space="preserve">additive models representing all combinations of fixed effects </w:t>
      </w:r>
      <w:ins w:id="562" w:author="Isaak, Daniel - FS, ID" w:date="2026-03-24T15:50:00Z" w16du:dateUtc="2026-03-24T21:50:00Z">
        <w:r w:rsidR="009E7D40">
          <w:t xml:space="preserve">were fit </w:t>
        </w:r>
      </w:ins>
      <w:r w:rsidRPr="00613FB6">
        <w:t>(</w:t>
      </w:r>
      <w:del w:id="563" w:author="Isaak, Daniel - FS, ID" w:date="2026-03-24T15:51:00Z" w16du:dateUtc="2026-03-24T21:51:00Z">
        <w:r w:rsidR="00496CD0" w:rsidDel="009E7D40">
          <w:delText>temperature</w:delText>
        </w:r>
        <w:r w:rsidRPr="00613FB6" w:rsidDel="009E7D40">
          <w:delText>, stream</w:delText>
        </w:r>
        <w:r w:rsidR="00496CD0" w:rsidDel="009E7D40">
          <w:delText xml:space="preserve"> identif</w:delText>
        </w:r>
      </w:del>
      <w:del w:id="564" w:author="Isaak, Daniel - FS, ID" w:date="2026-03-24T15:34:00Z" w16du:dateUtc="2026-03-24T21:34:00Z">
        <w:r w:rsidR="00496CD0" w:rsidDel="003A53CD">
          <w:delText>y</w:delText>
        </w:r>
      </w:del>
      <w:del w:id="565" w:author="Isaak, Daniel - FS, ID" w:date="2026-03-24T15:51:00Z" w16du:dateUtc="2026-03-24T21:51:00Z">
        <w:r w:rsidRPr="00613FB6" w:rsidDel="009E7D40">
          <w:delText xml:space="preserve">, year, </w:delText>
        </w:r>
        <w:r w:rsidR="00496CD0" w:rsidDel="009E7D40">
          <w:delText xml:space="preserve">reach </w:delText>
        </w:r>
        <w:r w:rsidRPr="00613FB6" w:rsidDel="009E7D40">
          <w:delText>slope, and mean</w:delText>
        </w:r>
        <w:r w:rsidR="00150964" w:rsidRPr="00613FB6" w:rsidDel="009E7D40">
          <w:delText xml:space="preserve"> </w:delText>
        </w:r>
        <w:r w:rsidRPr="00613FB6" w:rsidDel="009E7D40">
          <w:delText>elevation</w:delText>
        </w:r>
        <w:r w:rsidR="00886742" w:rsidRPr="00613FB6" w:rsidDel="009E7D40">
          <w:delText xml:space="preserve">; </w:delText>
        </w:r>
      </w:del>
      <w:r w:rsidR="00886742" w:rsidRPr="00613FB6">
        <w:t>Appendix A3.1</w:t>
      </w:r>
      <w:r w:rsidRPr="00613FB6">
        <w:t xml:space="preserve">). </w:t>
      </w:r>
      <w:commentRangeStart w:id="566"/>
      <w:r w:rsidR="00FE7B7F">
        <w:t>M</w:t>
      </w:r>
      <w:r w:rsidR="00BC66C8" w:rsidRPr="00BC66C8">
        <w:t>odels additionally including elevation (m26, m31) had</w:t>
      </w:r>
      <w:ins w:id="567" w:author="Isaak, Daniel - FS, ID" w:date="2026-03-24T15:35:00Z" w16du:dateUtc="2026-03-24T21:35:00Z">
        <w:r w:rsidR="003A53CD">
          <w:t xml:space="preserve"> </w:t>
        </w:r>
      </w:ins>
      <w:del w:id="568" w:author="Isaak, Daniel - FS, ID" w:date="2026-03-24T15:35:00Z" w16du:dateUtc="2026-03-24T21:35:00Z">
        <w:r w:rsidR="00FE7B7F" w:rsidRPr="00FE7B7F" w:rsidDel="003A53CD">
          <w:delText> </w:delText>
        </w:r>
      </w:del>
      <w:r w:rsidR="00FE7B7F" w:rsidRPr="00FE7B7F">
        <w:t xml:space="preserve">the lowest AIC among candidate models and predicted later spawning at higher elevations </w:t>
      </w:r>
      <w:r w:rsidR="009D4B40">
        <w:t>in a multivariate context</w:t>
      </w:r>
      <w:r w:rsidR="00FE7B7F" w:rsidRPr="00FE7B7F">
        <w:t>. However, these models were excluded from further consideration because moderate collinearity between elevation and stream identity (VIF ≈ 6.5) introduced instability in the fixed effect estimates, and because the within-stream elevation signal that elevation as a fixed effect was attempting to capture is expressed more flexibly through the reach-level random effects structure of the final model. Model selection therefore identified the additive model including quadratic temperature, stream, and year (m16) as the most interpretable and parsimonious base model, with nearly identical predictive accuracy and conditional R² compared to m26 (Appendix A3.1).</w:t>
      </w:r>
      <w:r w:rsidR="00FE7B7F">
        <w:t xml:space="preserve"> </w:t>
      </w:r>
      <w:r w:rsidR="00BC66C8" w:rsidRPr="00BC66C8">
        <w:t>We then assessed whether temperature effects varied across stream reaches by extending m16 with COMID-specific random slopes for</w:t>
      </w:r>
      <w:r w:rsidR="00496CD0">
        <w:t xml:space="preserve"> temperature </w:t>
      </w:r>
      <w:r w:rsidR="00BC66C8" w:rsidRPr="00BC66C8">
        <w:t xml:space="preserve">and compared models fit with restricted maximum likelihood (REML). Given the substantial improvement with random slopes (ΔAIC = 510), we next evaluated whether the quadratic temperature formulation adequately captured the nonlinear temperature–spawn timing relationship. We compared the quadratic random slope model to models using natural spline terms with </w:t>
      </w:r>
      <w:r w:rsidR="00496CD0">
        <w:t xml:space="preserve">three </w:t>
      </w:r>
      <w:r w:rsidR="00BC66C8" w:rsidRPr="00BC66C8">
        <w:t xml:space="preserve">and </w:t>
      </w:r>
      <w:r w:rsidR="00496CD0">
        <w:t xml:space="preserve">four </w:t>
      </w:r>
      <w:r w:rsidR="00BC66C8" w:rsidRPr="00BC66C8">
        <w:t xml:space="preserve">degrees of freedom, fit using maximum likelihood. </w:t>
      </w:r>
      <w:r w:rsidR="00496CD0">
        <w:t xml:space="preserve">A </w:t>
      </w:r>
      <w:r w:rsidR="00BC66C8" w:rsidRPr="00BC66C8">
        <w:t xml:space="preserve">natural spline </w:t>
      </w:r>
      <w:r w:rsidR="00496CD0">
        <w:t xml:space="preserve">with three degrees of freedom </w:t>
      </w:r>
      <w:r w:rsidR="00BC66C8" w:rsidRPr="00BC66C8">
        <w:t xml:space="preserve">substantially outperformed the quadratic (ΔAIC = 139) with improved residual behavior, while the spline </w:t>
      </w:r>
      <w:r w:rsidR="00496CD0">
        <w:t xml:space="preserve">with four degrees </w:t>
      </w:r>
      <w:r w:rsidR="00BC66C8" w:rsidRPr="00BC66C8">
        <w:t xml:space="preserve">produced biologically implausible predictions at warm temperature extremes indicative of overfitting and was excluded (Appendix A3.4). We therefore selected the natural spline with </w:t>
      </w:r>
      <w:r w:rsidR="00496CD0">
        <w:t xml:space="preserve">three degrees of freedom </w:t>
      </w:r>
      <w:r w:rsidR="00BC66C8" w:rsidRPr="00BC66C8">
        <w:t xml:space="preserve">as the temperature functional form. </w:t>
      </w:r>
      <w:commentRangeStart w:id="569"/>
      <w:r w:rsidR="00BC66C8" w:rsidRPr="00BC66C8">
        <w:t xml:space="preserve">Finally, we evaluated whether </w:t>
      </w:r>
      <w:r w:rsidR="00BC66C8" w:rsidRPr="00BC66C8">
        <w:lastRenderedPageBreak/>
        <w:t xml:space="preserve">fixed-effect interactions between temperature and either stream or year improved model performance. The temperature × stream interaction produced severely implausible predictions for data-sparse streams (spline extrapolation outside observed temperature ranges), and the temperature × year interaction, while showing </w:t>
      </w:r>
      <w:r w:rsidR="009D4B40">
        <w:t xml:space="preserve">a </w:t>
      </w:r>
      <w:r w:rsidR="009D4B40" w:rsidRPr="00BC66C8">
        <w:t>Δ</w:t>
      </w:r>
      <w:r w:rsidR="00BC66C8" w:rsidRPr="00BC66C8">
        <w:t xml:space="preserve">AIC </w:t>
      </w:r>
      <w:r w:rsidR="009D4B40">
        <w:t>of 1482</w:t>
      </w:r>
      <w:r w:rsidR="00BC66C8" w:rsidRPr="00BC66C8">
        <w:t xml:space="preserve">, </w:t>
      </w:r>
      <w:commentRangeEnd w:id="569"/>
      <w:r w:rsidR="009F7533">
        <w:rPr>
          <w:rStyle w:val="CommentReference"/>
          <w:rFonts w:eastAsiaTheme="minorEastAsia"/>
        </w:rPr>
        <w:commentReference w:id="569"/>
      </w:r>
      <w:r w:rsidR="00BC66C8" w:rsidRPr="00BC66C8">
        <w:t xml:space="preserve">appeared to capitalize on year-specific data ranges rather than a stable biological effect (Appendix A3.5). Both interaction terms were therefore excluded. The final model was refit with REML for parameter estimation, diagnostics, and interpretation. </w:t>
      </w:r>
      <w:r w:rsidR="00F74964" w:rsidRPr="00613FB6">
        <w:t xml:space="preserve">Model selection was based on AIC, and model performance was evaluated using marginal and conditional </w:t>
      </w:r>
      <w:r w:rsidR="00F74964" w:rsidRPr="009C3800">
        <w:rPr>
          <w:i/>
          <w:iCs/>
        </w:rPr>
        <w:t>R</w:t>
      </w:r>
      <w:r w:rsidR="00F74964" w:rsidRPr="00613FB6">
        <w:t xml:space="preserve">², RMSE, and intraclass correlation </w:t>
      </w:r>
      <w:r w:rsidR="00F74964" w:rsidRPr="00EE26BE">
        <w:t>coefficients (ICC).</w:t>
      </w:r>
      <w:commentRangeEnd w:id="566"/>
      <w:r w:rsidR="00081279">
        <w:rPr>
          <w:rStyle w:val="CommentReference"/>
          <w:rFonts w:eastAsiaTheme="minorEastAsia"/>
        </w:rPr>
        <w:commentReference w:id="566"/>
      </w:r>
    </w:p>
    <w:p w14:paraId="059211BA" w14:textId="0947AEA1" w:rsidR="00165CA5" w:rsidRPr="00EE26BE" w:rsidRDefault="00165CA5" w:rsidP="007E4777"/>
    <w:p w14:paraId="2D99B052" w14:textId="77777777" w:rsidR="0061260B" w:rsidRDefault="00165CA5" w:rsidP="007E4777">
      <w:pPr>
        <w:rPr>
          <w:b/>
        </w:rPr>
      </w:pPr>
      <w:r w:rsidRPr="00E86DFC">
        <w:rPr>
          <w:b/>
        </w:rPr>
        <w:t>Results</w:t>
      </w:r>
      <w:r w:rsidR="00F13178" w:rsidRPr="00E86DFC">
        <w:rPr>
          <w:b/>
        </w:rPr>
        <w:t xml:space="preserve"> </w:t>
      </w:r>
    </w:p>
    <w:p w14:paraId="3ECB397E" w14:textId="0FE0AFB4" w:rsidR="00AE2F22" w:rsidRPr="009C3800" w:rsidRDefault="000C6597" w:rsidP="007E4777">
      <w:pPr>
        <w:rPr>
          <w:b/>
          <w:i/>
          <w:iCs/>
        </w:rPr>
      </w:pPr>
      <w:ins w:id="570" w:author="Isaak, Daniel - FS, ID" w:date="2026-03-24T16:22:00Z" w16du:dateUtc="2026-03-24T22:22:00Z">
        <w:r>
          <w:rPr>
            <w:b/>
            <w:i/>
            <w:iCs/>
          </w:rPr>
          <w:t>Ob</w:t>
        </w:r>
      </w:ins>
      <w:ins w:id="571" w:author="Isaak, Daniel - FS, ID" w:date="2026-03-24T16:23:00Z" w16du:dateUtc="2026-03-24T22:23:00Z">
        <w:r>
          <w:rPr>
            <w:b/>
            <w:i/>
            <w:iCs/>
          </w:rPr>
          <w:t>served s</w:t>
        </w:r>
      </w:ins>
      <w:del w:id="572" w:author="Isaak, Daniel - FS, ID" w:date="2026-03-24T16:23:00Z" w16du:dateUtc="2026-03-24T22:23:00Z">
        <w:r w:rsidR="00D365CD" w:rsidRPr="009C3800" w:rsidDel="000C6597">
          <w:rPr>
            <w:b/>
            <w:i/>
            <w:iCs/>
          </w:rPr>
          <w:delText>S</w:delText>
        </w:r>
      </w:del>
      <w:r w:rsidR="00D365CD" w:rsidRPr="009C3800">
        <w:rPr>
          <w:b/>
          <w:i/>
          <w:iCs/>
        </w:rPr>
        <w:t>pawn timing</w:t>
      </w:r>
      <w:del w:id="573" w:author="Isaak, Daniel - FS, ID" w:date="2026-03-24T16:23:00Z" w16du:dateUtc="2026-03-24T22:23:00Z">
        <w:r w:rsidR="00D365CD" w:rsidRPr="009C3800" w:rsidDel="000C6597">
          <w:rPr>
            <w:b/>
            <w:i/>
            <w:iCs/>
          </w:rPr>
          <w:delText xml:space="preserve"> </w:delText>
        </w:r>
      </w:del>
      <w:del w:id="574" w:author="Isaak, Daniel - FS, ID" w:date="2026-03-24T16:22:00Z" w16du:dateUtc="2026-03-24T22:22:00Z">
        <w:r w:rsidR="00D365CD" w:rsidRPr="009C3800" w:rsidDel="000C6597">
          <w:rPr>
            <w:b/>
            <w:i/>
            <w:iCs/>
          </w:rPr>
          <w:delText>variation in space and time</w:delText>
        </w:r>
      </w:del>
      <w:r w:rsidR="00AE2F22" w:rsidRPr="009C3800">
        <w:rPr>
          <w:b/>
          <w:i/>
          <w:iCs/>
        </w:rPr>
        <w:t xml:space="preserve"> </w:t>
      </w:r>
    </w:p>
    <w:p w14:paraId="2C58CFC1" w14:textId="5A910E53" w:rsidR="0061260B" w:rsidRPr="00613FB6" w:rsidRDefault="0075579D" w:rsidP="007E4777">
      <w:pPr>
        <w:rPr>
          <w:bCs/>
        </w:rPr>
      </w:pPr>
      <w:r w:rsidRPr="00EE26BE">
        <w:rPr>
          <w:bCs/>
        </w:rPr>
        <w:t xml:space="preserve">Across all streams and years, Chinook salmon spawning </w:t>
      </w:r>
      <w:r w:rsidR="00BE7745" w:rsidRPr="00EE26BE">
        <w:rPr>
          <w:bCs/>
        </w:rPr>
        <w:t>exhibited</w:t>
      </w:r>
      <w:r w:rsidRPr="00EE26BE">
        <w:rPr>
          <w:bCs/>
        </w:rPr>
        <w:t xml:space="preserve"> a broadly unimodal distribution, with most activity</w:t>
      </w:r>
      <w:r w:rsidRPr="00613FB6">
        <w:rPr>
          <w:bCs/>
        </w:rPr>
        <w:t xml:space="preserve"> concentrated between mid-August and early September (</w:t>
      </w:r>
      <w:r w:rsidRPr="009C3800">
        <w:rPr>
          <w:bCs/>
        </w:rPr>
        <w:t xml:space="preserve">Figure </w:t>
      </w:r>
      <w:r w:rsidR="000511AC" w:rsidRPr="009C3800">
        <w:rPr>
          <w:bCs/>
        </w:rPr>
        <w:t>2</w:t>
      </w:r>
      <w:r w:rsidRPr="009C3800">
        <w:rPr>
          <w:bCs/>
        </w:rPr>
        <w:t>A</w:t>
      </w:r>
      <w:r w:rsidRPr="00613FB6">
        <w:rPr>
          <w:bCs/>
        </w:rPr>
        <w:t>). The global mean spawn date was day 240 (</w:t>
      </w:r>
      <w:r w:rsidR="00800029" w:rsidRPr="00613FB6">
        <w:rPr>
          <w:bCs/>
        </w:rPr>
        <w:t>August 28th</w:t>
      </w:r>
      <w:r w:rsidRPr="00613FB6">
        <w:rPr>
          <w:bCs/>
        </w:rPr>
        <w:t xml:space="preserve">), </w:t>
      </w:r>
      <w:r w:rsidR="00BE7745" w:rsidRPr="00613FB6">
        <w:rPr>
          <w:bCs/>
        </w:rPr>
        <w:t>although</w:t>
      </w:r>
      <w:r w:rsidRPr="00613FB6">
        <w:rPr>
          <w:bCs/>
        </w:rPr>
        <w:t xml:space="preserve"> year-specific means varied by nearly three weeks (</w:t>
      </w:r>
      <w:r w:rsidRPr="009C3800">
        <w:rPr>
          <w:bCs/>
        </w:rPr>
        <w:t xml:space="preserve">Figure </w:t>
      </w:r>
      <w:r w:rsidR="000511AC" w:rsidRPr="009C3800">
        <w:rPr>
          <w:bCs/>
        </w:rPr>
        <w:t>2</w:t>
      </w:r>
      <w:r w:rsidRPr="009C3800">
        <w:rPr>
          <w:bCs/>
        </w:rPr>
        <w:t>A</w:t>
      </w:r>
      <w:r w:rsidRPr="00613FB6">
        <w:rPr>
          <w:bCs/>
        </w:rPr>
        <w:t xml:space="preserve">). Stream-level </w:t>
      </w:r>
      <w:r w:rsidR="00BE7745" w:rsidRPr="00613FB6">
        <w:rPr>
          <w:bCs/>
        </w:rPr>
        <w:t xml:space="preserve">spawning </w:t>
      </w:r>
      <w:r w:rsidRPr="00613FB6">
        <w:rPr>
          <w:bCs/>
        </w:rPr>
        <w:t>distributions revealed additional spatial structure (</w:t>
      </w:r>
      <w:r w:rsidRPr="009C3800">
        <w:rPr>
          <w:bCs/>
        </w:rPr>
        <w:t xml:space="preserve">Figure </w:t>
      </w:r>
      <w:r w:rsidR="000511AC" w:rsidRPr="009C3800">
        <w:rPr>
          <w:bCs/>
        </w:rPr>
        <w:t>2</w:t>
      </w:r>
      <w:r w:rsidRPr="009C3800">
        <w:rPr>
          <w:bCs/>
        </w:rPr>
        <w:t>B</w:t>
      </w:r>
      <w:r w:rsidRPr="00613FB6">
        <w:rPr>
          <w:bCs/>
        </w:rPr>
        <w:t>), with some streams (e.g., Bear Valley</w:t>
      </w:r>
      <w:r w:rsidR="00BE7745" w:rsidRPr="00613FB6">
        <w:rPr>
          <w:bCs/>
        </w:rPr>
        <w:t xml:space="preserve"> and</w:t>
      </w:r>
      <w:r w:rsidRPr="00613FB6">
        <w:rPr>
          <w:bCs/>
        </w:rPr>
        <w:t xml:space="preserve"> </w:t>
      </w:r>
      <w:r w:rsidR="00DC0800" w:rsidRPr="00613FB6">
        <w:rPr>
          <w:bCs/>
        </w:rPr>
        <w:t>Beaver</w:t>
      </w:r>
      <w:r w:rsidR="00BE7745" w:rsidRPr="00613FB6">
        <w:rPr>
          <w:bCs/>
        </w:rPr>
        <w:t xml:space="preserve"> creeks</w:t>
      </w:r>
      <w:r w:rsidRPr="00613FB6">
        <w:rPr>
          <w:bCs/>
        </w:rPr>
        <w:t xml:space="preserve">) exhibiting </w:t>
      </w:r>
      <w:r w:rsidR="00BE7745" w:rsidRPr="00613FB6">
        <w:rPr>
          <w:bCs/>
        </w:rPr>
        <w:t>narrower</w:t>
      </w:r>
      <w:r w:rsidR="00DC0800" w:rsidRPr="00613FB6">
        <w:rPr>
          <w:bCs/>
        </w:rPr>
        <w:t xml:space="preserve"> </w:t>
      </w:r>
      <w:r w:rsidRPr="00613FB6">
        <w:rPr>
          <w:bCs/>
        </w:rPr>
        <w:t>peaks, while others (e.g., Big</w:t>
      </w:r>
      <w:r w:rsidR="00BE7745" w:rsidRPr="00613FB6">
        <w:rPr>
          <w:bCs/>
        </w:rPr>
        <w:t xml:space="preserve"> and</w:t>
      </w:r>
      <w:r w:rsidRPr="00613FB6">
        <w:rPr>
          <w:bCs/>
        </w:rPr>
        <w:t xml:space="preserve"> Camas</w:t>
      </w:r>
      <w:r w:rsidR="00BE7745" w:rsidRPr="00613FB6">
        <w:rPr>
          <w:bCs/>
        </w:rPr>
        <w:t xml:space="preserve"> creeks</w:t>
      </w:r>
      <w:r w:rsidRPr="00613FB6">
        <w:rPr>
          <w:bCs/>
        </w:rPr>
        <w:t xml:space="preserve">) displayed broader or later distributions. </w:t>
      </w:r>
      <w:r w:rsidR="006A3F1E">
        <w:rPr>
          <w:bCs/>
        </w:rPr>
        <w:t>Y</w:t>
      </w:r>
      <w:r w:rsidRPr="00613FB6">
        <w:rPr>
          <w:bCs/>
        </w:rPr>
        <w:t>ear effects were also evident (</w:t>
      </w:r>
      <w:r w:rsidRPr="009C3800">
        <w:rPr>
          <w:bCs/>
        </w:rPr>
        <w:t xml:space="preserve">Figure </w:t>
      </w:r>
      <w:r w:rsidR="000C552A" w:rsidRPr="009C3800">
        <w:rPr>
          <w:bCs/>
        </w:rPr>
        <w:t>2</w:t>
      </w:r>
      <w:r w:rsidRPr="009C3800">
        <w:rPr>
          <w:bCs/>
        </w:rPr>
        <w:t>C</w:t>
      </w:r>
      <w:r w:rsidRPr="00613FB6">
        <w:rPr>
          <w:bCs/>
        </w:rPr>
        <w:t>), with 2005 skewed later than preceding years.</w:t>
      </w:r>
    </w:p>
    <w:p w14:paraId="16A28668" w14:textId="7DD99986" w:rsidR="002D6601" w:rsidRPr="00613FB6" w:rsidDel="000F2E3E" w:rsidRDefault="0075579D" w:rsidP="007E4777">
      <w:pPr>
        <w:ind w:firstLine="720"/>
        <w:rPr>
          <w:del w:id="575" w:author="Isaak, Daniel - FS, ID" w:date="2026-03-24T16:16:00Z" w16du:dateUtc="2026-03-24T22:16:00Z"/>
          <w:bCs/>
        </w:rPr>
      </w:pPr>
      <w:r w:rsidRPr="00613FB6">
        <w:rPr>
          <w:bCs/>
        </w:rPr>
        <w:t xml:space="preserve">When examined jointly by stream and year, density curves </w:t>
      </w:r>
      <w:r w:rsidR="004F2B36" w:rsidRPr="00613FB6">
        <w:rPr>
          <w:bCs/>
        </w:rPr>
        <w:t>illustrated</w:t>
      </w:r>
      <w:r w:rsidRPr="00613FB6">
        <w:rPr>
          <w:bCs/>
        </w:rPr>
        <w:t xml:space="preserve"> that each stream expressed a characteristic </w:t>
      </w:r>
      <w:r w:rsidR="004F2B36" w:rsidRPr="00613FB6">
        <w:rPr>
          <w:bCs/>
        </w:rPr>
        <w:t xml:space="preserve">spawn </w:t>
      </w:r>
      <w:r w:rsidRPr="00613FB6">
        <w:rPr>
          <w:bCs/>
        </w:rPr>
        <w:t>timing “signature”</w:t>
      </w:r>
      <w:r w:rsidR="00EE26BE">
        <w:rPr>
          <w:bCs/>
        </w:rPr>
        <w:t>;</w:t>
      </w:r>
      <w:r w:rsidRPr="00613FB6">
        <w:rPr>
          <w:bCs/>
        </w:rPr>
        <w:t xml:space="preserve"> </w:t>
      </w:r>
      <w:r w:rsidR="004F2B36" w:rsidRPr="00613FB6">
        <w:rPr>
          <w:bCs/>
        </w:rPr>
        <w:t>although</w:t>
      </w:r>
      <w:r w:rsidRPr="00613FB6">
        <w:rPr>
          <w:bCs/>
        </w:rPr>
        <w:t xml:space="preserve"> the strength and consistency of th</w:t>
      </w:r>
      <w:r w:rsidR="002F4982">
        <w:rPr>
          <w:bCs/>
        </w:rPr>
        <w:t>e</w:t>
      </w:r>
      <w:ins w:id="576" w:author="Isaak, Daniel - FS, ID" w:date="2026-03-25T12:01:00Z" w16du:dateUtc="2026-03-25T18:01:00Z">
        <w:r w:rsidR="00963BBE">
          <w:rPr>
            <w:bCs/>
          </w:rPr>
          <w:t>se</w:t>
        </w:r>
      </w:ins>
      <w:r w:rsidRPr="00613FB6">
        <w:rPr>
          <w:bCs/>
        </w:rPr>
        <w:t xml:space="preserve"> signature</w:t>
      </w:r>
      <w:ins w:id="577" w:author="Isaak, Daniel - FS, ID" w:date="2026-03-25T12:01:00Z" w16du:dateUtc="2026-03-25T18:01:00Z">
        <w:r w:rsidR="00963BBE">
          <w:rPr>
            <w:bCs/>
          </w:rPr>
          <w:t>s</w:t>
        </w:r>
      </w:ins>
      <w:r w:rsidRPr="00613FB6">
        <w:rPr>
          <w:bCs/>
        </w:rPr>
        <w:t xml:space="preserve"> </w:t>
      </w:r>
      <w:ins w:id="578" w:author="Isaak, Daniel - FS, ID" w:date="2026-03-24T16:17:00Z" w16du:dateUtc="2026-03-24T22:17:00Z">
        <w:r w:rsidR="000F2E3E">
          <w:rPr>
            <w:bCs/>
          </w:rPr>
          <w:t xml:space="preserve">could </w:t>
        </w:r>
      </w:ins>
      <w:r w:rsidRPr="00613FB6">
        <w:rPr>
          <w:bCs/>
        </w:rPr>
        <w:t>var</w:t>
      </w:r>
      <w:ins w:id="579" w:author="Isaak, Daniel - FS, ID" w:date="2026-03-24T16:17:00Z" w16du:dateUtc="2026-03-24T22:17:00Z">
        <w:r w:rsidR="000F2E3E">
          <w:rPr>
            <w:bCs/>
          </w:rPr>
          <w:t>y across years</w:t>
        </w:r>
      </w:ins>
      <w:del w:id="580" w:author="Isaak, Daniel - FS, ID" w:date="2026-03-24T16:17:00Z" w16du:dateUtc="2026-03-24T22:17:00Z">
        <w:r w:rsidRPr="00613FB6" w:rsidDel="000F2E3E">
          <w:rPr>
            <w:bCs/>
          </w:rPr>
          <w:delText>ied</w:delText>
        </w:r>
      </w:del>
      <w:r w:rsidRPr="00613FB6">
        <w:rPr>
          <w:bCs/>
        </w:rPr>
        <w:t xml:space="preserve"> (</w:t>
      </w:r>
      <w:ins w:id="581" w:author="Isaak, Daniel - FS, ID" w:date="2026-03-24T16:14:00Z" w16du:dateUtc="2026-03-24T22:14:00Z">
        <w:r w:rsidR="008C4E5F" w:rsidRPr="00037A88">
          <w:rPr>
            <w:bCs/>
          </w:rPr>
          <w:t>Figure 3</w:t>
        </w:r>
        <w:r w:rsidR="008C4E5F">
          <w:rPr>
            <w:bCs/>
          </w:rPr>
          <w:t xml:space="preserve">; </w:t>
        </w:r>
      </w:ins>
      <w:r w:rsidR="00003B4B" w:rsidRPr="00613FB6">
        <w:rPr>
          <w:bCs/>
        </w:rPr>
        <w:t>Figure</w:t>
      </w:r>
      <w:r w:rsidR="00150964" w:rsidRPr="00037A88">
        <w:rPr>
          <w:bCs/>
        </w:rPr>
        <w:t>s A1.3-1.4</w:t>
      </w:r>
      <w:r w:rsidRPr="00613FB6">
        <w:rPr>
          <w:bCs/>
        </w:rPr>
        <w:t>). Some streams (e.g., Beaver</w:t>
      </w:r>
      <w:r w:rsidR="004F2B36" w:rsidRPr="00613FB6">
        <w:rPr>
          <w:bCs/>
        </w:rPr>
        <w:t xml:space="preserve"> and </w:t>
      </w:r>
      <w:r w:rsidRPr="00613FB6">
        <w:rPr>
          <w:bCs/>
        </w:rPr>
        <w:t>Marsh</w:t>
      </w:r>
      <w:r w:rsidR="004F2B36" w:rsidRPr="00613FB6">
        <w:rPr>
          <w:bCs/>
        </w:rPr>
        <w:t xml:space="preserve"> creeks</w:t>
      </w:r>
      <w:r w:rsidRPr="00613FB6">
        <w:rPr>
          <w:bCs/>
        </w:rPr>
        <w:t>) displayed sharp, highly synchronous peaks</w:t>
      </w:r>
      <w:ins w:id="582" w:author="Isaak, Daniel - FS, ID" w:date="2026-03-24T16:15:00Z" w16du:dateUtc="2026-03-24T22:15:00Z">
        <w:r w:rsidR="000F2E3E" w:rsidRPr="000F2E3E">
          <w:rPr>
            <w:bCs/>
          </w:rPr>
          <w:t xml:space="preserve"> </w:t>
        </w:r>
        <w:r w:rsidR="000F2E3E">
          <w:rPr>
            <w:bCs/>
          </w:rPr>
          <w:t xml:space="preserve">indicative of </w:t>
        </w:r>
        <w:r w:rsidR="000F2E3E" w:rsidRPr="00613FB6">
          <w:rPr>
            <w:bCs/>
          </w:rPr>
          <w:t>concentrated spawning</w:t>
        </w:r>
      </w:ins>
      <w:r w:rsidRPr="00613FB6">
        <w:rPr>
          <w:bCs/>
        </w:rPr>
        <w:t xml:space="preserve">, whereas others (e.g., Big, Camas, </w:t>
      </w:r>
      <w:r w:rsidR="004F2B36" w:rsidRPr="00613FB6">
        <w:rPr>
          <w:bCs/>
        </w:rPr>
        <w:t xml:space="preserve">and </w:t>
      </w:r>
      <w:r w:rsidR="00DC0800" w:rsidRPr="00613FB6">
        <w:rPr>
          <w:bCs/>
        </w:rPr>
        <w:t>Elk</w:t>
      </w:r>
      <w:r w:rsidR="004F2B36" w:rsidRPr="00613FB6">
        <w:rPr>
          <w:bCs/>
        </w:rPr>
        <w:t xml:space="preserve"> creeks</w:t>
      </w:r>
      <w:r w:rsidRPr="00613FB6">
        <w:rPr>
          <w:bCs/>
        </w:rPr>
        <w:t>) exhibited broader, more heterogeneous distributions</w:t>
      </w:r>
      <w:ins w:id="583" w:author="Isaak, Daniel - FS, ID" w:date="2026-03-24T16:14:00Z" w16du:dateUtc="2026-03-24T22:14:00Z">
        <w:r w:rsidR="008C4E5F" w:rsidRPr="008C4E5F">
          <w:rPr>
            <w:bCs/>
          </w:rPr>
          <w:t xml:space="preserve"> </w:t>
        </w:r>
        <w:r w:rsidR="008C4E5F" w:rsidRPr="00613FB6">
          <w:rPr>
            <w:bCs/>
          </w:rPr>
          <w:t>indicative of extended spawning seasons</w:t>
        </w:r>
      </w:ins>
      <w:r w:rsidRPr="00613FB6">
        <w:rPr>
          <w:bCs/>
        </w:rPr>
        <w:t xml:space="preserve">. These stream-level differences were nested within year effects, reinforcing the combined influence of space and time on </w:t>
      </w:r>
      <w:ins w:id="584" w:author="Isaak, Daniel - FS, ID" w:date="2026-03-24T16:16:00Z" w16du:dateUtc="2026-03-24T22:16:00Z">
        <w:r w:rsidR="000F2E3E">
          <w:rPr>
            <w:bCs/>
          </w:rPr>
          <w:t xml:space="preserve">the </w:t>
        </w:r>
      </w:ins>
      <w:r w:rsidR="004F2B36" w:rsidRPr="00613FB6">
        <w:rPr>
          <w:bCs/>
        </w:rPr>
        <w:t xml:space="preserve">diverse </w:t>
      </w:r>
      <w:r w:rsidRPr="00613FB6">
        <w:rPr>
          <w:bCs/>
        </w:rPr>
        <w:t>spawning phenology</w:t>
      </w:r>
      <w:ins w:id="585" w:author="Isaak, Daniel - FS, ID" w:date="2026-03-24T16:16:00Z" w16du:dateUtc="2026-03-24T22:16:00Z">
        <w:r w:rsidR="000F2E3E">
          <w:rPr>
            <w:bCs/>
          </w:rPr>
          <w:t xml:space="preserve"> </w:t>
        </w:r>
      </w:ins>
      <w:del w:id="586" w:author="Isaak, Daniel - FS, ID" w:date="2026-03-24T16:16:00Z" w16du:dateUtc="2026-03-24T22:16:00Z">
        <w:r w:rsidR="002136D9" w:rsidDel="000F2E3E">
          <w:rPr>
            <w:bCs/>
          </w:rPr>
          <w:delText>.</w:delText>
        </w:r>
      </w:del>
    </w:p>
    <w:p w14:paraId="56E3A368" w14:textId="4610CCD1" w:rsidR="0075579D" w:rsidRDefault="0075579D" w:rsidP="000F2E3E">
      <w:pPr>
        <w:ind w:firstLine="720"/>
        <w:rPr>
          <w:bCs/>
        </w:rPr>
      </w:pPr>
      <w:del w:id="587" w:author="Isaak, Daniel - FS, ID" w:date="2026-03-24T16:16:00Z" w16du:dateUtc="2026-03-24T22:16:00Z">
        <w:r w:rsidRPr="00613FB6" w:rsidDel="000F2E3E">
          <w:rPr>
            <w:bCs/>
          </w:rPr>
          <w:delText>The cumulative proportion of redds (</w:delText>
        </w:r>
      </w:del>
      <w:del w:id="588" w:author="Isaak, Daniel - FS, ID" w:date="2026-03-24T16:14:00Z" w16du:dateUtc="2026-03-24T22:14:00Z">
        <w:r w:rsidRPr="00037A88" w:rsidDel="008C4E5F">
          <w:rPr>
            <w:bCs/>
          </w:rPr>
          <w:delText xml:space="preserve">Figure </w:delText>
        </w:r>
        <w:r w:rsidR="004F2B36" w:rsidRPr="00037A88" w:rsidDel="008C4E5F">
          <w:rPr>
            <w:bCs/>
          </w:rPr>
          <w:delText>3</w:delText>
        </w:r>
      </w:del>
      <w:del w:id="589" w:author="Isaak, Daniel - FS, ID" w:date="2026-03-24T16:16:00Z" w16du:dateUtc="2026-03-24T22:16:00Z">
        <w:r w:rsidRPr="00613FB6" w:rsidDel="000F2E3E">
          <w:rPr>
            <w:bCs/>
          </w:rPr>
          <w:delText xml:space="preserve">) provided an intuitive view of the pace and duration of spawning. Streams such as Marsh and Sulphur </w:delText>
        </w:r>
        <w:r w:rsidR="00E27BD0" w:rsidRPr="00613FB6" w:rsidDel="000F2E3E">
          <w:rPr>
            <w:bCs/>
          </w:rPr>
          <w:delText xml:space="preserve">creeks </w:delText>
        </w:r>
        <w:r w:rsidRPr="00613FB6" w:rsidDel="000F2E3E">
          <w:rPr>
            <w:bCs/>
          </w:rPr>
          <w:delText xml:space="preserve">exhibited rapid increases, suggesting short, </w:delText>
        </w:r>
      </w:del>
      <w:del w:id="590" w:author="Isaak, Daniel - FS, ID" w:date="2026-03-24T16:15:00Z" w16du:dateUtc="2026-03-24T22:15:00Z">
        <w:r w:rsidRPr="00613FB6" w:rsidDel="000F2E3E">
          <w:rPr>
            <w:bCs/>
          </w:rPr>
          <w:delText xml:space="preserve">concentrated spawning </w:delText>
        </w:r>
      </w:del>
      <w:del w:id="591" w:author="Isaak, Daniel - FS, ID" w:date="2026-03-24T16:16:00Z" w16du:dateUtc="2026-03-24T22:16:00Z">
        <w:r w:rsidR="00E27BD0" w:rsidRPr="00613FB6" w:rsidDel="000F2E3E">
          <w:rPr>
            <w:bCs/>
          </w:rPr>
          <w:delText>intervals</w:delText>
        </w:r>
        <w:r w:rsidRPr="00613FB6" w:rsidDel="000F2E3E">
          <w:rPr>
            <w:bCs/>
          </w:rPr>
          <w:delText xml:space="preserve">. In contrast, Big and Camas </w:delText>
        </w:r>
        <w:r w:rsidR="00E27BD0" w:rsidRPr="00613FB6" w:rsidDel="000F2E3E">
          <w:rPr>
            <w:bCs/>
          </w:rPr>
          <w:delText xml:space="preserve">creeks </w:delText>
        </w:r>
        <w:r w:rsidR="002F4982" w:rsidDel="000F2E3E">
          <w:rPr>
            <w:bCs/>
          </w:rPr>
          <w:delText xml:space="preserve">displayed </w:delText>
        </w:r>
        <w:r w:rsidRPr="00613FB6" w:rsidDel="000F2E3E">
          <w:rPr>
            <w:bCs/>
          </w:rPr>
          <w:delText xml:space="preserve">more gradual </w:delText>
        </w:r>
        <w:r w:rsidR="00E27BD0" w:rsidRPr="00613FB6" w:rsidDel="000F2E3E">
          <w:rPr>
            <w:bCs/>
          </w:rPr>
          <w:delText xml:space="preserve">redd </w:delText>
        </w:r>
        <w:r w:rsidRPr="00613FB6" w:rsidDel="000F2E3E">
          <w:rPr>
            <w:bCs/>
          </w:rPr>
          <w:delText>accumulations,</w:delText>
        </w:r>
      </w:del>
      <w:del w:id="592" w:author="Isaak, Daniel - FS, ID" w:date="2026-03-24T16:14:00Z" w16du:dateUtc="2026-03-24T22:14:00Z">
        <w:r w:rsidRPr="00613FB6" w:rsidDel="008C4E5F">
          <w:rPr>
            <w:bCs/>
          </w:rPr>
          <w:delText xml:space="preserve"> indicative of extended spawning seasons</w:delText>
        </w:r>
      </w:del>
      <w:del w:id="593" w:author="Isaak, Daniel - FS, ID" w:date="2026-03-24T16:16:00Z" w16du:dateUtc="2026-03-24T22:16:00Z">
        <w:r w:rsidRPr="00613FB6" w:rsidDel="000F2E3E">
          <w:rPr>
            <w:bCs/>
          </w:rPr>
          <w:delText xml:space="preserve">. Interannual variability was also evident, with some streams shifting substantially across years. Together, these patterns highlight the </w:delText>
        </w:r>
        <w:bookmarkStart w:id="594" w:name="_Hlk221626314"/>
        <w:r w:rsidRPr="00613FB6" w:rsidDel="000F2E3E">
          <w:rPr>
            <w:bCs/>
          </w:rPr>
          <w:delText xml:space="preserve">pronounced spatial and temporal heterogeneity in </w:delText>
        </w:r>
      </w:del>
      <w:ins w:id="595" w:author="Isaak, Daniel - FS, ID" w:date="2026-03-24T16:16:00Z" w16du:dateUtc="2026-03-24T22:16:00Z">
        <w:r w:rsidR="000F2E3E">
          <w:rPr>
            <w:bCs/>
          </w:rPr>
          <w:t xml:space="preserve">of </w:t>
        </w:r>
      </w:ins>
      <w:r w:rsidRPr="00613FB6">
        <w:rPr>
          <w:bCs/>
        </w:rPr>
        <w:t xml:space="preserve">Chinook salmon </w:t>
      </w:r>
      <w:ins w:id="596" w:author="Isaak, Daniel - FS, ID" w:date="2026-03-24T16:17:00Z" w16du:dateUtc="2026-03-24T22:17:00Z">
        <w:r w:rsidR="000F2E3E">
          <w:rPr>
            <w:bCs/>
          </w:rPr>
          <w:t>in</w:t>
        </w:r>
      </w:ins>
      <w:del w:id="597" w:author="Isaak, Daniel - FS, ID" w:date="2026-03-24T16:16:00Z" w16du:dateUtc="2026-03-24T22:16:00Z">
        <w:r w:rsidRPr="00613FB6" w:rsidDel="000F2E3E">
          <w:rPr>
            <w:bCs/>
          </w:rPr>
          <w:delText xml:space="preserve">spawn timing across </w:delText>
        </w:r>
      </w:del>
      <w:ins w:id="598" w:author="Isaak, Daniel - FS, ID" w:date="2026-03-24T16:16:00Z" w16du:dateUtc="2026-03-24T22:16:00Z">
        <w:r w:rsidR="000F2E3E">
          <w:rPr>
            <w:bCs/>
          </w:rPr>
          <w:t xml:space="preserve"> </w:t>
        </w:r>
      </w:ins>
      <w:r w:rsidRPr="00613FB6">
        <w:rPr>
          <w:bCs/>
        </w:rPr>
        <w:t xml:space="preserve">the Middle Fork </w:t>
      </w:r>
      <w:del w:id="599" w:author="Isaak, Daniel - FS, ID" w:date="2026-03-24T16:11:00Z" w16du:dateUtc="2026-03-24T22:11:00Z">
        <w:r w:rsidR="00E27BD0" w:rsidRPr="00613FB6" w:rsidDel="008C4E5F">
          <w:rPr>
            <w:bCs/>
          </w:rPr>
          <w:delText>watershed</w:delText>
        </w:r>
      </w:del>
      <w:ins w:id="600" w:author="Isaak, Daniel - FS, ID" w:date="2026-03-24T16:11:00Z" w16du:dateUtc="2026-03-24T22:11:00Z">
        <w:r w:rsidR="008C4E5F">
          <w:rPr>
            <w:bCs/>
          </w:rPr>
          <w:t>network</w:t>
        </w:r>
      </w:ins>
      <w:r w:rsidRPr="00613FB6">
        <w:rPr>
          <w:bCs/>
        </w:rPr>
        <w:t>.</w:t>
      </w:r>
    </w:p>
    <w:bookmarkEnd w:id="594"/>
    <w:p w14:paraId="02A28040" w14:textId="77777777" w:rsidR="002E0113" w:rsidRPr="00613FB6" w:rsidRDefault="002E0113" w:rsidP="007E4777">
      <w:pPr>
        <w:ind w:firstLine="720"/>
        <w:rPr>
          <w:bCs/>
        </w:rPr>
      </w:pPr>
    </w:p>
    <w:p w14:paraId="19048E1E" w14:textId="5BE10231" w:rsidR="00AE2F22" w:rsidRPr="00037A88" w:rsidRDefault="00AE2F22" w:rsidP="007E4777">
      <w:pPr>
        <w:rPr>
          <w:rFonts w:eastAsiaTheme="minorHAnsi"/>
          <w:i/>
          <w:iCs/>
        </w:rPr>
      </w:pPr>
      <w:r w:rsidRPr="00037A88">
        <w:rPr>
          <w:b/>
          <w:i/>
          <w:iCs/>
        </w:rPr>
        <w:t>Model comparison</w:t>
      </w:r>
      <w:ins w:id="601" w:author="Isaak, Daniel - FS, ID" w:date="2026-03-25T15:31:00Z" w16du:dateUtc="2026-03-25T21:31:00Z">
        <w:r w:rsidR="008D1979">
          <w:rPr>
            <w:b/>
            <w:i/>
            <w:iCs/>
          </w:rPr>
          <w:t>s</w:t>
        </w:r>
      </w:ins>
    </w:p>
    <w:p w14:paraId="76D07D75" w14:textId="1DB72A5C" w:rsidR="000511AC" w:rsidRPr="00613FB6" w:rsidRDefault="00EE26BE" w:rsidP="007E4777">
      <w:pPr>
        <w:rPr>
          <w:bCs/>
        </w:rPr>
      </w:pPr>
      <w:del w:id="602" w:author="Isaak, Daniel - FS, ID" w:date="2026-03-24T16:18:00Z" w16du:dateUtc="2026-03-24T22:18:00Z">
        <w:r w:rsidRPr="00EE26BE" w:rsidDel="000F2E3E">
          <w:rPr>
            <w:bCs/>
          </w:rPr>
          <w:delText xml:space="preserve">We used AIC-based model selection to identify parsimonious models explaining spatial and temporal variation in spawn timing. </w:delText>
        </w:r>
      </w:del>
      <w:r w:rsidR="009D79DD">
        <w:rPr>
          <w:bCs/>
        </w:rPr>
        <w:t xml:space="preserve">Among the 31 </w:t>
      </w:r>
      <w:del w:id="603" w:author="Isaak, Daniel - FS, ID" w:date="2026-03-24T16:18:00Z" w16du:dateUtc="2026-03-24T22:18:00Z">
        <w:r w:rsidR="009D79DD" w:rsidDel="000F2E3E">
          <w:rPr>
            <w:bCs/>
          </w:rPr>
          <w:delText xml:space="preserve">additive </w:delText>
        </w:r>
      </w:del>
      <w:r w:rsidR="009D79DD">
        <w:rPr>
          <w:bCs/>
        </w:rPr>
        <w:t>model</w:t>
      </w:r>
      <w:ins w:id="604" w:author="Isaak, Daniel - FS, ID" w:date="2026-03-24T16:18:00Z" w16du:dateUtc="2026-03-24T22:18:00Z">
        <w:r w:rsidR="000F2E3E">
          <w:rPr>
            <w:bCs/>
          </w:rPr>
          <w:t>s</w:t>
        </w:r>
      </w:ins>
      <w:r w:rsidR="009D79DD">
        <w:rPr>
          <w:bCs/>
        </w:rPr>
        <w:t xml:space="preserve"> tested, </w:t>
      </w:r>
      <w:r w:rsidR="00E76F20" w:rsidRPr="00613FB6">
        <w:rPr>
          <w:bCs/>
        </w:rPr>
        <w:t xml:space="preserve">stream identity, interannual variation, and nonlinear temperature responses </w:t>
      </w:r>
      <w:r w:rsidR="009D79DD">
        <w:rPr>
          <w:bCs/>
        </w:rPr>
        <w:t xml:space="preserve">were </w:t>
      </w:r>
      <w:r w:rsidR="00E76F20" w:rsidRPr="00613FB6">
        <w:rPr>
          <w:bCs/>
        </w:rPr>
        <w:t xml:space="preserve">the strongest predictors of </w:t>
      </w:r>
      <w:del w:id="605" w:author="Isaak, Daniel - FS, ID" w:date="2026-03-24T16:32:00Z" w16du:dateUtc="2026-03-24T22:32:00Z">
        <w:r w:rsidR="00E76F20" w:rsidRPr="00613FB6" w:rsidDel="00B7769A">
          <w:rPr>
            <w:bCs/>
          </w:rPr>
          <w:delText xml:space="preserve">Chinook salmon </w:delText>
        </w:r>
      </w:del>
      <w:r w:rsidR="00E76F20" w:rsidRPr="00613FB6">
        <w:rPr>
          <w:bCs/>
        </w:rPr>
        <w:t xml:space="preserve">spawn timing </w:t>
      </w:r>
      <w:r w:rsidR="00E76F20" w:rsidRPr="001D0AF3">
        <w:rPr>
          <w:bCs/>
        </w:rPr>
        <w:t xml:space="preserve">(Table </w:t>
      </w:r>
      <w:r w:rsidR="000C552A" w:rsidRPr="001D0AF3">
        <w:rPr>
          <w:bCs/>
        </w:rPr>
        <w:t>1</w:t>
      </w:r>
      <w:r w:rsidR="009D79DD" w:rsidRPr="001D0AF3">
        <w:rPr>
          <w:bCs/>
        </w:rPr>
        <w:t>;</w:t>
      </w:r>
      <w:r w:rsidR="009D79DD">
        <w:rPr>
          <w:bCs/>
        </w:rPr>
        <w:t xml:space="preserve"> Appendix A3.1</w:t>
      </w:r>
      <w:r w:rsidR="00E76F20" w:rsidRPr="00613FB6">
        <w:rPr>
          <w:bCs/>
        </w:rPr>
        <w:t>).</w:t>
      </w:r>
      <w:r w:rsidR="001D6C6F" w:rsidRPr="00613FB6">
        <w:rPr>
          <w:bCs/>
        </w:rPr>
        <w:t xml:space="preserve"> </w:t>
      </w:r>
      <w:r w:rsidR="00DC0800" w:rsidRPr="00613FB6">
        <w:rPr>
          <w:bCs/>
        </w:rPr>
        <w:t>Model</w:t>
      </w:r>
      <w:r w:rsidR="00927D52">
        <w:rPr>
          <w:bCs/>
        </w:rPr>
        <w:t>s</w:t>
      </w:r>
      <w:r w:rsidR="00DC0800" w:rsidRPr="00613FB6">
        <w:rPr>
          <w:bCs/>
        </w:rPr>
        <w:t xml:space="preserve"> </w:t>
      </w:r>
      <w:r w:rsidR="009D79DD">
        <w:rPr>
          <w:bCs/>
        </w:rPr>
        <w:t>additionally including elevation (</w:t>
      </w:r>
      <w:r w:rsidR="00DC0800" w:rsidRPr="00613FB6">
        <w:rPr>
          <w:bCs/>
        </w:rPr>
        <w:t>m26</w:t>
      </w:r>
      <w:r w:rsidR="009D79DD">
        <w:rPr>
          <w:bCs/>
        </w:rPr>
        <w:t>, m31)</w:t>
      </w:r>
      <w:r w:rsidR="00DC0800" w:rsidRPr="00613FB6">
        <w:rPr>
          <w:bCs/>
        </w:rPr>
        <w:t xml:space="preserve"> had the lowest AIC among the candidate </w:t>
      </w:r>
      <w:r w:rsidR="00E27BD0" w:rsidRPr="00613FB6">
        <w:rPr>
          <w:bCs/>
        </w:rPr>
        <w:t>models</w:t>
      </w:r>
      <w:r w:rsidR="00DC0800" w:rsidRPr="00613FB6">
        <w:rPr>
          <w:bCs/>
        </w:rPr>
        <w:t xml:space="preserve"> </w:t>
      </w:r>
      <w:r w:rsidR="00FF6B3F">
        <w:rPr>
          <w:bCs/>
        </w:rPr>
        <w:t xml:space="preserve">and </w:t>
      </w:r>
      <w:commentRangeStart w:id="606"/>
      <w:r w:rsidR="00DC0800" w:rsidRPr="00613FB6">
        <w:rPr>
          <w:bCs/>
        </w:rPr>
        <w:t>predicted later spawning at higher elevations</w:t>
      </w:r>
      <w:r w:rsidR="00FF6B3F">
        <w:rPr>
          <w:bCs/>
        </w:rPr>
        <w:t xml:space="preserve"> in a multivariate context</w:t>
      </w:r>
      <w:commentRangeEnd w:id="606"/>
      <w:r w:rsidR="00B62676">
        <w:rPr>
          <w:rStyle w:val="CommentReference"/>
        </w:rPr>
        <w:commentReference w:id="606"/>
      </w:r>
      <w:r w:rsidR="00FF6B3F">
        <w:rPr>
          <w:bCs/>
        </w:rPr>
        <w:t>. However, elevation was excluded for two reasons. First, the</w:t>
      </w:r>
      <w:ins w:id="607" w:author="Isaak, Daniel - FS, ID" w:date="2026-03-24T17:12:00Z" w16du:dateUtc="2026-03-24T23:12:00Z">
        <w:r w:rsidR="00B62676">
          <w:rPr>
            <w:bCs/>
          </w:rPr>
          <w:t>re was</w:t>
        </w:r>
      </w:ins>
      <w:r w:rsidR="00FF6B3F">
        <w:rPr>
          <w:bCs/>
        </w:rPr>
        <w:t xml:space="preserve"> moderate </w:t>
      </w:r>
      <w:r w:rsidR="009D79DD">
        <w:rPr>
          <w:bCs/>
        </w:rPr>
        <w:t xml:space="preserve">collinearity between elevation and stream identity </w:t>
      </w:r>
      <w:r w:rsidR="00F629FA" w:rsidRPr="00613FB6">
        <w:rPr>
          <w:bCs/>
        </w:rPr>
        <w:t>(</w:t>
      </w:r>
      <w:r w:rsidR="00A821C1">
        <w:rPr>
          <w:bCs/>
        </w:rPr>
        <w:t xml:space="preserve">VIF </w:t>
      </w:r>
      <w:r w:rsidR="00A821C1" w:rsidRPr="00A821C1">
        <w:rPr>
          <w:bCs/>
        </w:rPr>
        <w:t>≈ 6.5</w:t>
      </w:r>
      <w:r w:rsidR="00F629FA" w:rsidRPr="00613FB6">
        <w:rPr>
          <w:bCs/>
        </w:rPr>
        <w:t>)</w:t>
      </w:r>
      <w:r w:rsidR="00FF6B3F">
        <w:rPr>
          <w:bCs/>
        </w:rPr>
        <w:t xml:space="preserve"> </w:t>
      </w:r>
      <w:ins w:id="608" w:author="Isaak, Daniel - FS, ID" w:date="2026-03-24T17:12:00Z" w16du:dateUtc="2026-03-24T23:12:00Z">
        <w:r w:rsidR="00B62676">
          <w:rPr>
            <w:bCs/>
          </w:rPr>
          <w:t xml:space="preserve">which </w:t>
        </w:r>
      </w:ins>
      <w:r w:rsidR="00FF6B3F">
        <w:rPr>
          <w:bCs/>
        </w:rPr>
        <w:t>in</w:t>
      </w:r>
      <w:ins w:id="609" w:author="Isaak, Daniel - FS, ID" w:date="2026-03-24T17:12:00Z" w16du:dateUtc="2026-03-24T23:12:00Z">
        <w:r w:rsidR="00B62676">
          <w:rPr>
            <w:bCs/>
          </w:rPr>
          <w:t xml:space="preserve">flated </w:t>
        </w:r>
      </w:ins>
      <w:del w:id="610" w:author="Isaak, Daniel - FS, ID" w:date="2026-03-24T17:12:00Z" w16du:dateUtc="2026-03-24T23:12:00Z">
        <w:r w:rsidR="00FF6B3F" w:rsidDel="00B62676">
          <w:rPr>
            <w:bCs/>
          </w:rPr>
          <w:delText xml:space="preserve">troduced instability in </w:delText>
        </w:r>
      </w:del>
      <w:r w:rsidR="00FF6B3F">
        <w:rPr>
          <w:bCs/>
        </w:rPr>
        <w:t xml:space="preserve">the </w:t>
      </w:r>
      <w:ins w:id="611" w:author="Isaak, Daniel - FS, ID" w:date="2026-03-24T17:12:00Z" w16du:dateUtc="2026-03-24T23:12:00Z">
        <w:r w:rsidR="00B62676">
          <w:rPr>
            <w:bCs/>
          </w:rPr>
          <w:t xml:space="preserve">variance associated with these </w:t>
        </w:r>
      </w:ins>
      <w:r w:rsidR="00FF6B3F">
        <w:rPr>
          <w:bCs/>
        </w:rPr>
        <w:t>fixed effects estimate</w:t>
      </w:r>
      <w:ins w:id="612" w:author="Isaak, Daniel - FS, ID" w:date="2026-03-24T17:12:00Z" w16du:dateUtc="2026-03-24T23:12:00Z">
        <w:r w:rsidR="00B62676">
          <w:rPr>
            <w:bCs/>
          </w:rPr>
          <w:t>s</w:t>
        </w:r>
      </w:ins>
      <w:r w:rsidR="00A821C1">
        <w:rPr>
          <w:bCs/>
        </w:rPr>
        <w:t xml:space="preserve">. </w:t>
      </w:r>
      <w:r w:rsidR="00FF6B3F">
        <w:rPr>
          <w:bCs/>
        </w:rPr>
        <w:t xml:space="preserve">Second, and more fundamentally, the </w:t>
      </w:r>
      <w:commentRangeStart w:id="613"/>
      <w:r w:rsidR="00FF6B3F">
        <w:rPr>
          <w:bCs/>
        </w:rPr>
        <w:t>within-stream elevation signal that elevation as a fixed effect was attempting to capture is expressed more flexibly and with greater precision through the reach-level random effects structure of the final model</w:t>
      </w:r>
      <w:commentRangeEnd w:id="613"/>
      <w:r w:rsidR="009B36AF">
        <w:rPr>
          <w:rStyle w:val="CommentReference"/>
        </w:rPr>
        <w:commentReference w:id="613"/>
      </w:r>
      <w:r w:rsidR="00FF6B3F">
        <w:rPr>
          <w:bCs/>
        </w:rPr>
        <w:t xml:space="preserve">. </w:t>
      </w:r>
      <w:r w:rsidR="00A821C1" w:rsidRPr="00A821C1">
        <w:rPr>
          <w:bCs/>
        </w:rPr>
        <w:t>Model m16 had nearly identical predictive accuracy (RMSE = 2.02 days) and conditional R² (0.980) compared to m26, despite a modest reduction in marginal R² (0.729 vs. 0.785)</w:t>
      </w:r>
      <w:r w:rsidR="00DC0800" w:rsidRPr="00613FB6">
        <w:rPr>
          <w:bCs/>
        </w:rPr>
        <w:t>.</w:t>
      </w:r>
      <w:r w:rsidR="00A821C1">
        <w:rPr>
          <w:bCs/>
        </w:rPr>
        <w:t xml:space="preserve"> Extending m16 to include </w:t>
      </w:r>
      <w:r w:rsidR="00E76F20" w:rsidRPr="00613FB6">
        <w:rPr>
          <w:bCs/>
        </w:rPr>
        <w:t>COMID-specific random slopes for temperature</w:t>
      </w:r>
      <w:r w:rsidR="00A821C1">
        <w:rPr>
          <w:bCs/>
        </w:rPr>
        <w:t xml:space="preserve"> substantially</w:t>
      </w:r>
      <w:r w:rsidR="00E76F20" w:rsidRPr="00613FB6">
        <w:rPr>
          <w:bCs/>
        </w:rPr>
        <w:t xml:space="preserve"> improved model fit (ΔAIC = 510), reduced prediction error</w:t>
      </w:r>
      <w:r w:rsidR="00A821C1">
        <w:rPr>
          <w:bCs/>
        </w:rPr>
        <w:t xml:space="preserve"> from 2.02 to 1.78 days</w:t>
      </w:r>
      <w:r w:rsidR="00E76F20" w:rsidRPr="00613FB6">
        <w:rPr>
          <w:bCs/>
        </w:rPr>
        <w:t xml:space="preserve">, and slightly increased conditional R², </w:t>
      </w:r>
      <w:r w:rsidR="00A821C1">
        <w:rPr>
          <w:bCs/>
        </w:rPr>
        <w:t xml:space="preserve">confirming that </w:t>
      </w:r>
      <w:r w:rsidR="00E76F20" w:rsidRPr="00613FB6">
        <w:rPr>
          <w:bCs/>
        </w:rPr>
        <w:t xml:space="preserve">temperature effects vary meaningfully among stream reaches </w:t>
      </w:r>
      <w:r w:rsidR="008441CD" w:rsidRPr="00613FB6">
        <w:rPr>
          <w:bCs/>
        </w:rPr>
        <w:t>(</w:t>
      </w:r>
      <w:r w:rsidR="00283F57" w:rsidRPr="00037A88">
        <w:rPr>
          <w:bCs/>
        </w:rPr>
        <w:t xml:space="preserve">Table </w:t>
      </w:r>
      <w:r w:rsidR="009A3797" w:rsidRPr="00037A88">
        <w:rPr>
          <w:bCs/>
        </w:rPr>
        <w:t>1</w:t>
      </w:r>
      <w:r w:rsidR="008441CD" w:rsidRPr="00613FB6">
        <w:rPr>
          <w:bCs/>
        </w:rPr>
        <w:t>).</w:t>
      </w:r>
      <w:r w:rsidR="000511AC" w:rsidRPr="00613FB6">
        <w:rPr>
          <w:bCs/>
        </w:rPr>
        <w:t xml:space="preserve"> </w:t>
      </w:r>
    </w:p>
    <w:p w14:paraId="5C8B1FCC" w14:textId="6656A13F" w:rsidR="00283F57" w:rsidRPr="00613FB6" w:rsidRDefault="00E76F20" w:rsidP="007E4777">
      <w:pPr>
        <w:ind w:firstLine="720"/>
        <w:rPr>
          <w:bCs/>
        </w:rPr>
      </w:pPr>
      <w:r w:rsidRPr="00613FB6">
        <w:rPr>
          <w:bCs/>
        </w:rPr>
        <w:t xml:space="preserve">We next </w:t>
      </w:r>
      <w:commentRangeStart w:id="614"/>
      <w:r w:rsidRPr="00613FB6">
        <w:rPr>
          <w:bCs/>
        </w:rPr>
        <w:t xml:space="preserve">evaluated </w:t>
      </w:r>
      <w:r w:rsidR="00A821C1">
        <w:rPr>
          <w:bCs/>
        </w:rPr>
        <w:t xml:space="preserve">the </w:t>
      </w:r>
      <w:r w:rsidR="00A821C1" w:rsidRPr="00A821C1">
        <w:rPr>
          <w:bCs/>
        </w:rPr>
        <w:t>functional form of the temperature effect within the random slope structure</w:t>
      </w:r>
      <w:commentRangeEnd w:id="614"/>
      <w:r w:rsidR="008B299C">
        <w:rPr>
          <w:rStyle w:val="CommentReference"/>
        </w:rPr>
        <w:commentReference w:id="614"/>
      </w:r>
      <w:r w:rsidR="00A821C1" w:rsidRPr="00A821C1">
        <w:rPr>
          <w:bCs/>
        </w:rPr>
        <w:t xml:space="preserve">. </w:t>
      </w:r>
      <w:commentRangeStart w:id="615"/>
      <w:r w:rsidR="00A821C1" w:rsidRPr="00A821C1">
        <w:rPr>
          <w:bCs/>
        </w:rPr>
        <w:t xml:space="preserve">Residual diagnostics for the quadratic random slope model revealed a systematic trend </w:t>
      </w:r>
      <w:r w:rsidR="00A821C1" w:rsidRPr="00A821C1">
        <w:rPr>
          <w:bCs/>
        </w:rPr>
        <w:lastRenderedPageBreak/>
        <w:t xml:space="preserve">in residuals across the temperature gradient </w:t>
      </w:r>
      <w:commentRangeEnd w:id="615"/>
      <w:r w:rsidR="00157B1E">
        <w:rPr>
          <w:rStyle w:val="CommentReference"/>
        </w:rPr>
        <w:commentReference w:id="615"/>
      </w:r>
      <w:r w:rsidR="00A821C1" w:rsidRPr="00A821C1">
        <w:rPr>
          <w:bCs/>
        </w:rPr>
        <w:t xml:space="preserve">— overpredicting spawn timing at cold sites and underpredicting at warm sites — suggesting the quadratic term did not fully capture the nonlinear relationship (Appendix A3.3). A natural spline with </w:t>
      </w:r>
      <w:r w:rsidR="001D0AF3">
        <w:rPr>
          <w:bCs/>
        </w:rPr>
        <w:t xml:space="preserve">three degrees of freedom </w:t>
      </w:r>
      <w:r w:rsidR="00A821C1" w:rsidRPr="00A821C1">
        <w:rPr>
          <w:bCs/>
        </w:rPr>
        <w:t xml:space="preserve">substantially outperformed the quadratic formulation (ΔAIC = 139), with lower RMSE (1.72 vs. 1.78 days) and </w:t>
      </w:r>
      <w:ins w:id="616" w:author="Isaak, Daniel - FS, ID" w:date="2026-03-24T17:19:00Z" w16du:dateUtc="2026-03-24T23:19:00Z">
        <w:r w:rsidR="008B299C">
          <w:rPr>
            <w:bCs/>
          </w:rPr>
          <w:t xml:space="preserve">improved </w:t>
        </w:r>
      </w:ins>
      <w:del w:id="617" w:author="Isaak, Daniel - FS, ID" w:date="2026-03-24T17:19:00Z" w16du:dateUtc="2026-03-24T23:19:00Z">
        <w:r w:rsidR="00A821C1" w:rsidRPr="00A821C1" w:rsidDel="008B299C">
          <w:rPr>
            <w:bCs/>
          </w:rPr>
          <w:delText xml:space="preserve">markedly flatter </w:delText>
        </w:r>
      </w:del>
      <w:r w:rsidR="00A821C1" w:rsidRPr="00A821C1">
        <w:rPr>
          <w:bCs/>
        </w:rPr>
        <w:t>residual</w:t>
      </w:r>
      <w:ins w:id="618" w:author="Isaak, Daniel - FS, ID" w:date="2026-03-24T17:19:00Z" w16du:dateUtc="2026-03-24T23:19:00Z">
        <w:r w:rsidR="008B299C">
          <w:rPr>
            <w:bCs/>
          </w:rPr>
          <w:t xml:space="preserve"> pattern</w:t>
        </w:r>
      </w:ins>
      <w:r w:rsidR="00A821C1" w:rsidRPr="00A821C1">
        <w:rPr>
          <w:bCs/>
        </w:rPr>
        <w:t xml:space="preserve">s across the temperature gradient (Appendix A3.4). A natural spline with </w:t>
      </w:r>
      <w:r w:rsidR="001D0AF3">
        <w:rPr>
          <w:bCs/>
        </w:rPr>
        <w:t xml:space="preserve">four degrees of freedom </w:t>
      </w:r>
      <w:r w:rsidR="00A821C1" w:rsidRPr="00A821C1">
        <w:rPr>
          <w:bCs/>
        </w:rPr>
        <w:t xml:space="preserve">showed further AIC improvement but produced biologically implausible predictions — spawn </w:t>
      </w:r>
      <w:proofErr w:type="gramStart"/>
      <w:r w:rsidR="00A821C1" w:rsidRPr="00A821C1">
        <w:rPr>
          <w:bCs/>
        </w:rPr>
        <w:t>timing</w:t>
      </w:r>
      <w:proofErr w:type="gramEnd"/>
      <w:r w:rsidR="00A821C1" w:rsidRPr="00A821C1">
        <w:rPr>
          <w:bCs/>
        </w:rPr>
        <w:t xml:space="preserve"> declining sharply above ~13°C — and was excluded (Appendix A3.4). The natural </w:t>
      </w:r>
      <w:proofErr w:type="gramStart"/>
      <w:r w:rsidR="00A821C1" w:rsidRPr="00A821C1">
        <w:rPr>
          <w:bCs/>
        </w:rPr>
        <w:t>spline</w:t>
      </w:r>
      <w:proofErr w:type="gramEnd"/>
      <w:r w:rsidR="00A821C1" w:rsidRPr="00A821C1">
        <w:rPr>
          <w:bCs/>
        </w:rPr>
        <w:t xml:space="preserve"> with </w:t>
      </w:r>
      <w:r w:rsidR="001D0AF3">
        <w:rPr>
          <w:bCs/>
        </w:rPr>
        <w:t xml:space="preserve">three degrees of freedom </w:t>
      </w:r>
      <w:r w:rsidR="00A821C1" w:rsidRPr="00A821C1">
        <w:rPr>
          <w:bCs/>
        </w:rPr>
        <w:t>was therefore selected as the temperature functional form.</w:t>
      </w:r>
    </w:p>
    <w:p w14:paraId="04E7CD9E" w14:textId="41CD2FDC" w:rsidR="00EE26BE" w:rsidRPr="00613FB6" w:rsidRDefault="00E76F20" w:rsidP="007E4777">
      <w:pPr>
        <w:ind w:firstLine="720"/>
        <w:rPr>
          <w:bCs/>
        </w:rPr>
      </w:pPr>
      <w:r w:rsidRPr="00613FB6">
        <w:rPr>
          <w:bCs/>
        </w:rPr>
        <w:t xml:space="preserve">Finally, </w:t>
      </w:r>
      <w:commentRangeStart w:id="619"/>
      <w:r w:rsidRPr="00613FB6">
        <w:rPr>
          <w:bCs/>
        </w:rPr>
        <w:t xml:space="preserve">we assessed whether interactions </w:t>
      </w:r>
      <w:commentRangeEnd w:id="619"/>
      <w:r w:rsidR="0035024C">
        <w:rPr>
          <w:rStyle w:val="CommentReference"/>
        </w:rPr>
        <w:commentReference w:id="619"/>
      </w:r>
      <w:r w:rsidRPr="00613FB6">
        <w:rPr>
          <w:bCs/>
        </w:rPr>
        <w:t>between temperature and either stream or year provided additional explanatory power</w:t>
      </w:r>
      <w:r w:rsidR="00A821C1">
        <w:rPr>
          <w:bCs/>
        </w:rPr>
        <w:t xml:space="preserve"> beyond that captured by random slopes</w:t>
      </w:r>
      <w:r w:rsidRPr="00613FB6">
        <w:rPr>
          <w:bCs/>
        </w:rPr>
        <w:t xml:space="preserve">. </w:t>
      </w:r>
      <w:r w:rsidR="00A821C1">
        <w:rPr>
          <w:bCs/>
        </w:rPr>
        <w:t>T</w:t>
      </w:r>
      <w:r w:rsidR="004A5FBA" w:rsidRPr="00613FB6">
        <w:rPr>
          <w:bCs/>
        </w:rPr>
        <w:t xml:space="preserve">he </w:t>
      </w:r>
      <w:r w:rsidR="00A821C1">
        <w:rPr>
          <w:bCs/>
        </w:rPr>
        <w:t xml:space="preserve">temperature </w:t>
      </w:r>
      <w:r w:rsidR="00A821C1" w:rsidRPr="00A821C1">
        <w:rPr>
          <w:bCs/>
        </w:rPr>
        <w:t>×</w:t>
      </w:r>
      <w:r w:rsidR="00A821C1">
        <w:rPr>
          <w:bCs/>
        </w:rPr>
        <w:t xml:space="preserve"> stream </w:t>
      </w:r>
      <w:r w:rsidR="00A821C1" w:rsidRPr="00A821C1">
        <w:rPr>
          <w:bCs/>
        </w:rPr>
        <w:t xml:space="preserve">interaction produced implausible predictions for data-sparse streams (particularly Beaver Creek, where the spline diverged outside its observed temperature range), and the temperature × year interaction, while yielding a </w:t>
      </w:r>
      <w:r w:rsidR="00446817" w:rsidRPr="00A821C1">
        <w:rPr>
          <w:bCs/>
        </w:rPr>
        <w:t>Δ</w:t>
      </w:r>
      <w:r w:rsidR="00A821C1" w:rsidRPr="00A821C1">
        <w:rPr>
          <w:bCs/>
        </w:rPr>
        <w:t>AIC improvement</w:t>
      </w:r>
      <w:r w:rsidR="00446817">
        <w:rPr>
          <w:bCs/>
        </w:rPr>
        <w:t xml:space="preserve"> of 1482</w:t>
      </w:r>
      <w:r w:rsidR="00A821C1" w:rsidRPr="00A821C1">
        <w:rPr>
          <w:bCs/>
        </w:rPr>
        <w:t>, likely overfitted year-specific data ranges rather than capturing a stable biological effect — marginal R² and RMSE improved only modestly despite the large AIC gain (Appendix A3.5). Both interactions were excluded.</w:t>
      </w:r>
      <w:r w:rsidR="00446817">
        <w:rPr>
          <w:bCs/>
        </w:rPr>
        <w:t xml:space="preserve"> </w:t>
      </w:r>
      <w:r w:rsidR="004A5FBA" w:rsidRPr="00613FB6">
        <w:rPr>
          <w:bCs/>
        </w:rPr>
        <w:t xml:space="preserve">These results led us to </w:t>
      </w:r>
      <w:r w:rsidRPr="00613FB6">
        <w:rPr>
          <w:bCs/>
        </w:rPr>
        <w:t xml:space="preserve">retain the </w:t>
      </w:r>
      <w:r w:rsidR="00A821C1">
        <w:rPr>
          <w:bCs/>
        </w:rPr>
        <w:t xml:space="preserve">natural spline </w:t>
      </w:r>
      <w:r w:rsidRPr="00613FB6">
        <w:rPr>
          <w:bCs/>
        </w:rPr>
        <w:t>random slope model without interactions as our final</w:t>
      </w:r>
      <w:r w:rsidR="001D0AF3">
        <w:rPr>
          <w:bCs/>
        </w:rPr>
        <w:t xml:space="preserve"> model</w:t>
      </w:r>
      <w:r w:rsidRPr="00613FB6">
        <w:rPr>
          <w:bCs/>
        </w:rPr>
        <w:t>.</w:t>
      </w:r>
    </w:p>
    <w:p w14:paraId="71BB3802" w14:textId="385A8B14" w:rsidR="00B813EE" w:rsidRPr="00613FB6" w:rsidRDefault="00B813EE" w:rsidP="007E4777">
      <w:pPr>
        <w:rPr>
          <w:b/>
        </w:rPr>
      </w:pPr>
    </w:p>
    <w:p w14:paraId="52215002" w14:textId="144EC312" w:rsidR="00AE2F22" w:rsidRPr="00037A88" w:rsidRDefault="00AE2F22" w:rsidP="007E4777">
      <w:pPr>
        <w:rPr>
          <w:b/>
          <w:i/>
          <w:iCs/>
        </w:rPr>
      </w:pPr>
      <w:r w:rsidRPr="00037A88">
        <w:rPr>
          <w:b/>
          <w:i/>
          <w:iCs/>
        </w:rPr>
        <w:t>Final model</w:t>
      </w:r>
      <w:r w:rsidR="0081320C" w:rsidRPr="00037A88">
        <w:rPr>
          <w:b/>
          <w:i/>
          <w:iCs/>
        </w:rPr>
        <w:t xml:space="preserve"> </w:t>
      </w:r>
      <w:proofErr w:type="gramStart"/>
      <w:r w:rsidR="0081320C" w:rsidRPr="00037A88">
        <w:rPr>
          <w:b/>
          <w:i/>
          <w:iCs/>
        </w:rPr>
        <w:t>fit</w:t>
      </w:r>
      <w:proofErr w:type="gramEnd"/>
      <w:r w:rsidR="0081320C" w:rsidRPr="00037A88">
        <w:rPr>
          <w:b/>
          <w:i/>
          <w:iCs/>
        </w:rPr>
        <w:t xml:space="preserve"> and</w:t>
      </w:r>
      <w:r w:rsidRPr="00037A88">
        <w:rPr>
          <w:b/>
          <w:i/>
          <w:iCs/>
        </w:rPr>
        <w:t xml:space="preserve"> </w:t>
      </w:r>
      <w:ins w:id="620" w:author="Isaak, Daniel - FS, ID" w:date="2026-03-25T15:32:00Z" w16du:dateUtc="2026-03-25T21:32:00Z">
        <w:r w:rsidR="008D1979">
          <w:rPr>
            <w:b/>
            <w:i/>
            <w:iCs/>
          </w:rPr>
          <w:t>effect estimates</w:t>
        </w:r>
      </w:ins>
      <w:del w:id="621" w:author="Isaak, Daniel - FS, ID" w:date="2026-03-25T15:32:00Z" w16du:dateUtc="2026-03-25T21:32:00Z">
        <w:r w:rsidRPr="00037A88" w:rsidDel="008D1979">
          <w:rPr>
            <w:b/>
            <w:i/>
            <w:iCs/>
          </w:rPr>
          <w:delText>diagnostics</w:delText>
        </w:r>
      </w:del>
    </w:p>
    <w:p w14:paraId="7C7FC5CC" w14:textId="5CE5E68F" w:rsidR="00225BCA" w:rsidRPr="00613FB6" w:rsidRDefault="0081320C" w:rsidP="007E4777">
      <w:pPr>
        <w:rPr>
          <w:bCs/>
        </w:rPr>
      </w:pPr>
      <w:r w:rsidRPr="00613FB6">
        <w:rPr>
          <w:bCs/>
        </w:rPr>
        <w:t>Model fit for the final model was strong: marginal R² (fixed effects only) was 0.</w:t>
      </w:r>
      <w:r w:rsidR="00AF2B88">
        <w:rPr>
          <w:bCs/>
        </w:rPr>
        <w:t>599</w:t>
      </w:r>
      <w:r w:rsidRPr="00613FB6">
        <w:rPr>
          <w:bCs/>
        </w:rPr>
        <w:t>, while conditional R² (fixed + random effects) was 0.</w:t>
      </w:r>
      <w:r w:rsidR="00AF2B88">
        <w:rPr>
          <w:bCs/>
        </w:rPr>
        <w:t>990</w:t>
      </w:r>
      <w:r w:rsidR="00225BCA" w:rsidRPr="00613FB6">
        <w:rPr>
          <w:bCs/>
        </w:rPr>
        <w:t xml:space="preserve"> (</w:t>
      </w:r>
      <w:r w:rsidR="00225BCA" w:rsidRPr="00037A88">
        <w:rPr>
          <w:bCs/>
        </w:rPr>
        <w:t>Table 2)</w:t>
      </w:r>
      <w:r w:rsidR="00AF2B88">
        <w:rPr>
          <w:bCs/>
        </w:rPr>
        <w:t xml:space="preserve">, with RMSE of 1.71 days. </w:t>
      </w:r>
      <w:commentRangeStart w:id="622"/>
      <w:ins w:id="623" w:author="Isaak, Daniel - FS, ID" w:date="2026-03-25T15:33:00Z" w16du:dateUtc="2026-03-25T21:33:00Z">
        <w:r w:rsidR="005112F6">
          <w:rPr>
            <w:bCs/>
          </w:rPr>
          <w:t xml:space="preserve">Model response curves indicated </w:t>
        </w:r>
      </w:ins>
      <w:moveToRangeStart w:id="624" w:author="Isaak, Daniel - FS, ID" w:date="2026-03-25T15:33:00Z" w:name="move225345203"/>
      <w:moveTo w:id="625" w:author="Isaak, Daniel - FS, ID" w:date="2026-03-25T15:33:00Z" w16du:dateUtc="2026-03-25T21:33:00Z">
        <w:del w:id="626" w:author="Isaak, Daniel - FS, ID" w:date="2026-03-25T15:33:00Z" w16du:dateUtc="2026-03-25T21:33:00Z">
          <w:r w:rsidR="005112F6" w:rsidRPr="00613FB6" w:rsidDel="005112F6">
            <w:rPr>
              <w:bCs/>
            </w:rPr>
            <w:delText xml:space="preserve">Stream-specific predictions </w:delText>
          </w:r>
          <w:r w:rsidR="005112F6" w:rsidDel="005112F6">
            <w:rPr>
              <w:bCs/>
            </w:rPr>
            <w:delText xml:space="preserve">revealed </w:delText>
          </w:r>
        </w:del>
        <w:r w:rsidR="005112F6" w:rsidRPr="00613FB6">
          <w:rPr>
            <w:bCs/>
          </w:rPr>
          <w:t>a consistent pattern</w:t>
        </w:r>
      </w:moveTo>
      <w:ins w:id="627" w:author="Isaak, Daniel - FS, ID" w:date="2026-03-25T15:33:00Z" w16du:dateUtc="2026-03-25T21:33:00Z">
        <w:r w:rsidR="005112F6">
          <w:rPr>
            <w:bCs/>
          </w:rPr>
          <w:t xml:space="preserve"> wherein </w:t>
        </w:r>
      </w:ins>
      <w:moveTo w:id="628" w:author="Isaak, Daniel - FS, ID" w:date="2026-03-25T15:33:00Z" w16du:dateUtc="2026-03-25T21:33:00Z">
        <w:del w:id="629" w:author="Isaak, Daniel - FS, ID" w:date="2026-03-25T15:33:00Z" w16du:dateUtc="2026-03-25T21:33:00Z">
          <w:r w:rsidR="005112F6" w:rsidRPr="00613FB6" w:rsidDel="005112F6">
            <w:rPr>
              <w:bCs/>
            </w:rPr>
            <w:delText xml:space="preserve">: </w:delText>
          </w:r>
        </w:del>
        <w:r w:rsidR="005112F6" w:rsidRPr="00613FB6">
          <w:rPr>
            <w:bCs/>
          </w:rPr>
          <w:t>spawn timing increase</w:t>
        </w:r>
        <w:r w:rsidR="005112F6">
          <w:rPr>
            <w:bCs/>
          </w:rPr>
          <w:t>d</w:t>
        </w:r>
        <w:r w:rsidR="005112F6" w:rsidRPr="00613FB6">
          <w:rPr>
            <w:bCs/>
          </w:rPr>
          <w:t xml:space="preserve"> nonlinearly with 90-day mean </w:t>
        </w:r>
        <w:r w:rsidR="005112F6">
          <w:rPr>
            <w:bCs/>
          </w:rPr>
          <w:t xml:space="preserve">antecedent </w:t>
        </w:r>
        <w:r w:rsidR="005112F6" w:rsidRPr="00613FB6">
          <w:rPr>
            <w:bCs/>
          </w:rPr>
          <w:t>stream temperature and</w:t>
        </w:r>
        <w:r w:rsidR="005112F6">
          <w:rPr>
            <w:bCs/>
          </w:rPr>
          <w:t xml:space="preserve"> </w:t>
        </w:r>
        <w:r w:rsidR="005112F6" w:rsidRPr="00613FB6">
          <w:rPr>
            <w:bCs/>
          </w:rPr>
          <w:t>level</w:t>
        </w:r>
        <w:r w:rsidR="005112F6">
          <w:rPr>
            <w:bCs/>
          </w:rPr>
          <w:t>ed</w:t>
        </w:r>
        <w:r w:rsidR="005112F6" w:rsidRPr="00613FB6">
          <w:rPr>
            <w:bCs/>
          </w:rPr>
          <w:t xml:space="preserve"> off at high temperatures</w:t>
        </w:r>
      </w:moveTo>
      <w:commentRangeEnd w:id="622"/>
      <w:r w:rsidR="00F76B48">
        <w:rPr>
          <w:rStyle w:val="CommentReference"/>
        </w:rPr>
        <w:commentReference w:id="622"/>
      </w:r>
      <w:moveTo w:id="630" w:author="Isaak, Daniel - FS, ID" w:date="2026-03-25T15:33:00Z" w16du:dateUtc="2026-03-25T21:33:00Z">
        <w:r w:rsidR="005112F6" w:rsidRPr="00613FB6">
          <w:rPr>
            <w:bCs/>
          </w:rPr>
          <w:t xml:space="preserve"> (</w:t>
        </w:r>
        <w:r w:rsidR="005112F6" w:rsidRPr="00ED3769">
          <w:rPr>
            <w:bCs/>
          </w:rPr>
          <w:t>Figure 5</w:t>
        </w:r>
        <w:r w:rsidR="005112F6" w:rsidRPr="00613FB6">
          <w:rPr>
            <w:bCs/>
          </w:rPr>
          <w:t xml:space="preserve">). </w:t>
        </w:r>
      </w:moveTo>
      <w:ins w:id="631" w:author="Isaak, Daniel - FS, ID" w:date="2026-03-25T15:33:00Z" w16du:dateUtc="2026-03-25T21:33:00Z">
        <w:r w:rsidR="005112F6">
          <w:rPr>
            <w:bCs/>
          </w:rPr>
          <w:t xml:space="preserve">However, </w:t>
        </w:r>
      </w:ins>
      <w:ins w:id="632" w:author="Isaak, Daniel - FS, ID" w:date="2026-03-25T15:34:00Z" w16du:dateUtc="2026-03-25T21:34:00Z">
        <w:r w:rsidR="005112F6">
          <w:rPr>
            <w:bCs/>
          </w:rPr>
          <w:t>important s</w:t>
        </w:r>
      </w:ins>
      <w:moveTo w:id="633" w:author="Isaak, Daniel - FS, ID" w:date="2026-03-25T15:33:00Z" w16du:dateUtc="2026-03-25T21:33:00Z">
        <w:del w:id="634" w:author="Isaak, Daniel - FS, ID" w:date="2026-03-25T15:34:00Z" w16du:dateUtc="2026-03-25T21:34:00Z">
          <w:r w:rsidR="005112F6" w:rsidRPr="00613FB6" w:rsidDel="005112F6">
            <w:rPr>
              <w:bCs/>
            </w:rPr>
            <w:delText>S</w:delText>
          </w:r>
        </w:del>
        <w:r w:rsidR="005112F6" w:rsidRPr="00613FB6">
          <w:rPr>
            <w:bCs/>
          </w:rPr>
          <w:t xml:space="preserve">tream-to-stream variation in predicted timing </w:t>
        </w:r>
      </w:moveTo>
      <w:ins w:id="635" w:author="Isaak, Daniel - FS, ID" w:date="2026-03-25T15:34:00Z" w16du:dateUtc="2026-03-25T21:34:00Z">
        <w:r w:rsidR="005112F6">
          <w:rPr>
            <w:bCs/>
          </w:rPr>
          <w:t xml:space="preserve">also occurred and </w:t>
        </w:r>
      </w:ins>
      <w:moveTo w:id="636" w:author="Isaak, Daniel - FS, ID" w:date="2026-03-25T15:33:00Z" w16du:dateUtc="2026-03-25T21:33:00Z">
        <w:r w:rsidR="005112F6" w:rsidRPr="00613FB6">
          <w:rPr>
            <w:bCs/>
          </w:rPr>
          <w:t xml:space="preserve">reflects both fixed stream effects and COMID-specific random intercepts and slopes. Year-specific predictions similarly </w:t>
        </w:r>
        <w:r w:rsidR="005112F6">
          <w:rPr>
            <w:bCs/>
          </w:rPr>
          <w:t>exhibited</w:t>
        </w:r>
        <w:r w:rsidR="005112F6" w:rsidRPr="00613FB6">
          <w:rPr>
            <w:bCs/>
          </w:rPr>
          <w:t xml:space="preserve"> consistent thermal responses across years, with modest </w:t>
        </w:r>
        <w:r w:rsidR="005112F6">
          <w:rPr>
            <w:bCs/>
          </w:rPr>
          <w:t>variation</w:t>
        </w:r>
        <w:r w:rsidR="005112F6" w:rsidRPr="00613FB6">
          <w:rPr>
            <w:bCs/>
          </w:rPr>
          <w:t xml:space="preserve"> in average spawn timing </w:t>
        </w:r>
        <w:r w:rsidR="005112F6">
          <w:rPr>
            <w:bCs/>
          </w:rPr>
          <w:t xml:space="preserve">because of </w:t>
        </w:r>
        <w:r w:rsidR="005112F6" w:rsidRPr="00613FB6">
          <w:rPr>
            <w:bCs/>
          </w:rPr>
          <w:t>year effects.</w:t>
        </w:r>
      </w:moveTo>
      <w:moveToRangeEnd w:id="624"/>
      <w:ins w:id="637" w:author="Isaak, Daniel - FS, ID" w:date="2026-03-25T15:34:00Z" w16du:dateUtc="2026-03-25T21:34:00Z">
        <w:r w:rsidR="005112F6">
          <w:rPr>
            <w:bCs/>
          </w:rPr>
          <w:t xml:space="preserve"> </w:t>
        </w:r>
      </w:ins>
      <w:proofErr w:type="gramStart"/>
      <w:r w:rsidR="00AF2B88">
        <w:rPr>
          <w:bCs/>
        </w:rPr>
        <w:t>The</w:t>
      </w:r>
      <w:proofErr w:type="gramEnd"/>
      <w:r w:rsidR="00AF2B88">
        <w:rPr>
          <w:bCs/>
        </w:rPr>
        <w:t xml:space="preserve"> </w:t>
      </w:r>
      <w:r w:rsidR="00446817">
        <w:rPr>
          <w:bCs/>
        </w:rPr>
        <w:t xml:space="preserve">gap between </w:t>
      </w:r>
      <w:r w:rsidR="00AF2B88">
        <w:rPr>
          <w:bCs/>
        </w:rPr>
        <w:t xml:space="preserve">marginal </w:t>
      </w:r>
      <w:r w:rsidR="00446817">
        <w:rPr>
          <w:bCs/>
        </w:rPr>
        <w:t xml:space="preserve">and conditional </w:t>
      </w:r>
      <w:r w:rsidR="00AF2B88" w:rsidRPr="00613FB6">
        <w:rPr>
          <w:bCs/>
        </w:rPr>
        <w:t xml:space="preserve">R² </w:t>
      </w:r>
      <w:r w:rsidR="00AF2B88">
        <w:rPr>
          <w:bCs/>
        </w:rPr>
        <w:t xml:space="preserve">reflects the </w:t>
      </w:r>
      <w:ins w:id="638" w:author="Isaak, Daniel - FS, ID" w:date="2026-03-25T15:30:00Z" w16du:dateUtc="2026-03-25T21:30:00Z">
        <w:r w:rsidR="008D1979">
          <w:rPr>
            <w:bCs/>
          </w:rPr>
          <w:t xml:space="preserve">important contribution </w:t>
        </w:r>
      </w:ins>
      <w:del w:id="639" w:author="Isaak, Daniel - FS, ID" w:date="2026-03-25T15:30:00Z" w16du:dateUtc="2026-03-25T21:30:00Z">
        <w:r w:rsidR="00AF2B88" w:rsidDel="008D1979">
          <w:rPr>
            <w:bCs/>
          </w:rPr>
          <w:delText xml:space="preserve">predominance </w:delText>
        </w:r>
      </w:del>
      <w:r w:rsidR="00AF2B88">
        <w:rPr>
          <w:bCs/>
        </w:rPr>
        <w:t xml:space="preserve">of reach-level random effects—particularly random slopes—in explaining spawn timing variation. </w:t>
      </w:r>
      <w:r w:rsidR="00281319" w:rsidRPr="00281319">
        <w:rPr>
          <w:bCs/>
        </w:rPr>
        <w:t>The high ICC (0.98) confirms that spawn timing is strongly clustered within stream reaches — redd</w:t>
      </w:r>
      <w:ins w:id="640" w:author="Isaak, Daniel - FS, ID" w:date="2026-03-25T15:14:00Z" w16du:dateUtc="2026-03-25T21:14:00Z">
        <w:r w:rsidR="009F7533">
          <w:rPr>
            <w:bCs/>
          </w:rPr>
          <w:t xml:space="preserve"> date</w:t>
        </w:r>
      </w:ins>
      <w:r w:rsidR="00281319" w:rsidRPr="00281319">
        <w:rPr>
          <w:bCs/>
        </w:rPr>
        <w:t xml:space="preserve">s from the same COMID are </w:t>
      </w:r>
      <w:del w:id="641" w:author="Isaak, Daniel - FS, ID" w:date="2026-03-25T15:14:00Z" w16du:dateUtc="2026-03-25T21:14:00Z">
        <w:r w:rsidR="00281319" w:rsidRPr="00281319" w:rsidDel="009F7533">
          <w:rPr>
            <w:bCs/>
          </w:rPr>
          <w:delText xml:space="preserve">far </w:delText>
        </w:r>
      </w:del>
      <w:r w:rsidR="00281319" w:rsidRPr="00281319">
        <w:rPr>
          <w:bCs/>
        </w:rPr>
        <w:t>more similar t</w:t>
      </w:r>
      <w:ins w:id="642" w:author="Isaak, Daniel - FS, ID" w:date="2026-03-25T15:14:00Z" w16du:dateUtc="2026-03-25T21:14:00Z">
        <w:r w:rsidR="009F7533">
          <w:rPr>
            <w:bCs/>
          </w:rPr>
          <w:t xml:space="preserve">han those </w:t>
        </w:r>
      </w:ins>
      <w:del w:id="643" w:author="Isaak, Daniel - FS, ID" w:date="2026-03-25T15:14:00Z" w16du:dateUtc="2026-03-25T21:14:00Z">
        <w:r w:rsidR="00281319" w:rsidRPr="00281319" w:rsidDel="009F7533">
          <w:rPr>
            <w:bCs/>
          </w:rPr>
          <w:delText xml:space="preserve">o each other than to redds </w:delText>
        </w:r>
      </w:del>
      <w:r w:rsidR="00281319" w:rsidRPr="00281319">
        <w:rPr>
          <w:bCs/>
        </w:rPr>
        <w:t>from different COMIDs, reflecting persistent reach-level habitat signatures that structure timing across years</w:t>
      </w:r>
      <w:r w:rsidR="00AF2B88">
        <w:rPr>
          <w:bCs/>
        </w:rPr>
        <w:t>.</w:t>
      </w:r>
      <w:ins w:id="644" w:author="Isaak, Daniel - FS, ID" w:date="2026-03-25T15:29:00Z" w16du:dateUtc="2026-03-25T21:29:00Z">
        <w:r w:rsidR="008D1979">
          <w:rPr>
            <w:bCs/>
          </w:rPr>
          <w:t xml:space="preserve"> </w:t>
        </w:r>
      </w:ins>
    </w:p>
    <w:p w14:paraId="63072EB2" w14:textId="024D183B" w:rsidR="00AE2F22" w:rsidRPr="00613FB6" w:rsidRDefault="00AE2F22" w:rsidP="007E4777">
      <w:pPr>
        <w:ind w:firstLine="720"/>
        <w:rPr>
          <w:bCs/>
        </w:rPr>
      </w:pPr>
      <w:commentRangeStart w:id="645"/>
      <w:r w:rsidRPr="00613FB6">
        <w:rPr>
          <w:bCs/>
        </w:rPr>
        <w:t xml:space="preserve">Model diagnostics indicated </w:t>
      </w:r>
      <w:commentRangeEnd w:id="645"/>
      <w:r w:rsidR="009F7533">
        <w:rPr>
          <w:rStyle w:val="CommentReference"/>
        </w:rPr>
        <w:commentReference w:id="645"/>
      </w:r>
      <w:r w:rsidRPr="00613FB6">
        <w:rPr>
          <w:bCs/>
        </w:rPr>
        <w:t xml:space="preserve">strong </w:t>
      </w:r>
      <w:r w:rsidR="00281319">
        <w:rPr>
          <w:bCs/>
        </w:rPr>
        <w:t xml:space="preserve">overall </w:t>
      </w:r>
      <w:r w:rsidRPr="00613FB6">
        <w:rPr>
          <w:bCs/>
        </w:rPr>
        <w:t xml:space="preserve">performance </w:t>
      </w:r>
      <w:r w:rsidR="008441CD" w:rsidRPr="00613FB6">
        <w:rPr>
          <w:bCs/>
        </w:rPr>
        <w:t>(</w:t>
      </w:r>
      <w:r w:rsidR="00283F57" w:rsidRPr="00ED3769">
        <w:rPr>
          <w:bCs/>
        </w:rPr>
        <w:t>Figure A4.</w:t>
      </w:r>
      <w:r w:rsidR="00A023CD" w:rsidRPr="00ED3769">
        <w:rPr>
          <w:bCs/>
        </w:rPr>
        <w:t>1</w:t>
      </w:r>
      <w:r w:rsidR="008441CD" w:rsidRPr="00613FB6">
        <w:rPr>
          <w:bCs/>
        </w:rPr>
        <w:t>)</w:t>
      </w:r>
      <w:r w:rsidRPr="00613FB6">
        <w:rPr>
          <w:bCs/>
        </w:rPr>
        <w:t xml:space="preserve">. </w:t>
      </w:r>
      <w:r w:rsidR="00281319" w:rsidRPr="00281319">
        <w:rPr>
          <w:bCs/>
        </w:rPr>
        <w:t xml:space="preserve">The posterior predictive check showed excellent agreement between observed and model-predicted distributions of spawn timing. Collinearity was low, with VIFs for all fixed effects below </w:t>
      </w:r>
      <w:r w:rsidR="00281319">
        <w:rPr>
          <w:bCs/>
        </w:rPr>
        <w:t>2</w:t>
      </w:r>
      <w:r w:rsidR="00281319" w:rsidRPr="00281319">
        <w:rPr>
          <w:bCs/>
        </w:rPr>
        <w:t>.</w:t>
      </w:r>
      <w:r w:rsidR="00281319">
        <w:rPr>
          <w:bCs/>
        </w:rPr>
        <w:t xml:space="preserve"> </w:t>
      </w:r>
      <w:r w:rsidR="00283F57" w:rsidRPr="00613FB6">
        <w:rPr>
          <w:bCs/>
        </w:rPr>
        <w:t xml:space="preserve">Residual plots revealed </w:t>
      </w:r>
      <w:r w:rsidR="00281319">
        <w:rPr>
          <w:bCs/>
        </w:rPr>
        <w:t xml:space="preserve">mild </w:t>
      </w:r>
      <w:r w:rsidR="00283F57" w:rsidRPr="00613FB6">
        <w:rPr>
          <w:bCs/>
        </w:rPr>
        <w:t>h</w:t>
      </w:r>
      <w:r w:rsidR="00281319">
        <w:rPr>
          <w:bCs/>
        </w:rPr>
        <w:t>eteros</w:t>
      </w:r>
      <w:r w:rsidR="00283F57" w:rsidRPr="00613FB6">
        <w:rPr>
          <w:bCs/>
        </w:rPr>
        <w:t>cedasticity</w:t>
      </w:r>
      <w:r w:rsidR="00281319">
        <w:rPr>
          <w:bCs/>
        </w:rPr>
        <w:t xml:space="preserve"> with slight funneling at lower values, likely reflecting </w:t>
      </w:r>
      <w:r w:rsidR="00283F57" w:rsidRPr="00613FB6">
        <w:rPr>
          <w:bCs/>
        </w:rPr>
        <w:t>skew in early spawn dates rather than model misspecification. The normal</w:t>
      </w:r>
      <w:r w:rsidR="00281319">
        <w:rPr>
          <w:bCs/>
        </w:rPr>
        <w:t>ity</w:t>
      </w:r>
      <w:r w:rsidR="00283F57" w:rsidRPr="00613FB6">
        <w:rPr>
          <w:bCs/>
        </w:rPr>
        <w:t xml:space="preserve"> Q-Q plot </w:t>
      </w:r>
      <w:r w:rsidR="00281319">
        <w:rPr>
          <w:bCs/>
        </w:rPr>
        <w:t xml:space="preserve">showed moderate </w:t>
      </w:r>
      <w:r w:rsidR="00283F57" w:rsidRPr="00613FB6">
        <w:rPr>
          <w:bCs/>
        </w:rPr>
        <w:t>tail</w:t>
      </w:r>
      <w:r w:rsidR="00281319">
        <w:rPr>
          <w:bCs/>
        </w:rPr>
        <w:t xml:space="preserve"> departures</w:t>
      </w:r>
      <w:r w:rsidR="00283F57" w:rsidRPr="00613FB6">
        <w:rPr>
          <w:bCs/>
        </w:rPr>
        <w:t xml:space="preserve">, </w:t>
      </w:r>
      <w:r w:rsidR="00281319">
        <w:rPr>
          <w:bCs/>
        </w:rPr>
        <w:t>indicating the Gaussian error assumption is imperfect but sufficient for inference</w:t>
      </w:r>
      <w:r w:rsidR="00283F57" w:rsidRPr="00613FB6">
        <w:rPr>
          <w:bCs/>
        </w:rPr>
        <w:t xml:space="preserve">. Random effect Q-Q plots for both intercepts and slopes </w:t>
      </w:r>
      <w:r w:rsidR="00281319">
        <w:rPr>
          <w:bCs/>
        </w:rPr>
        <w:t>tracked the diagonal with modest tail departures</w:t>
      </w:r>
      <w:r w:rsidR="00283F57" w:rsidRPr="00613FB6">
        <w:rPr>
          <w:bCs/>
        </w:rPr>
        <w:t>.</w:t>
      </w:r>
      <w:r w:rsidRPr="00613FB6">
        <w:rPr>
          <w:bCs/>
        </w:rPr>
        <w:t xml:space="preserve"> </w:t>
      </w:r>
      <w:proofErr w:type="spellStart"/>
      <w:r w:rsidR="00281319" w:rsidRPr="00281319">
        <w:rPr>
          <w:bCs/>
        </w:rPr>
        <w:t>DHARMa</w:t>
      </w:r>
      <w:proofErr w:type="spellEnd"/>
      <w:r w:rsidR="00281319" w:rsidRPr="00281319">
        <w:rPr>
          <w:bCs/>
        </w:rPr>
        <w:t xml:space="preserve"> simulated residual diagnostics flagged several omnibus tests as significant (KS test p ≈ 0, dispersion p = 0.004, outlier p = 1 × 10⁻⁵); with n = 3,016 observations, however, </w:t>
      </w:r>
      <w:proofErr w:type="spellStart"/>
      <w:r w:rsidR="00281319" w:rsidRPr="00281319">
        <w:rPr>
          <w:bCs/>
        </w:rPr>
        <w:t>DHARMa's</w:t>
      </w:r>
      <w:proofErr w:type="spellEnd"/>
      <w:r w:rsidR="00281319" w:rsidRPr="00281319">
        <w:rPr>
          <w:bCs/>
        </w:rPr>
        <w:t xml:space="preserve"> tests readily detect minor deviations that carry little practical inferential consequence.</w:t>
      </w:r>
    </w:p>
    <w:p w14:paraId="79C7F10A" w14:textId="77777777" w:rsidR="00CD6A4D" w:rsidRDefault="00CD6A4D" w:rsidP="007E4777">
      <w:pPr>
        <w:rPr>
          <w:b/>
        </w:rPr>
      </w:pPr>
    </w:p>
    <w:p w14:paraId="5328AF24" w14:textId="67E8FA46" w:rsidR="00AE2F22" w:rsidRPr="00ED3769" w:rsidRDefault="00AE2F22" w:rsidP="007E4777">
      <w:pPr>
        <w:rPr>
          <w:b/>
          <w:i/>
          <w:iCs/>
        </w:rPr>
      </w:pPr>
      <w:r w:rsidRPr="00ED3769">
        <w:rPr>
          <w:b/>
          <w:i/>
          <w:iCs/>
        </w:rPr>
        <w:t>Population-level effects</w:t>
      </w:r>
    </w:p>
    <w:p w14:paraId="4D2B1518" w14:textId="124CC632" w:rsidR="0010710C" w:rsidRPr="00613FB6" w:rsidRDefault="00AE2F22" w:rsidP="007E4777">
      <w:pPr>
        <w:rPr>
          <w:bCs/>
        </w:rPr>
      </w:pPr>
      <w:r w:rsidRPr="00613FB6">
        <w:rPr>
          <w:bCs/>
        </w:rPr>
        <w:lastRenderedPageBreak/>
        <w:t xml:space="preserve">We estimated marginal mean </w:t>
      </w:r>
      <w:r w:rsidR="0059488C" w:rsidRPr="00613FB6">
        <w:rPr>
          <w:bCs/>
        </w:rPr>
        <w:t>spawn timing</w:t>
      </w:r>
      <w:r w:rsidRPr="00613FB6">
        <w:rPr>
          <w:bCs/>
        </w:rPr>
        <w:t xml:space="preserve"> at each factor level</w:t>
      </w:r>
      <w:r w:rsidR="00ED3769">
        <w:rPr>
          <w:bCs/>
        </w:rPr>
        <w:t xml:space="preserve"> and</w:t>
      </w:r>
      <w:r w:rsidRPr="00613FB6">
        <w:rPr>
          <w:bCs/>
        </w:rPr>
        <w:t xml:space="preserve"> averag</w:t>
      </w:r>
      <w:r w:rsidR="00ED3769">
        <w:rPr>
          <w:bCs/>
        </w:rPr>
        <w:t>ed</w:t>
      </w:r>
      <w:r w:rsidRPr="00613FB6">
        <w:rPr>
          <w:bCs/>
        </w:rPr>
        <w:t xml:space="preserve"> </w:t>
      </w:r>
      <w:r w:rsidR="005A5A34">
        <w:rPr>
          <w:bCs/>
        </w:rPr>
        <w:t xml:space="preserve">it </w:t>
      </w:r>
      <w:r w:rsidRPr="00613FB6">
        <w:rPr>
          <w:bCs/>
        </w:rPr>
        <w:t xml:space="preserve">over the random effects, to provide an overall estimate of the effect in the population. </w:t>
      </w:r>
      <w:bookmarkStart w:id="646" w:name="_Hlk221626482"/>
      <w:r w:rsidR="0059488C" w:rsidRPr="00613FB6">
        <w:rPr>
          <w:bCs/>
        </w:rPr>
        <w:t xml:space="preserve">We observed significant differences in spawn timing between many stream pairs </w:t>
      </w:r>
      <w:bookmarkEnd w:id="646"/>
      <w:r w:rsidR="0059488C" w:rsidRPr="00613FB6">
        <w:rPr>
          <w:bCs/>
        </w:rPr>
        <w:t>(</w:t>
      </w:r>
      <w:r w:rsidR="0059488C" w:rsidRPr="00ED3769">
        <w:rPr>
          <w:bCs/>
        </w:rPr>
        <w:t>Figure 4A</w:t>
      </w:r>
      <w:r w:rsidR="00A023CD" w:rsidRPr="00613FB6">
        <w:rPr>
          <w:bCs/>
        </w:rPr>
        <w:t>; Table A4.3</w:t>
      </w:r>
      <w:r w:rsidR="0059488C" w:rsidRPr="00613FB6">
        <w:rPr>
          <w:bCs/>
        </w:rPr>
        <w:t xml:space="preserve">), particularly in Loon Creek (later spawning) compared to Sulphur Creek (earlier spawning). For example, fish in Loon Creek spawned significantly </w:t>
      </w:r>
      <w:r w:rsidR="00A511BA">
        <w:rPr>
          <w:bCs/>
        </w:rPr>
        <w:t xml:space="preserve">later </w:t>
      </w:r>
      <w:r w:rsidR="005A5A34">
        <w:rPr>
          <w:bCs/>
        </w:rPr>
        <w:t xml:space="preserve">compared to fish </w:t>
      </w:r>
      <w:r w:rsidR="0059488C" w:rsidRPr="00613FB6">
        <w:rPr>
          <w:bCs/>
        </w:rPr>
        <w:t xml:space="preserve">in Bear Valley, Camas, or Elk </w:t>
      </w:r>
      <w:r w:rsidR="005A5A34">
        <w:rPr>
          <w:bCs/>
        </w:rPr>
        <w:t>c</w:t>
      </w:r>
      <w:r w:rsidR="0059488C" w:rsidRPr="00613FB6">
        <w:rPr>
          <w:bCs/>
        </w:rPr>
        <w:t>reek</w:t>
      </w:r>
      <w:r w:rsidR="005A5A34">
        <w:rPr>
          <w:bCs/>
        </w:rPr>
        <w:t>s</w:t>
      </w:r>
      <w:r w:rsidR="0059488C" w:rsidRPr="00613FB6">
        <w:rPr>
          <w:bCs/>
        </w:rPr>
        <w:t>, while Sulphur Creek exhibited significantly earlier spawn timing than all other streams except Elk Creek.</w:t>
      </w:r>
    </w:p>
    <w:p w14:paraId="7FA0BA4E" w14:textId="53EEF6FA" w:rsidR="000C552A" w:rsidRPr="00613FB6" w:rsidRDefault="00AE2F22" w:rsidP="007E4777">
      <w:pPr>
        <w:ind w:firstLine="720"/>
        <w:rPr>
          <w:bCs/>
        </w:rPr>
      </w:pPr>
      <w:r w:rsidRPr="00613FB6">
        <w:rPr>
          <w:bCs/>
        </w:rPr>
        <w:t xml:space="preserve">There was a </w:t>
      </w:r>
      <w:commentRangeStart w:id="647"/>
      <w:r w:rsidRPr="00613FB6">
        <w:rPr>
          <w:bCs/>
        </w:rPr>
        <w:t>clear trend toward later spawning over the four-year period (</w:t>
      </w:r>
      <w:r w:rsidR="003C4FE6" w:rsidRPr="00ED3769">
        <w:rPr>
          <w:bCs/>
        </w:rPr>
        <w:t xml:space="preserve">Figure </w:t>
      </w:r>
      <w:r w:rsidR="00225BCA" w:rsidRPr="00ED3769">
        <w:rPr>
          <w:bCs/>
        </w:rPr>
        <w:t>4</w:t>
      </w:r>
      <w:r w:rsidR="0059488C" w:rsidRPr="00ED3769">
        <w:rPr>
          <w:bCs/>
        </w:rPr>
        <w:t>B</w:t>
      </w:r>
      <w:r w:rsidR="00A023CD" w:rsidRPr="00ED3769">
        <w:rPr>
          <w:bCs/>
        </w:rPr>
        <w:t>; Table A4.4</w:t>
      </w:r>
      <w:r w:rsidR="0059488C" w:rsidRPr="00613FB6">
        <w:rPr>
          <w:bCs/>
        </w:rPr>
        <w:t>)</w:t>
      </w:r>
      <w:r w:rsidRPr="00613FB6">
        <w:rPr>
          <w:bCs/>
        </w:rPr>
        <w:t xml:space="preserve">. </w:t>
      </w:r>
      <w:commentRangeEnd w:id="647"/>
      <w:r w:rsidR="008D1979">
        <w:rPr>
          <w:rStyle w:val="CommentReference"/>
        </w:rPr>
        <w:commentReference w:id="647"/>
      </w:r>
      <w:r w:rsidRPr="00613FB6">
        <w:rPr>
          <w:bCs/>
        </w:rPr>
        <w:t xml:space="preserve">Spawning in 2005 occurred significantly later than in all previous years. </w:t>
      </w:r>
      <w:r w:rsidR="00225BCA" w:rsidRPr="00613FB6">
        <w:rPr>
          <w:bCs/>
        </w:rPr>
        <w:t>Although d</w:t>
      </w:r>
      <w:r w:rsidRPr="00613FB6">
        <w:rPr>
          <w:bCs/>
        </w:rPr>
        <w:t>ifferences between 2002 and 2003 were not statistically significant, later years (2004 and especially 2005) were associated with progressive</w:t>
      </w:r>
      <w:r w:rsidR="00225BCA" w:rsidRPr="00613FB6">
        <w:rPr>
          <w:bCs/>
        </w:rPr>
        <w:t xml:space="preserve">ly later </w:t>
      </w:r>
      <w:r w:rsidRPr="00613FB6">
        <w:rPr>
          <w:bCs/>
        </w:rPr>
        <w:t xml:space="preserve">mean </w:t>
      </w:r>
      <w:proofErr w:type="gramStart"/>
      <w:r w:rsidRPr="00613FB6">
        <w:rPr>
          <w:bCs/>
        </w:rPr>
        <w:t>spawn</w:t>
      </w:r>
      <w:proofErr w:type="gramEnd"/>
      <w:r w:rsidRPr="00613FB6">
        <w:rPr>
          <w:bCs/>
        </w:rPr>
        <w:t xml:space="preserve"> timing.</w:t>
      </w:r>
    </w:p>
    <w:p w14:paraId="2BFCEA83" w14:textId="48DD6591" w:rsidR="00EE26BE" w:rsidDel="005112F6" w:rsidRDefault="00AE2F22" w:rsidP="007E4777">
      <w:pPr>
        <w:ind w:firstLine="720"/>
        <w:rPr>
          <w:del w:id="648" w:author="Isaak, Daniel - FS, ID" w:date="2026-03-25T15:35:00Z" w16du:dateUtc="2026-03-25T21:35:00Z"/>
          <w:bCs/>
        </w:rPr>
      </w:pPr>
      <w:moveFromRangeStart w:id="649" w:author="Isaak, Daniel - FS, ID" w:date="2026-03-25T15:33:00Z" w:name="move225345203"/>
      <w:moveFrom w:id="650" w:author="Isaak, Daniel - FS, ID" w:date="2026-03-25T15:33:00Z" w16du:dateUtc="2026-03-25T21:33:00Z">
        <w:r w:rsidRPr="00613FB6" w:rsidDel="005112F6">
          <w:rPr>
            <w:bCs/>
          </w:rPr>
          <w:t xml:space="preserve">Stream-specific predictions </w:t>
        </w:r>
        <w:r w:rsidR="005A5A34" w:rsidDel="005112F6">
          <w:rPr>
            <w:bCs/>
          </w:rPr>
          <w:t xml:space="preserve">revealed </w:t>
        </w:r>
        <w:r w:rsidRPr="00613FB6" w:rsidDel="005112F6">
          <w:rPr>
            <w:bCs/>
          </w:rPr>
          <w:t>a consistent pattern: spawn timing increase</w:t>
        </w:r>
        <w:r w:rsidR="005A5A34" w:rsidDel="005112F6">
          <w:rPr>
            <w:bCs/>
          </w:rPr>
          <w:t>d</w:t>
        </w:r>
        <w:r w:rsidRPr="00613FB6" w:rsidDel="005112F6">
          <w:rPr>
            <w:bCs/>
          </w:rPr>
          <w:t xml:space="preserve"> nonlinearly with 90-day mean </w:t>
        </w:r>
        <w:r w:rsidR="00F40C69" w:rsidDel="005112F6">
          <w:rPr>
            <w:bCs/>
          </w:rPr>
          <w:t>antecedent</w:t>
        </w:r>
        <w:r w:rsidR="008012B4" w:rsidDel="005112F6">
          <w:rPr>
            <w:bCs/>
          </w:rPr>
          <w:t xml:space="preserve"> </w:t>
        </w:r>
        <w:r w:rsidRPr="00613FB6" w:rsidDel="005112F6">
          <w:rPr>
            <w:bCs/>
          </w:rPr>
          <w:t xml:space="preserve">stream </w:t>
        </w:r>
        <w:r w:rsidR="005A5A34" w:rsidRPr="00613FB6" w:rsidDel="005112F6">
          <w:rPr>
            <w:bCs/>
          </w:rPr>
          <w:t>temperature and</w:t>
        </w:r>
        <w:r w:rsidR="005A5A34" w:rsidDel="005112F6">
          <w:rPr>
            <w:bCs/>
          </w:rPr>
          <w:t xml:space="preserve"> </w:t>
        </w:r>
        <w:r w:rsidRPr="00613FB6" w:rsidDel="005112F6">
          <w:rPr>
            <w:bCs/>
          </w:rPr>
          <w:t>level</w:t>
        </w:r>
        <w:r w:rsidR="005A5A34" w:rsidDel="005112F6">
          <w:rPr>
            <w:bCs/>
          </w:rPr>
          <w:t>ed</w:t>
        </w:r>
        <w:r w:rsidRPr="00613FB6" w:rsidDel="005112F6">
          <w:rPr>
            <w:bCs/>
          </w:rPr>
          <w:t xml:space="preserve"> off at high temperatures (</w:t>
        </w:r>
        <w:r w:rsidRPr="00ED3769" w:rsidDel="005112F6">
          <w:rPr>
            <w:bCs/>
          </w:rPr>
          <w:t xml:space="preserve">Figure </w:t>
        </w:r>
        <w:r w:rsidR="00DC0800" w:rsidRPr="00ED3769" w:rsidDel="005112F6">
          <w:rPr>
            <w:bCs/>
          </w:rPr>
          <w:t>5</w:t>
        </w:r>
        <w:r w:rsidRPr="00613FB6" w:rsidDel="005112F6">
          <w:rPr>
            <w:bCs/>
          </w:rPr>
          <w:t xml:space="preserve">). Stream-to-stream variation in predicted timing reflects both fixed stream effects and COMID-specific random intercepts and slopes. Year-specific predictions similarly </w:t>
        </w:r>
        <w:r w:rsidR="005A5A34" w:rsidDel="005112F6">
          <w:rPr>
            <w:bCs/>
          </w:rPr>
          <w:t>exhibited</w:t>
        </w:r>
        <w:r w:rsidRPr="00613FB6" w:rsidDel="005112F6">
          <w:rPr>
            <w:bCs/>
          </w:rPr>
          <w:t xml:space="preserve"> consistent thermal responses across years, with modest </w:t>
        </w:r>
        <w:r w:rsidR="00FC0775" w:rsidDel="005112F6">
          <w:rPr>
            <w:bCs/>
          </w:rPr>
          <w:t>variation</w:t>
        </w:r>
        <w:r w:rsidR="00FC0775" w:rsidRPr="00613FB6" w:rsidDel="005112F6">
          <w:rPr>
            <w:bCs/>
          </w:rPr>
          <w:t xml:space="preserve"> </w:t>
        </w:r>
        <w:r w:rsidRPr="00613FB6" w:rsidDel="005112F6">
          <w:rPr>
            <w:bCs/>
          </w:rPr>
          <w:t xml:space="preserve">in average spawn timing </w:t>
        </w:r>
        <w:r w:rsidR="005A5A34" w:rsidDel="005112F6">
          <w:rPr>
            <w:bCs/>
          </w:rPr>
          <w:t xml:space="preserve">because of </w:t>
        </w:r>
        <w:r w:rsidRPr="00613FB6" w:rsidDel="005112F6">
          <w:rPr>
            <w:bCs/>
          </w:rPr>
          <w:t xml:space="preserve">year effects. </w:t>
        </w:r>
      </w:moveFrom>
      <w:moveFromRangeEnd w:id="649"/>
    </w:p>
    <w:p w14:paraId="4BB0454D" w14:textId="77777777" w:rsidR="00EE26BE" w:rsidRPr="00613FB6" w:rsidRDefault="00EE26BE" w:rsidP="007E4777">
      <w:pPr>
        <w:ind w:firstLine="720"/>
        <w:rPr>
          <w:bCs/>
        </w:rPr>
      </w:pPr>
    </w:p>
    <w:p w14:paraId="771C7785" w14:textId="4A143878" w:rsidR="00AE2F22" w:rsidRPr="00ED3769" w:rsidRDefault="00AE2F22" w:rsidP="007E4777">
      <w:pPr>
        <w:rPr>
          <w:b/>
          <w:i/>
          <w:iCs/>
        </w:rPr>
      </w:pPr>
      <w:bookmarkStart w:id="651" w:name="_Hlk211944236"/>
      <w:r w:rsidRPr="00ED3769">
        <w:rPr>
          <w:b/>
          <w:i/>
          <w:iCs/>
        </w:rPr>
        <w:t>Group-level effects (</w:t>
      </w:r>
      <w:r w:rsidR="00D365CD" w:rsidRPr="00ED3769">
        <w:rPr>
          <w:b/>
          <w:i/>
          <w:iCs/>
        </w:rPr>
        <w:t xml:space="preserve">COMID </w:t>
      </w:r>
      <w:r w:rsidRPr="00ED3769">
        <w:rPr>
          <w:b/>
          <w:i/>
          <w:iCs/>
        </w:rPr>
        <w:t xml:space="preserve">deviations from </w:t>
      </w:r>
      <w:r w:rsidR="00D365CD" w:rsidRPr="00ED3769">
        <w:rPr>
          <w:b/>
          <w:i/>
          <w:iCs/>
        </w:rPr>
        <w:t>population</w:t>
      </w:r>
      <w:r w:rsidRPr="00ED3769">
        <w:rPr>
          <w:b/>
          <w:i/>
          <w:iCs/>
        </w:rPr>
        <w:t xml:space="preserve"> effects)</w:t>
      </w:r>
    </w:p>
    <w:p w14:paraId="61D0EFB3" w14:textId="3B2C90F4" w:rsidR="00802909" w:rsidRPr="00802909" w:rsidRDefault="00AE2F22" w:rsidP="007E4777">
      <w:pPr>
        <w:rPr>
          <w:bCs/>
        </w:rPr>
      </w:pPr>
      <w:r w:rsidRPr="00613FB6">
        <w:rPr>
          <w:bCs/>
        </w:rPr>
        <w:t>Random intercepts and slopes</w:t>
      </w:r>
      <w:r w:rsidR="00EE26BE">
        <w:rPr>
          <w:bCs/>
        </w:rPr>
        <w:t xml:space="preserve"> </w:t>
      </w:r>
      <w:r w:rsidRPr="00613FB6">
        <w:rPr>
          <w:bCs/>
        </w:rPr>
        <w:t>varied considerably among COMIDs</w:t>
      </w:r>
      <w:r w:rsidR="00802909">
        <w:rPr>
          <w:bCs/>
        </w:rPr>
        <w:t>, with substantial spread both within and between st</w:t>
      </w:r>
      <w:r w:rsidR="006A3F1E">
        <w:rPr>
          <w:bCs/>
        </w:rPr>
        <w:t>r</w:t>
      </w:r>
      <w:r w:rsidR="00802909">
        <w:rPr>
          <w:bCs/>
        </w:rPr>
        <w:t>eams</w:t>
      </w:r>
      <w:r w:rsidRPr="00613FB6">
        <w:rPr>
          <w:bCs/>
        </w:rPr>
        <w:t xml:space="preserve"> (</w:t>
      </w:r>
      <w:r w:rsidRPr="00ED3769">
        <w:rPr>
          <w:bCs/>
        </w:rPr>
        <w:t xml:space="preserve">Figure </w:t>
      </w:r>
      <w:r w:rsidR="00DC0800" w:rsidRPr="00ED3769">
        <w:rPr>
          <w:bCs/>
        </w:rPr>
        <w:t>6</w:t>
      </w:r>
      <w:r w:rsidRPr="00ED3769">
        <w:rPr>
          <w:bCs/>
        </w:rPr>
        <w:t>A</w:t>
      </w:r>
      <w:r w:rsidR="00802909">
        <w:rPr>
          <w:bCs/>
        </w:rPr>
        <w:t>, 6B</w:t>
      </w:r>
      <w:r w:rsidRPr="00613FB6">
        <w:rPr>
          <w:bCs/>
        </w:rPr>
        <w:t>).</w:t>
      </w:r>
      <w:r w:rsidR="008012B4">
        <w:rPr>
          <w:bCs/>
        </w:rPr>
        <w:t xml:space="preserve"> </w:t>
      </w:r>
      <w:r w:rsidR="00802909">
        <w:rPr>
          <w:bCs/>
        </w:rPr>
        <w:t>Random effects represent reach-level deviations in baseline</w:t>
      </w:r>
      <w:r w:rsidR="00FC0775">
        <w:rPr>
          <w:bCs/>
        </w:rPr>
        <w:t xml:space="preserve"> </w:t>
      </w:r>
      <w:r w:rsidR="00802909">
        <w:rPr>
          <w:bCs/>
        </w:rPr>
        <w:t xml:space="preserve">spawn timing </w:t>
      </w:r>
      <w:r w:rsidR="008D547E">
        <w:rPr>
          <w:bCs/>
        </w:rPr>
        <w:t>after accounting for fixed effects</w:t>
      </w:r>
      <w:r w:rsidR="00802909">
        <w:rPr>
          <w:bCs/>
        </w:rPr>
        <w:t>: a</w:t>
      </w:r>
      <w:r w:rsidR="008D547E" w:rsidRPr="008D547E">
        <w:rPr>
          <w:bCs/>
        </w:rPr>
        <w:t xml:space="preserve"> positive intercept indicates a reach where </w:t>
      </w:r>
      <w:r w:rsidR="00ED3769">
        <w:rPr>
          <w:bCs/>
        </w:rPr>
        <w:t>salmon</w:t>
      </w:r>
      <w:r w:rsidR="008D547E" w:rsidRPr="008D547E">
        <w:rPr>
          <w:bCs/>
        </w:rPr>
        <w:t xml:space="preserve"> tend</w:t>
      </w:r>
      <w:r w:rsidR="00E510F3">
        <w:rPr>
          <w:bCs/>
        </w:rPr>
        <w:t>ed</w:t>
      </w:r>
      <w:r w:rsidR="008D547E" w:rsidRPr="008D547E">
        <w:rPr>
          <w:bCs/>
        </w:rPr>
        <w:t xml:space="preserve"> to spawn later than expected given temperature, stream</w:t>
      </w:r>
      <w:r w:rsidR="00802909">
        <w:rPr>
          <w:bCs/>
        </w:rPr>
        <w:t xml:space="preserve"> identity</w:t>
      </w:r>
      <w:r w:rsidR="008D547E" w:rsidRPr="008D547E">
        <w:rPr>
          <w:bCs/>
        </w:rPr>
        <w:t>, and year</w:t>
      </w:r>
      <w:r w:rsidR="00802909">
        <w:rPr>
          <w:bCs/>
        </w:rPr>
        <w:t xml:space="preserve">; </w:t>
      </w:r>
      <w:r w:rsidR="008D547E" w:rsidRPr="008D547E">
        <w:rPr>
          <w:bCs/>
        </w:rPr>
        <w:t>a negative intercept indicate</w:t>
      </w:r>
      <w:r w:rsidR="00802909">
        <w:rPr>
          <w:bCs/>
        </w:rPr>
        <w:t>s</w:t>
      </w:r>
      <w:r w:rsidR="008D547E" w:rsidRPr="008D547E">
        <w:rPr>
          <w:bCs/>
        </w:rPr>
        <w:t xml:space="preserve"> earlier</w:t>
      </w:r>
      <w:r w:rsidR="00802909">
        <w:rPr>
          <w:bCs/>
        </w:rPr>
        <w:t>-</w:t>
      </w:r>
      <w:r w:rsidR="00ED3769">
        <w:rPr>
          <w:bCs/>
        </w:rPr>
        <w:t>than</w:t>
      </w:r>
      <w:r w:rsidR="00802909">
        <w:rPr>
          <w:bCs/>
        </w:rPr>
        <w:t>-</w:t>
      </w:r>
      <w:r w:rsidR="00ED3769">
        <w:rPr>
          <w:bCs/>
        </w:rPr>
        <w:t>expected</w:t>
      </w:r>
      <w:r w:rsidR="00802909">
        <w:rPr>
          <w:bCs/>
        </w:rPr>
        <w:t xml:space="preserve"> spawning.</w:t>
      </w:r>
      <w:r w:rsidR="008012B4">
        <w:rPr>
          <w:bCs/>
        </w:rPr>
        <w:t xml:space="preserve"> </w:t>
      </w:r>
      <w:r w:rsidR="008D547E">
        <w:rPr>
          <w:bCs/>
        </w:rPr>
        <w:t>R</w:t>
      </w:r>
      <w:r w:rsidR="008012B4">
        <w:rPr>
          <w:bCs/>
        </w:rPr>
        <w:t xml:space="preserve">andom slopes </w:t>
      </w:r>
      <w:r w:rsidR="00802909">
        <w:rPr>
          <w:bCs/>
        </w:rPr>
        <w:t xml:space="preserve">represent deviations in thermal sensitivity: </w:t>
      </w:r>
      <w:r w:rsidR="008D547E" w:rsidRPr="008D547E">
        <w:rPr>
          <w:bCs/>
        </w:rPr>
        <w:t>steeper slope</w:t>
      </w:r>
      <w:r w:rsidR="008336C8">
        <w:rPr>
          <w:bCs/>
        </w:rPr>
        <w:t>s</w:t>
      </w:r>
      <w:r w:rsidR="008D547E" w:rsidRPr="008D547E">
        <w:rPr>
          <w:bCs/>
        </w:rPr>
        <w:t xml:space="preserve"> indicat</w:t>
      </w:r>
      <w:r w:rsidR="00802909">
        <w:rPr>
          <w:bCs/>
        </w:rPr>
        <w:t>e</w:t>
      </w:r>
      <w:r w:rsidR="008D547E" w:rsidRPr="008D547E">
        <w:rPr>
          <w:bCs/>
        </w:rPr>
        <w:t xml:space="preserve"> </w:t>
      </w:r>
      <w:r w:rsidR="00802909">
        <w:rPr>
          <w:bCs/>
        </w:rPr>
        <w:t xml:space="preserve">stronger temperature </w:t>
      </w:r>
      <w:r w:rsidR="008D505C">
        <w:rPr>
          <w:bCs/>
        </w:rPr>
        <w:t>dependence;</w:t>
      </w:r>
      <w:r w:rsidR="00802909">
        <w:rPr>
          <w:bCs/>
        </w:rPr>
        <w:t xml:space="preserve"> </w:t>
      </w:r>
      <w:r w:rsidR="008D547E" w:rsidRPr="008D547E">
        <w:rPr>
          <w:bCs/>
        </w:rPr>
        <w:t xml:space="preserve">shallower slopes </w:t>
      </w:r>
      <w:r w:rsidR="008336C8">
        <w:rPr>
          <w:bCs/>
        </w:rPr>
        <w:t xml:space="preserve">reflect </w:t>
      </w:r>
      <w:r w:rsidR="008D547E" w:rsidRPr="008D547E">
        <w:rPr>
          <w:bCs/>
        </w:rPr>
        <w:t xml:space="preserve">weaker </w:t>
      </w:r>
      <w:r w:rsidR="008336C8">
        <w:rPr>
          <w:bCs/>
        </w:rPr>
        <w:t xml:space="preserve">or </w:t>
      </w:r>
      <w:r w:rsidR="008336C8" w:rsidRPr="008D547E">
        <w:rPr>
          <w:bCs/>
        </w:rPr>
        <w:t xml:space="preserve">buffered </w:t>
      </w:r>
      <w:r w:rsidR="008D547E" w:rsidRPr="008D547E">
        <w:rPr>
          <w:bCs/>
        </w:rPr>
        <w:t xml:space="preserve">responses. </w:t>
      </w:r>
      <w:r w:rsidR="00802909" w:rsidRPr="00802909">
        <w:rPr>
          <w:bCs/>
        </w:rPr>
        <w:t>Among-reach variance was substantial for both baseline timing (τ₀₀ = 128.20) and thermal sensitivity (τ₁₁ = 33.44), and the pattern of variation differed among streams.</w:t>
      </w:r>
      <w:r w:rsidR="005E12DD">
        <w:rPr>
          <w:bCs/>
        </w:rPr>
        <w:t xml:space="preserve"> T</w:t>
      </w:r>
      <w:r w:rsidR="00802909" w:rsidRPr="00802909">
        <w:rPr>
          <w:bCs/>
        </w:rPr>
        <w:t xml:space="preserve">he intercept-slope correlation was strongly negative (ρ₀₁ = −0.83; Figure 6C), indicating that reaches with earlier baseline spawn timing exhibited </w:t>
      </w:r>
      <w:r w:rsidR="00505638">
        <w:rPr>
          <w:bCs/>
        </w:rPr>
        <w:t>strongly positive thermal responsiveness</w:t>
      </w:r>
      <w:r w:rsidR="00802909" w:rsidRPr="00802909">
        <w:rPr>
          <w:bCs/>
        </w:rPr>
        <w:t>. In contrast, later-spawning reaches exhibit</w:t>
      </w:r>
      <w:r w:rsidR="005E12DD">
        <w:rPr>
          <w:bCs/>
        </w:rPr>
        <w:t>ed</w:t>
      </w:r>
      <w:r w:rsidR="00802909" w:rsidRPr="00802909">
        <w:rPr>
          <w:bCs/>
        </w:rPr>
        <w:t xml:space="preserve"> shallower </w:t>
      </w:r>
      <w:r w:rsidR="00505638">
        <w:rPr>
          <w:bCs/>
        </w:rPr>
        <w:t xml:space="preserve">or negative </w:t>
      </w:r>
      <w:r w:rsidR="00802909" w:rsidRPr="00802909">
        <w:rPr>
          <w:bCs/>
        </w:rPr>
        <w:t xml:space="preserve">thermal </w:t>
      </w:r>
      <w:r w:rsidR="00505638" w:rsidRPr="00802909">
        <w:rPr>
          <w:bCs/>
        </w:rPr>
        <w:t>respons</w:t>
      </w:r>
      <w:r w:rsidR="00505638">
        <w:rPr>
          <w:bCs/>
        </w:rPr>
        <w:t>iveness</w:t>
      </w:r>
      <w:r w:rsidR="00802909" w:rsidRPr="00802909">
        <w:rPr>
          <w:bCs/>
        </w:rPr>
        <w:t>.</w:t>
      </w:r>
      <w:del w:id="652" w:author="Isaak, Daniel - FS, ID" w:date="2026-03-24T17:18:00Z" w16du:dateUtc="2026-03-24T23:18:00Z">
        <w:r w:rsidR="00802909" w:rsidRPr="00802909" w:rsidDel="009B36AF">
          <w:rPr>
            <w:bCs/>
          </w:rPr>
          <w:delText> </w:delText>
        </w:r>
      </w:del>
    </w:p>
    <w:p w14:paraId="628E2F1C" w14:textId="33DBE515" w:rsidR="00F24628" w:rsidRDefault="00802909" w:rsidP="007E4777">
      <w:r>
        <w:rPr>
          <w:bCs/>
        </w:rPr>
        <w:tab/>
      </w:r>
      <w:r w:rsidRPr="00802909">
        <w:rPr>
          <w:bCs/>
        </w:rPr>
        <w:t xml:space="preserve">Figure 6D translates these random effect patterns into predicted temperature–spawn timing relationships for individual COMIDs, illustrating how the combination of varying intercepts and slopes generates a diverse family of reach-specific trajectories around the population mean. </w:t>
      </w:r>
      <w:r w:rsidR="005E12DD">
        <w:rPr>
          <w:bCs/>
        </w:rPr>
        <w:t>T</w:t>
      </w:r>
      <w:r w:rsidRPr="00802909">
        <w:rPr>
          <w:bCs/>
        </w:rPr>
        <w:t xml:space="preserve">he strength and shape of </w:t>
      </w:r>
      <w:r w:rsidR="005E12DD">
        <w:rPr>
          <w:bCs/>
        </w:rPr>
        <w:t xml:space="preserve">the temperature-spawn timing </w:t>
      </w:r>
      <w:r w:rsidRPr="00802909">
        <w:rPr>
          <w:bCs/>
        </w:rPr>
        <w:t xml:space="preserve">response </w:t>
      </w:r>
      <w:proofErr w:type="gramStart"/>
      <w:r w:rsidRPr="00802909">
        <w:rPr>
          <w:bCs/>
        </w:rPr>
        <w:t>varies</w:t>
      </w:r>
      <w:proofErr w:type="gramEnd"/>
      <w:r w:rsidRPr="00802909">
        <w:rPr>
          <w:bCs/>
        </w:rPr>
        <w:t xml:space="preserve"> substantially among reaches, likely reflecting fine-scale differences in hydrology, geomorphology, and local thermal buffering capacity. </w:t>
      </w:r>
      <w:bookmarkEnd w:id="651"/>
    </w:p>
    <w:p w14:paraId="0AC40874" w14:textId="31DF6764" w:rsidR="00727099" w:rsidRDefault="00727099" w:rsidP="007E4777">
      <w:r>
        <w:br w:type="page"/>
      </w:r>
    </w:p>
    <w:p w14:paraId="6A90FC26" w14:textId="54A92E32" w:rsidR="00E730A7" w:rsidRDefault="00ED5DD9" w:rsidP="007E4777">
      <w:pPr>
        <w:rPr>
          <w:bCs/>
          <w:iCs/>
        </w:rPr>
      </w:pPr>
      <w:r>
        <w:rPr>
          <w:b/>
          <w:bCs/>
        </w:rPr>
        <w:lastRenderedPageBreak/>
        <w:t>Discussion</w:t>
      </w:r>
      <w:r w:rsidR="00E730A7">
        <w:rPr>
          <w:b/>
          <w:bCs/>
        </w:rPr>
        <w:t xml:space="preserve">    </w:t>
      </w:r>
    </w:p>
    <w:p w14:paraId="3D43FDCA" w14:textId="2FF6514A" w:rsidR="00B623DF" w:rsidRPr="00B623DF" w:rsidRDefault="00FA3040" w:rsidP="007E4777">
      <w:pPr>
        <w:rPr>
          <w:bCs/>
        </w:rPr>
      </w:pPr>
      <w:r>
        <w:t xml:space="preserve">We analyzed a highly spatially and temporally resolved dataset </w:t>
      </w:r>
      <w:r w:rsidR="008D505C">
        <w:t xml:space="preserve">with </w:t>
      </w:r>
      <w:r>
        <w:t>3,0</w:t>
      </w:r>
      <w:r w:rsidR="00E06293">
        <w:t>16</w:t>
      </w:r>
      <w:r>
        <w:t xml:space="preserve"> Chinook salmon redds </w:t>
      </w:r>
      <w:r w:rsidR="008D505C">
        <w:t xml:space="preserve">georeferenced </w:t>
      </w:r>
      <w:r>
        <w:t xml:space="preserve">across </w:t>
      </w:r>
      <w:r w:rsidR="00B546D0">
        <w:t>eight</w:t>
      </w:r>
      <w:r>
        <w:t xml:space="preserve"> streams </w:t>
      </w:r>
      <w:r w:rsidR="001873E5">
        <w:t>over</w:t>
      </w:r>
      <w:r>
        <w:t xml:space="preserve"> four years to investigate </w:t>
      </w:r>
      <w:r w:rsidR="00845D03">
        <w:t xml:space="preserve">Chinook salmon </w:t>
      </w:r>
      <w:r>
        <w:t xml:space="preserve">phenotypic diversity and the environmental determinants of spawn timing. </w:t>
      </w:r>
      <w:r w:rsidR="00084166">
        <w:t>A natural spline formulation of a</w:t>
      </w:r>
      <w:r>
        <w:t xml:space="preserve">ntecedent </w:t>
      </w:r>
      <w:r w:rsidR="00845D03">
        <w:t>90-</w:t>
      </w:r>
      <w:proofErr w:type="gramStart"/>
      <w:r w:rsidR="00845D03">
        <w:t>day mean</w:t>
      </w:r>
      <w:proofErr w:type="gramEnd"/>
      <w:r w:rsidR="00845D03">
        <w:t xml:space="preserve"> water </w:t>
      </w:r>
      <w:r>
        <w:t>temperature</w:t>
      </w:r>
      <w:r w:rsidR="008D505C">
        <w:t xml:space="preserve"> </w:t>
      </w:r>
      <w:r w:rsidR="00084166">
        <w:t>captur</w:t>
      </w:r>
      <w:r w:rsidR="008D505C">
        <w:t>ed</w:t>
      </w:r>
      <w:r w:rsidR="00084166">
        <w:t xml:space="preserve"> a strong nonlinear increase in spawn timing that leveled off at warm sites</w:t>
      </w:r>
      <w:r w:rsidR="008D505C">
        <w:t xml:space="preserve"> and </w:t>
      </w:r>
      <w:r w:rsidR="00084166">
        <w:t>emerged as the dominant population-level predictor</w:t>
      </w:r>
      <w:r w:rsidR="00845D03" w:rsidRPr="000359B1">
        <w:rPr>
          <w:bCs/>
        </w:rPr>
        <w:t>.</w:t>
      </w:r>
      <w:r w:rsidR="00845D03">
        <w:rPr>
          <w:bCs/>
        </w:rPr>
        <w:t xml:space="preserve"> </w:t>
      </w:r>
      <w:r w:rsidR="00845D03">
        <w:t xml:space="preserve">Our </w:t>
      </w:r>
      <w:r w:rsidR="00084166">
        <w:t xml:space="preserve">final </w:t>
      </w:r>
      <w:r>
        <w:t>l</w:t>
      </w:r>
      <w:r w:rsidRPr="000359B1">
        <w:rPr>
          <w:bCs/>
        </w:rPr>
        <w:t xml:space="preserve">inear mixed-effects models explained </w:t>
      </w:r>
      <w:r w:rsidR="00B0541D">
        <w:rPr>
          <w:bCs/>
        </w:rPr>
        <w:t>6</w:t>
      </w:r>
      <w:r w:rsidR="00084166">
        <w:rPr>
          <w:bCs/>
        </w:rPr>
        <w:t xml:space="preserve">0% of variance attributable to fixed effects and 99% when reach-level random effects were included </w:t>
      </w:r>
      <w:r w:rsidR="00084166" w:rsidRPr="00084166">
        <w:rPr>
          <w:bCs/>
        </w:rPr>
        <w:t>(marginal R² = 0.</w:t>
      </w:r>
      <w:r w:rsidR="00B0541D">
        <w:rPr>
          <w:bCs/>
        </w:rPr>
        <w:t>599</w:t>
      </w:r>
      <w:r w:rsidR="00084166" w:rsidRPr="00084166">
        <w:rPr>
          <w:bCs/>
        </w:rPr>
        <w:t>; conditional R² = 0.9</w:t>
      </w:r>
      <w:r w:rsidR="00B0541D">
        <w:rPr>
          <w:bCs/>
        </w:rPr>
        <w:t>90</w:t>
      </w:r>
      <w:r w:rsidR="00084166" w:rsidRPr="00084166">
        <w:rPr>
          <w:bCs/>
        </w:rPr>
        <w:t>), with RMSE of 1.71 days</w:t>
      </w:r>
      <w:r w:rsidR="008D505C">
        <w:rPr>
          <w:bCs/>
        </w:rPr>
        <w:t xml:space="preserve">. Our model </w:t>
      </w:r>
      <w:r w:rsidR="00084166" w:rsidRPr="00084166">
        <w:rPr>
          <w:bCs/>
        </w:rPr>
        <w:t>performance compare</w:t>
      </w:r>
      <w:r w:rsidR="008D505C">
        <w:rPr>
          <w:bCs/>
        </w:rPr>
        <w:t>d</w:t>
      </w:r>
      <w:r w:rsidR="00084166" w:rsidRPr="00084166">
        <w:rPr>
          <w:bCs/>
        </w:rPr>
        <w:t xml:space="preserve"> favorably to similar studies</w:t>
      </w:r>
      <w:r w:rsidR="00845D03">
        <w:rPr>
          <w:bCs/>
        </w:rPr>
        <w:t xml:space="preserve"> (e.g., </w:t>
      </w:r>
      <w:r w:rsidR="00845D03">
        <w:t>Lisi et al. 2013)</w:t>
      </w:r>
      <w:r w:rsidRPr="000359B1">
        <w:rPr>
          <w:bCs/>
        </w:rPr>
        <w:t xml:space="preserve">. </w:t>
      </w:r>
      <w:r w:rsidR="00084166">
        <w:rPr>
          <w:bCs/>
        </w:rPr>
        <w:t xml:space="preserve">The high ICC (0.98) </w:t>
      </w:r>
      <w:r w:rsidR="00084166" w:rsidRPr="00084166">
        <w:rPr>
          <w:bCs/>
        </w:rPr>
        <w:t>underscores that reach identity is the single strongest organizing principle of spawn timing variation: individual reaches have characteristic timing signatures that persist across years, shaped by fixed</w:t>
      </w:r>
      <w:r w:rsidR="00962DAD">
        <w:rPr>
          <w:bCs/>
        </w:rPr>
        <w:t xml:space="preserve"> and dynamic</w:t>
      </w:r>
      <w:r w:rsidR="00084166" w:rsidRPr="00084166">
        <w:rPr>
          <w:bCs/>
        </w:rPr>
        <w:t xml:space="preserve"> habitat attributes, local thermal regimes, and unmeasured hydrologic and geomorphic processes. Reach-specific random slopes revealed pronounced heterogeneity in thermal sensitivity, with a strong negative intercept-slope correlation (ρ₀₁ = −0.83) indicating that earlier-spawning reaches are more thermally responsive than later-spawning ones. </w:t>
      </w:r>
      <w:r w:rsidR="00AF0DDC" w:rsidRPr="000359B1">
        <w:rPr>
          <w:bCs/>
        </w:rPr>
        <w:t>Together, these results demonstrate that fine-scale habitat</w:t>
      </w:r>
      <w:r w:rsidR="00AF0DDC">
        <w:rPr>
          <w:bCs/>
        </w:rPr>
        <w:t xml:space="preserve"> </w:t>
      </w:r>
      <w:r w:rsidR="00AF0DDC" w:rsidRPr="000359B1">
        <w:rPr>
          <w:bCs/>
        </w:rPr>
        <w:t>heterogeneity</w:t>
      </w:r>
      <w:r w:rsidR="00AF0DDC">
        <w:rPr>
          <w:bCs/>
        </w:rPr>
        <w:t xml:space="preserve">, </w:t>
      </w:r>
      <w:r w:rsidR="00AF0DDC" w:rsidRPr="000359B1">
        <w:rPr>
          <w:bCs/>
        </w:rPr>
        <w:t>particularly thermal heterogeneity</w:t>
      </w:r>
      <w:r w:rsidR="00084166">
        <w:rPr>
          <w:bCs/>
        </w:rPr>
        <w:t xml:space="preserve"> mediated by local geomorphic and hydrologic processes</w:t>
      </w:r>
      <w:r w:rsidR="008D505C">
        <w:rPr>
          <w:bCs/>
        </w:rPr>
        <w:t xml:space="preserve">, </w:t>
      </w:r>
      <w:r w:rsidR="00AF0DDC" w:rsidRPr="000359B1">
        <w:rPr>
          <w:bCs/>
        </w:rPr>
        <w:t xml:space="preserve">structures diverse </w:t>
      </w:r>
      <w:r w:rsidR="00AF0DDC">
        <w:rPr>
          <w:bCs/>
        </w:rPr>
        <w:t xml:space="preserve">Chinook </w:t>
      </w:r>
      <w:r w:rsidR="00AF0DDC" w:rsidRPr="000359B1">
        <w:rPr>
          <w:bCs/>
        </w:rPr>
        <w:t xml:space="preserve">salmon </w:t>
      </w:r>
      <w:r w:rsidR="00B623DF">
        <w:rPr>
          <w:bCs/>
        </w:rPr>
        <w:t xml:space="preserve">spatial and temporal </w:t>
      </w:r>
      <w:r w:rsidR="00AF0DDC" w:rsidRPr="000359B1">
        <w:rPr>
          <w:bCs/>
        </w:rPr>
        <w:t>spawning portfolios</w:t>
      </w:r>
      <w:r w:rsidR="00AF0DDC">
        <w:rPr>
          <w:bCs/>
        </w:rPr>
        <w:t xml:space="preserve"> at both stream and reach scales</w:t>
      </w:r>
      <w:r w:rsidR="00AF0DDC" w:rsidRPr="000359B1">
        <w:rPr>
          <w:bCs/>
        </w:rPr>
        <w:t>.</w:t>
      </w:r>
      <w:r w:rsidR="00B623DF">
        <w:rPr>
          <w:bCs/>
        </w:rPr>
        <w:t xml:space="preserve"> </w:t>
      </w:r>
    </w:p>
    <w:p w14:paraId="1DC1891B" w14:textId="6789089F" w:rsidR="00FA3040" w:rsidRDefault="00DA0846" w:rsidP="007E4777">
      <w:pPr>
        <w:autoSpaceDE w:val="0"/>
        <w:autoSpaceDN w:val="0"/>
        <w:adjustRightInd w:val="0"/>
        <w:ind w:firstLine="720"/>
      </w:pPr>
      <w:r>
        <w:t xml:space="preserve">Multiple studies have </w:t>
      </w:r>
      <w:r w:rsidR="006A654A">
        <w:t xml:space="preserve">proposed </w:t>
      </w:r>
      <w:r>
        <w:t>a causal relation between the thermal regime during incubation and tim</w:t>
      </w:r>
      <w:r w:rsidR="008D505C">
        <w:t>ing</w:t>
      </w:r>
      <w:r>
        <w:t xml:space="preserve"> of adult spawning (</w:t>
      </w:r>
      <w:proofErr w:type="spellStart"/>
      <w:r>
        <w:t>Heggberget</w:t>
      </w:r>
      <w:proofErr w:type="spellEnd"/>
      <w:r>
        <w:t xml:space="preserve"> 19</w:t>
      </w:r>
      <w:r w:rsidR="006A654A">
        <w:t>8</w:t>
      </w:r>
      <w:r>
        <w:t>8; Brannon et al. 2005). As Brannon stated, “</w:t>
      </w:r>
      <w:r w:rsidRPr="00DA0846">
        <w:rPr>
          <w:i/>
          <w:iCs/>
        </w:rPr>
        <w:t>The controlling mechanism in spawn timing, however, is the timing of fry emergence, which translates into fitness</w:t>
      </w:r>
      <w:r w:rsidRPr="00782EB8">
        <w:t>.</w:t>
      </w:r>
      <w:r>
        <w:t xml:space="preserve">” </w:t>
      </w:r>
      <w:r w:rsidR="00282DA0">
        <w:t>O</w:t>
      </w:r>
      <w:r>
        <w:t>ur analysis of different pre</w:t>
      </w:r>
      <w:r w:rsidR="00DC055A">
        <w:t>-</w:t>
      </w:r>
      <w:r>
        <w:t xml:space="preserve"> and post</w:t>
      </w:r>
      <w:r w:rsidR="00DC055A">
        <w:t>-</w:t>
      </w:r>
      <w:r>
        <w:t xml:space="preserve"> spawn metrics</w:t>
      </w:r>
      <w:r w:rsidR="006A654A">
        <w:t>, however,</w:t>
      </w:r>
      <w:r>
        <w:t xml:space="preserve"> d</w:t>
      </w:r>
      <w:r w:rsidR="006A654A">
        <w:t>o</w:t>
      </w:r>
      <w:r w:rsidR="00282DA0">
        <w:t>es</w:t>
      </w:r>
      <w:r>
        <w:t xml:space="preserve"> not </w:t>
      </w:r>
      <w:r w:rsidR="006A654A">
        <w:t>support the proposed incubation-spawn timing relationship. We su</w:t>
      </w:r>
      <w:r w:rsidR="00282DA0">
        <w:t xml:space="preserve">ggest </w:t>
      </w:r>
      <w:r w:rsidR="006A654A">
        <w:t xml:space="preserve">that habitat availability and survival during spawning may also be </w:t>
      </w:r>
      <w:r>
        <w:t xml:space="preserve">important selective forces in the pre-spawn and spawn </w:t>
      </w:r>
      <w:r w:rsidR="00DC055A">
        <w:t>life stages</w:t>
      </w:r>
      <w:r w:rsidR="006A654A">
        <w:t xml:space="preserve">. We also found temperature at individual spawning sites to be </w:t>
      </w:r>
      <w:r>
        <w:t>highly correlated throughout the year</w:t>
      </w:r>
      <w:r w:rsidR="006A654A">
        <w:t xml:space="preserve">, suggesting </w:t>
      </w:r>
      <w:r>
        <w:t>a latent effect</w:t>
      </w:r>
      <w:r w:rsidR="005F2138">
        <w:t xml:space="preserve"> whereby site-level thermal regime is a persistent signature rather than a proximate cue operating through a specific seasonal window</w:t>
      </w:r>
      <w:r>
        <w:t>.</w:t>
      </w:r>
      <w:r w:rsidR="006A654A">
        <w:t xml:space="preserve"> </w:t>
      </w:r>
      <w:r w:rsidR="00282DA0">
        <w:t>Our understanding of t</w:t>
      </w:r>
      <w:r w:rsidR="00EF6C3A">
        <w:t xml:space="preserve">he mechanisms controlling salmon spawn timing </w:t>
      </w:r>
      <w:r w:rsidR="00282DA0">
        <w:t xml:space="preserve">would benefit from </w:t>
      </w:r>
      <w:r w:rsidR="001D4922">
        <w:t xml:space="preserve">further </w:t>
      </w:r>
      <w:r w:rsidR="00EF6C3A">
        <w:t>evaluation</w:t>
      </w:r>
      <w:r w:rsidR="00DC055A">
        <w:t xml:space="preserve"> of the incubation life stage</w:t>
      </w:r>
      <w:r w:rsidR="005F2138">
        <w:t>;</w:t>
      </w:r>
      <w:r w:rsidR="00EF6C3A">
        <w:t xml:space="preserve"> </w:t>
      </w:r>
      <w:r w:rsidR="005F2138">
        <w:t>o</w:t>
      </w:r>
      <w:r w:rsidR="00282DA0">
        <w:t xml:space="preserve">ne promising </w:t>
      </w:r>
      <w:r w:rsidR="00EF6C3A">
        <w:t xml:space="preserve">approach </w:t>
      </w:r>
      <w:r w:rsidR="001873E5">
        <w:t xml:space="preserve">may </w:t>
      </w:r>
      <w:r w:rsidR="005A064F">
        <w:t>be</w:t>
      </w:r>
      <w:r w:rsidR="00962DAD">
        <w:t xml:space="preserve"> to model developmental phenology using</w:t>
      </w:r>
      <w:r w:rsidR="00EF6C3A">
        <w:t xml:space="preserve"> Middle Fork </w:t>
      </w:r>
      <w:r w:rsidR="005A064F">
        <w:t xml:space="preserve">temperature </w:t>
      </w:r>
      <w:r w:rsidR="00EF6C3A">
        <w:t>data</w:t>
      </w:r>
      <w:r w:rsidR="008D505C">
        <w:t xml:space="preserve">, </w:t>
      </w:r>
      <w:r w:rsidR="00962DAD">
        <w:t xml:space="preserve">or other locations with </w:t>
      </w:r>
      <w:r w:rsidR="008D505C">
        <w:t xml:space="preserve">georeferenced </w:t>
      </w:r>
      <w:r w:rsidR="00962DAD">
        <w:t>spawning records</w:t>
      </w:r>
      <w:r w:rsidR="008D505C">
        <w:t xml:space="preserve">, </w:t>
      </w:r>
      <w:r w:rsidR="00962DAD">
        <w:t>with newly developed methods for predicting phenology in wild populations</w:t>
      </w:r>
      <w:r w:rsidR="00EF6C3A" w:rsidRPr="00EF6C3A">
        <w:t xml:space="preserve"> </w:t>
      </w:r>
      <w:r w:rsidR="00EF6C3A">
        <w:t>(Sparks et al. 2019; 202</w:t>
      </w:r>
      <w:r w:rsidR="008D505C">
        <w:t>6</w:t>
      </w:r>
      <w:r w:rsidR="00EF6C3A">
        <w:t>)</w:t>
      </w:r>
      <w:r w:rsidR="00EF6C3A" w:rsidRPr="00EF6C3A">
        <w:t>.</w:t>
      </w:r>
    </w:p>
    <w:p w14:paraId="66F6D0B5" w14:textId="409B0B94" w:rsidR="008B6577" w:rsidRDefault="008B6577" w:rsidP="007E4777">
      <w:pPr>
        <w:autoSpaceDE w:val="0"/>
        <w:autoSpaceDN w:val="0"/>
        <w:adjustRightInd w:val="0"/>
        <w:ind w:firstLine="720"/>
      </w:pPr>
      <w:r w:rsidRPr="008B6577">
        <w:t xml:space="preserve">The nonlinear thermal responses and reach-specific random slopes highlight diverse thermal sensitivities of salmon spawning across the landscape. The strong negative intercept-slope correlation indicates that fish spawning earlier in higher-elevation reaches tend to </w:t>
      </w:r>
      <w:r w:rsidR="00F04D0C">
        <w:t>exhibit</w:t>
      </w:r>
      <w:r w:rsidRPr="008B6577">
        <w:t xml:space="preserve"> stronger temperature dependence. Biologically, this pattern suggests that early-spawning </w:t>
      </w:r>
      <w:r w:rsidR="00E06293">
        <w:t xml:space="preserve">reaches </w:t>
      </w:r>
      <w:r w:rsidR="00BA0512">
        <w:t xml:space="preserve">exhibit </w:t>
      </w:r>
      <w:r w:rsidR="00962DAD">
        <w:t>more dynamic responses to temperature</w:t>
      </w:r>
      <w:r w:rsidR="00F04D0C">
        <w:t xml:space="preserve">, thereby </w:t>
      </w:r>
      <w:r w:rsidRPr="008B6577">
        <w:t>adjust</w:t>
      </w:r>
      <w:r w:rsidR="00BA0512">
        <w:t>ing</w:t>
      </w:r>
      <w:r w:rsidRPr="008B6577">
        <w:t xml:space="preserve"> spawn timing more closely to thermal cues and exhibit</w:t>
      </w:r>
      <w:r w:rsidR="009533C6">
        <w:t>ing</w:t>
      </w:r>
      <w:r w:rsidRPr="008B6577">
        <w:t xml:space="preserve"> broader variation in response to temperature change. In contrast, later-spawning </w:t>
      </w:r>
      <w:r w:rsidR="00E06293">
        <w:t xml:space="preserve">reaches </w:t>
      </w:r>
      <w:r w:rsidRPr="008B6577">
        <w:t>may be constrained by other factors such as photoperiod, migration fatigue, or compressed spawning windows, resulting in diminished thermal responsiveness</w:t>
      </w:r>
      <w:r w:rsidR="00F04D0C">
        <w:t>. O</w:t>
      </w:r>
      <w:r w:rsidR="00E06293">
        <w:t xml:space="preserve">r </w:t>
      </w:r>
      <w:r w:rsidR="00F04D0C">
        <w:t xml:space="preserve">later spawners </w:t>
      </w:r>
      <w:r w:rsidR="00E06293">
        <w:t xml:space="preserve">may </w:t>
      </w:r>
      <w:r w:rsidRPr="008B6577">
        <w:t xml:space="preserve">be operating near thermal ceilings that further </w:t>
      </w:r>
      <w:r w:rsidR="00E06293">
        <w:t xml:space="preserve">prevent </w:t>
      </w:r>
      <w:r w:rsidRPr="008B6577">
        <w:t xml:space="preserve">phenological advancement regardless of temperature signal. These contrasting patterns across </w:t>
      </w:r>
      <w:r w:rsidR="00F04D0C">
        <w:t xml:space="preserve">space </w:t>
      </w:r>
      <w:r w:rsidRPr="008B6577">
        <w:t>emphasize that</w:t>
      </w:r>
      <w:r w:rsidR="00D86B29">
        <w:t>,</w:t>
      </w:r>
      <w:r w:rsidRPr="008B6577">
        <w:t xml:space="preserve"> even within a single watershed, thermal sensitivity is not uniform but varies with habitat context in ecologically meaningful ways.</w:t>
      </w:r>
    </w:p>
    <w:p w14:paraId="034642DC" w14:textId="5376A008" w:rsidR="008B6577" w:rsidRPr="008B6577" w:rsidRDefault="008B6577" w:rsidP="007E4777">
      <w:pPr>
        <w:autoSpaceDE w:val="0"/>
        <w:autoSpaceDN w:val="0"/>
        <w:adjustRightInd w:val="0"/>
        <w:ind w:firstLine="720"/>
        <w:rPr>
          <w:bCs/>
        </w:rPr>
      </w:pPr>
      <w:r w:rsidRPr="008B6577">
        <w:rPr>
          <w:bCs/>
        </w:rPr>
        <w:lastRenderedPageBreak/>
        <w:t>The topographic variables we tested</w:t>
      </w:r>
      <w:r w:rsidR="000C2EED">
        <w:rPr>
          <w:bCs/>
        </w:rPr>
        <w:t xml:space="preserve"> (</w:t>
      </w:r>
      <w:r w:rsidRPr="008B6577">
        <w:rPr>
          <w:bCs/>
        </w:rPr>
        <w:t>discharge, elevation, and slope</w:t>
      </w:r>
      <w:r w:rsidR="000C2EED">
        <w:rPr>
          <w:bCs/>
        </w:rPr>
        <w:t>)</w:t>
      </w:r>
      <w:r w:rsidRPr="008B6577">
        <w:rPr>
          <w:bCs/>
        </w:rPr>
        <w:t xml:space="preserve"> </w:t>
      </w:r>
      <w:r w:rsidR="00743691" w:rsidRPr="00743691">
        <w:rPr>
          <w:bCs/>
        </w:rPr>
        <w:t xml:space="preserve">were weak predictors of spawn timing and introduced effects that were rendered unstable by collinearity with temperature and confounding with stream identity. Elevation warrants particular attention. In raw data, </w:t>
      </w:r>
      <w:r w:rsidR="007533F7">
        <w:rPr>
          <w:bCs/>
        </w:rPr>
        <w:t xml:space="preserve">fish in </w:t>
      </w:r>
      <w:r w:rsidR="007533F7" w:rsidRPr="00743691">
        <w:rPr>
          <w:bCs/>
        </w:rPr>
        <w:t>higher elevation</w:t>
      </w:r>
      <w:r w:rsidR="00743691" w:rsidRPr="00743691">
        <w:rPr>
          <w:bCs/>
        </w:rPr>
        <w:t xml:space="preserve"> reaches spawn earlier</w:t>
      </w:r>
      <w:r w:rsidR="00D86B29">
        <w:rPr>
          <w:bCs/>
        </w:rPr>
        <w:t xml:space="preserve">; </w:t>
      </w:r>
      <w:r w:rsidR="00743691" w:rsidRPr="00743691">
        <w:rPr>
          <w:bCs/>
        </w:rPr>
        <w:t>a relationship largely mediated by the strong negative correlation between elevation and temperature. However, in multivariate models that include</w:t>
      </w:r>
      <w:r w:rsidR="00D86B29">
        <w:rPr>
          <w:bCs/>
        </w:rPr>
        <w:t>d</w:t>
      </w:r>
      <w:r w:rsidR="00743691" w:rsidRPr="00743691">
        <w:rPr>
          <w:bCs/>
        </w:rPr>
        <w:t xml:space="preserve"> temperature, the residual effect of elevation on spawn timing is positive: once thermal variation is accounted for, higher-elevation reaches tend to spawn later, suggesting that elevation captures an additional, as-yet unidentified pathway influencing spawn timing that is independent of the thermal signal already in the model. Spatial Stream Network models (Isaak et al. 2013) may offer a more rigorous framework for disentangling topographic and geomorphic influences on reach-level processes across broader geographic scales, where elevation gradients are more consistently expressed across systems.</w:t>
      </w:r>
    </w:p>
    <w:p w14:paraId="76AEFC05" w14:textId="77777777" w:rsidR="00F76581" w:rsidRDefault="00F76581" w:rsidP="007E4777">
      <w:pPr>
        <w:rPr>
          <w:bCs/>
        </w:rPr>
      </w:pPr>
    </w:p>
    <w:p w14:paraId="50A4A04F" w14:textId="28308A18" w:rsidR="00ED5DD9" w:rsidRDefault="008B6577" w:rsidP="007E4777">
      <w:pPr>
        <w:autoSpaceDE w:val="0"/>
        <w:autoSpaceDN w:val="0"/>
        <w:adjustRightInd w:val="0"/>
        <w:rPr>
          <w:b/>
          <w:i/>
          <w:iCs/>
        </w:rPr>
      </w:pPr>
      <w:r>
        <w:rPr>
          <w:b/>
          <w:i/>
          <w:iCs/>
        </w:rPr>
        <w:t>Abundance</w:t>
      </w:r>
      <w:r w:rsidR="0086097C">
        <w:rPr>
          <w:b/>
          <w:i/>
          <w:iCs/>
        </w:rPr>
        <w:t xml:space="preserve"> and</w:t>
      </w:r>
      <w:r>
        <w:rPr>
          <w:b/>
          <w:i/>
          <w:iCs/>
        </w:rPr>
        <w:t xml:space="preserve"> </w:t>
      </w:r>
      <w:r w:rsidR="00ED5DD9">
        <w:rPr>
          <w:b/>
          <w:i/>
          <w:iCs/>
        </w:rPr>
        <w:t>phenotypic diversity</w:t>
      </w:r>
    </w:p>
    <w:p w14:paraId="50A128D0" w14:textId="1D3DF4B7" w:rsidR="00CE123D" w:rsidRDefault="008B6577" w:rsidP="007E4777">
      <w:pPr>
        <w:autoSpaceDE w:val="0"/>
        <w:autoSpaceDN w:val="0"/>
        <w:adjustRightInd w:val="0"/>
      </w:pPr>
      <w:r w:rsidRPr="008B6577">
        <w:t xml:space="preserve">A central question motivating this work is whether the spawning portfolio we documented represents the full phenotypic diversity this population can express, or whether it reflects a contracted diversity associated with </w:t>
      </w:r>
      <w:r w:rsidR="004F5E08">
        <w:t xml:space="preserve">contemporary, </w:t>
      </w:r>
      <w:r w:rsidRPr="008B6577">
        <w:t xml:space="preserve">historically low abundances. </w:t>
      </w:r>
      <w:r w:rsidR="00ED0830">
        <w:t>Based on long-term salmon redd counts in the Middle Fork, w</w:t>
      </w:r>
      <w:r w:rsidR="005F067F" w:rsidRPr="005F067F">
        <w:t>e hypothesize the latter</w:t>
      </w:r>
      <w:r w:rsidR="00ED0830">
        <w:t xml:space="preserve">. </w:t>
      </w:r>
      <w:r w:rsidR="005F067F" w:rsidRPr="005F067F">
        <w:t>Between 1995 and 2022, adult salmon returns averaged 1–3% of mid-1960s abundances (Thurow et al. 2020)</w:t>
      </w:r>
      <w:r w:rsidR="005F067F">
        <w:t xml:space="preserve">. </w:t>
      </w:r>
      <w:r w:rsidR="00ED0830">
        <w:t xml:space="preserve">As Pauly (1995) cautioned, </w:t>
      </w:r>
      <w:r w:rsidR="005F067F" w:rsidRPr="005F067F">
        <w:t xml:space="preserve">fisheries managers may be deceived by the Shifting Baseline Syndrome </w:t>
      </w:r>
      <w:r w:rsidR="00ED0830">
        <w:t xml:space="preserve">and </w:t>
      </w:r>
      <w:r w:rsidR="005F067F" w:rsidRPr="005F067F">
        <w:t>incorrectly assum</w:t>
      </w:r>
      <w:r w:rsidR="00ED0830">
        <w:t>e</w:t>
      </w:r>
      <w:r w:rsidR="005F067F" w:rsidRPr="005F067F">
        <w:t xml:space="preserve"> contemporary conditions accurately reflect the past</w:t>
      </w:r>
      <w:r w:rsidR="00ED0830">
        <w:t>. Our empirical estimates of spawning phenology were made during recent decades. Compared to 1950s-1960s</w:t>
      </w:r>
      <w:r w:rsidR="00CE123D">
        <w:t xml:space="preserve"> abundances</w:t>
      </w:r>
      <w:r w:rsidR="00ED0830">
        <w:t>, t</w:t>
      </w:r>
      <w:r w:rsidR="00ED0830" w:rsidRPr="00ED0830">
        <w:t xml:space="preserve">he population we sampled was far below the carrying capacity of </w:t>
      </w:r>
      <w:r w:rsidR="00CE123D">
        <w:t xml:space="preserve">the </w:t>
      </w:r>
      <w:r w:rsidR="00ED0830" w:rsidRPr="00ED0830">
        <w:t>available spawning habitat, leaving many formerly used spawning sites unoccupied.</w:t>
      </w:r>
      <w:r w:rsidR="005F067F" w:rsidRPr="005F067F">
        <w:t xml:space="preserve"> </w:t>
      </w:r>
      <w:r w:rsidR="00ED0830">
        <w:t>As a result, Middle Fork salmon populations may have the potential to express even broader spawning phenology</w:t>
      </w:r>
      <w:r w:rsidR="00CE123D">
        <w:t>.</w:t>
      </w:r>
      <w:r w:rsidR="00ED0830">
        <w:t xml:space="preserve"> </w:t>
      </w:r>
    </w:p>
    <w:p w14:paraId="4B8F64B0" w14:textId="691253F6" w:rsidR="008E3BC6" w:rsidRPr="008E3BC6" w:rsidRDefault="00811C34" w:rsidP="007E4777">
      <w:pPr>
        <w:autoSpaceDE w:val="0"/>
        <w:autoSpaceDN w:val="0"/>
        <w:adjustRightInd w:val="0"/>
        <w:ind w:firstLine="720"/>
        <w:rPr>
          <w:bCs/>
        </w:rPr>
      </w:pPr>
      <w:r>
        <w:t xml:space="preserve">Although </w:t>
      </w:r>
      <w:r w:rsidR="00EF5612">
        <w:t xml:space="preserve">few studies have </w:t>
      </w:r>
      <w:r w:rsidR="00776945">
        <w:t xml:space="preserve">directly </w:t>
      </w:r>
      <w:r w:rsidR="00EF5612">
        <w:t xml:space="preserve">examined the relationship between adult salmon returns and </w:t>
      </w:r>
      <w:r w:rsidR="00C31C08">
        <w:t xml:space="preserve">phenotypic diversity, </w:t>
      </w:r>
      <w:r w:rsidR="00D8096A">
        <w:t xml:space="preserve">there is </w:t>
      </w:r>
      <w:r w:rsidR="00EF5612">
        <w:t>e</w:t>
      </w:r>
      <w:r w:rsidR="000A427D">
        <w:t xml:space="preserve">vidence </w:t>
      </w:r>
      <w:r w:rsidR="001814BF">
        <w:t xml:space="preserve">that broader </w:t>
      </w:r>
      <w:r w:rsidR="000A427D">
        <w:t>spawning diversity</w:t>
      </w:r>
      <w:r w:rsidR="001814BF">
        <w:t xml:space="preserve"> </w:t>
      </w:r>
      <w:r w:rsidR="00776945">
        <w:t xml:space="preserve">is </w:t>
      </w:r>
      <w:r w:rsidR="005A064F">
        <w:t xml:space="preserve">expressed when </w:t>
      </w:r>
      <w:r w:rsidR="00BD0223">
        <w:t xml:space="preserve">more </w:t>
      </w:r>
      <w:r w:rsidR="005A064F">
        <w:t>adults return</w:t>
      </w:r>
      <w:r w:rsidR="001814BF">
        <w:t>.</w:t>
      </w:r>
      <w:r w:rsidR="00EF5612">
        <w:t xml:space="preserve"> Davis (2015) examined the duration of salmon availability as a food source across three orders of magnitude </w:t>
      </w:r>
      <w:r w:rsidR="00BD0223">
        <w:t xml:space="preserve">in </w:t>
      </w:r>
      <w:r w:rsidR="00EF5612">
        <w:t>spawner abundance</w:t>
      </w:r>
      <w:r w:rsidR="00BD0223">
        <w:t>s</w:t>
      </w:r>
      <w:r w:rsidR="00776945">
        <w:t xml:space="preserve"> and found that s</w:t>
      </w:r>
      <w:r w:rsidR="00EF5612">
        <w:t xml:space="preserve">pawning salmon were available to predators up to 2.5 times longer at the largest </w:t>
      </w:r>
      <w:r w:rsidR="00776945">
        <w:t xml:space="preserve">compared to the </w:t>
      </w:r>
      <w:r w:rsidR="00EF5612">
        <w:t xml:space="preserve">smallest </w:t>
      </w:r>
      <w:proofErr w:type="gramStart"/>
      <w:r w:rsidR="00EF5612">
        <w:t>abundances</w:t>
      </w:r>
      <w:r w:rsidR="00776945">
        <w:t>—a</w:t>
      </w:r>
      <w:proofErr w:type="gramEnd"/>
      <w:r w:rsidR="00776945">
        <w:t xml:space="preserve"> result consistent with greater phenotypic diversity, specifically broader variation in spawn duration, at higher escapements</w:t>
      </w:r>
      <w:r w:rsidR="00EF5612">
        <w:t xml:space="preserve">. </w:t>
      </w:r>
      <w:r w:rsidR="00776945" w:rsidRPr="00776945">
        <w:t xml:space="preserve">Our </w:t>
      </w:r>
      <w:r w:rsidR="00D86B29">
        <w:t xml:space="preserve">Middle Fork </w:t>
      </w:r>
      <w:r w:rsidR="00776945" w:rsidRPr="00776945">
        <w:t xml:space="preserve">data offer a suggestive parallel: in 2003, when adult returns were the largest recorded since the 1980s, five of 33 mainstem redds were constructed nearly 10 days later than the latest redds in prior years (24–26 September versus 15–17 September), and spawners were observed using larger cobble substrate in reaches </w:t>
      </w:r>
      <w:r w:rsidR="00D86B29">
        <w:t>un</w:t>
      </w:r>
      <w:r w:rsidR="00776945" w:rsidRPr="00776945">
        <w:t>used in other years (Thurow et al. 2020). Buffington et al. (</w:t>
      </w:r>
      <w:r w:rsidR="00962DAD">
        <w:t>In review</w:t>
      </w:r>
      <w:r w:rsidR="00776945" w:rsidRPr="00776945">
        <w:t>) confirmed this pattern spatially, predicting that as escapements increased, salmon expanded the range of substrate used and occupied more stream reaches within the Middle Fork</w:t>
      </w:r>
      <w:r w:rsidR="00776945">
        <w:t xml:space="preserve">. </w:t>
      </w:r>
      <w:r w:rsidR="008E3BC6">
        <w:t>Pess et al. (2008) similarly reported that p</w:t>
      </w:r>
      <w:r w:rsidR="008E3BC6" w:rsidRPr="008E3BC6">
        <w:rPr>
          <w:bCs/>
        </w:rPr>
        <w:t>opulation size influence</w:t>
      </w:r>
      <w:r w:rsidR="008E3BC6">
        <w:rPr>
          <w:bCs/>
        </w:rPr>
        <w:t>d</w:t>
      </w:r>
      <w:r w:rsidR="008E3BC6" w:rsidRPr="008E3BC6">
        <w:rPr>
          <w:bCs/>
        </w:rPr>
        <w:t xml:space="preserve"> dispersal and recolonization as larger populations result</w:t>
      </w:r>
      <w:r w:rsidR="008E3BC6">
        <w:rPr>
          <w:bCs/>
        </w:rPr>
        <w:t>ed</w:t>
      </w:r>
      <w:r w:rsidR="008E3BC6" w:rsidRPr="008E3BC6">
        <w:rPr>
          <w:bCs/>
        </w:rPr>
        <w:t xml:space="preserve"> in more individuals seeking new habitats. </w:t>
      </w:r>
    </w:p>
    <w:p w14:paraId="6CD142CD" w14:textId="11BC0B1F" w:rsidR="0086097C" w:rsidRPr="0086097C" w:rsidRDefault="00EF5612" w:rsidP="007E4777">
      <w:pPr>
        <w:autoSpaceDE w:val="0"/>
        <w:autoSpaceDN w:val="0"/>
        <w:adjustRightInd w:val="0"/>
        <w:rPr>
          <w:bCs/>
        </w:rPr>
      </w:pPr>
      <w:r>
        <w:tab/>
      </w:r>
      <w:r w:rsidR="00BD0223">
        <w:t xml:space="preserve">Historical records </w:t>
      </w:r>
      <w:r w:rsidR="00776945">
        <w:t xml:space="preserve">are consistent with the pattern as well, though </w:t>
      </w:r>
      <w:r w:rsidR="00581E2E">
        <w:t>such anecdotal accounts</w:t>
      </w:r>
      <w:r w:rsidR="00776945">
        <w:t xml:space="preserve"> must be interpreted cautiously. </w:t>
      </w:r>
      <w:r w:rsidR="00776945" w:rsidRPr="00776945">
        <w:t>In the late nineteenth century, when an estimated 8–10 million Chinook salmon annually entered the Columbia River (</w:t>
      </w:r>
      <w:proofErr w:type="spellStart"/>
      <w:r w:rsidR="00776945" w:rsidRPr="00776945">
        <w:t>Lichatowich</w:t>
      </w:r>
      <w:proofErr w:type="spellEnd"/>
      <w:r w:rsidR="00776945" w:rsidRPr="00776945">
        <w:t xml:space="preserve"> and </w:t>
      </w:r>
      <w:proofErr w:type="spellStart"/>
      <w:r w:rsidR="00776945" w:rsidRPr="00776945">
        <w:t>Mobrand</w:t>
      </w:r>
      <w:proofErr w:type="spellEnd"/>
      <w:r w:rsidR="00776945" w:rsidRPr="00776945">
        <w:t xml:space="preserve"> 1995), spawn timing in the Middle Fork system appears to have extended considerably later into the fall than is observed today. </w:t>
      </w:r>
      <w:r w:rsidR="0086097C">
        <w:t>In 1</w:t>
      </w:r>
      <w:r w:rsidR="0086097C" w:rsidRPr="0086097C">
        <w:t>879</w:t>
      </w:r>
      <w:r w:rsidR="0086097C">
        <w:t xml:space="preserve"> US Army </w:t>
      </w:r>
      <w:r w:rsidR="0086097C" w:rsidRPr="0086097C">
        <w:t>General Howard</w:t>
      </w:r>
      <w:r w:rsidR="0086097C">
        <w:t xml:space="preserve"> ordered </w:t>
      </w:r>
      <w:r w:rsidR="0086097C" w:rsidRPr="0086097C">
        <w:t xml:space="preserve">three separate </w:t>
      </w:r>
      <w:r w:rsidR="008E3BC6">
        <w:t xml:space="preserve">calvary </w:t>
      </w:r>
      <w:r w:rsidR="0086097C" w:rsidRPr="0086097C">
        <w:t xml:space="preserve">detachments </w:t>
      </w:r>
      <w:r w:rsidR="0086097C">
        <w:t>in</w:t>
      </w:r>
      <w:r w:rsidR="0086097C" w:rsidRPr="0086097C">
        <w:t xml:space="preserve">to the Salmon River Mountains to subdue </w:t>
      </w:r>
      <w:r w:rsidR="0086097C">
        <w:t xml:space="preserve">indigenous </w:t>
      </w:r>
      <w:proofErr w:type="spellStart"/>
      <w:r w:rsidR="0086097C" w:rsidRPr="0086097C">
        <w:t>Sheepeaters</w:t>
      </w:r>
      <w:proofErr w:type="spellEnd"/>
      <w:r w:rsidR="0086097C" w:rsidRPr="0086097C">
        <w:t>. T</w:t>
      </w:r>
      <w:r w:rsidR="0086097C">
        <w:t xml:space="preserve">roops </w:t>
      </w:r>
      <w:r w:rsidR="0086097C" w:rsidRPr="0086097C">
        <w:t xml:space="preserve">under the command </w:t>
      </w:r>
      <w:r w:rsidR="0086097C" w:rsidRPr="0086097C">
        <w:lastRenderedPageBreak/>
        <w:t xml:space="preserve">of Captain Bernard </w:t>
      </w:r>
      <w:r w:rsidR="00F82537">
        <w:t xml:space="preserve">traveled down Big Creek </w:t>
      </w:r>
      <w:r w:rsidR="00776945">
        <w:t>in July 1879</w:t>
      </w:r>
      <w:r w:rsidR="006A3F1E">
        <w:t xml:space="preserve"> and</w:t>
      </w:r>
      <w:r w:rsidR="00776945">
        <w:t xml:space="preserve"> observed active spawning </w:t>
      </w:r>
      <w:r w:rsidR="008F52F6">
        <w:rPr>
          <w:bCs/>
        </w:rPr>
        <w:t>near Cabin Creek</w:t>
      </w:r>
      <w:r w:rsidR="00581E2E">
        <w:rPr>
          <w:bCs/>
        </w:rPr>
        <w:t xml:space="preserve"> </w:t>
      </w:r>
      <w:r w:rsidR="00581E2E" w:rsidRPr="00581E2E">
        <w:rPr>
          <w:bCs/>
        </w:rPr>
        <w:t>(Minshall 2014)</w:t>
      </w:r>
      <w:r w:rsidR="0086097C">
        <w:rPr>
          <w:bCs/>
        </w:rPr>
        <w:t xml:space="preserve">, </w:t>
      </w:r>
      <w:r w:rsidR="00776945">
        <w:rPr>
          <w:bCs/>
        </w:rPr>
        <w:t xml:space="preserve">weeks earlier than the contemporary August onset for summer-run </w:t>
      </w:r>
      <w:r w:rsidR="00776945" w:rsidRPr="00581E2E">
        <w:rPr>
          <w:bCs/>
        </w:rPr>
        <w:t xml:space="preserve">fish in that reach </w:t>
      </w:r>
      <w:bookmarkStart w:id="653" w:name="_Hlk223948595"/>
      <w:r w:rsidR="00776945" w:rsidRPr="00581E2E">
        <w:rPr>
          <w:bCs/>
        </w:rPr>
        <w:t>(</w:t>
      </w:r>
      <w:r w:rsidR="00581E2E" w:rsidRPr="00581E2E">
        <w:rPr>
          <w:bCs/>
        </w:rPr>
        <w:t>Copeland et al. 2019)</w:t>
      </w:r>
      <w:r w:rsidR="008F52F6" w:rsidRPr="00581E2E">
        <w:rPr>
          <w:bCs/>
        </w:rPr>
        <w:t xml:space="preserve">. </w:t>
      </w:r>
      <w:bookmarkEnd w:id="653"/>
      <w:r w:rsidR="007A4CD7" w:rsidRPr="00581E2E">
        <w:rPr>
          <w:bCs/>
        </w:rPr>
        <w:t xml:space="preserve">In </w:t>
      </w:r>
      <w:r w:rsidR="0086097C" w:rsidRPr="00581E2E">
        <w:rPr>
          <w:bCs/>
        </w:rPr>
        <w:t xml:space="preserve">the </w:t>
      </w:r>
      <w:r w:rsidR="008B34D9" w:rsidRPr="00581E2E">
        <w:rPr>
          <w:bCs/>
        </w:rPr>
        <w:t>adjacent</w:t>
      </w:r>
      <w:r w:rsidR="00B815CE" w:rsidRPr="00581E2E">
        <w:rPr>
          <w:bCs/>
        </w:rPr>
        <w:t xml:space="preserve"> </w:t>
      </w:r>
      <w:r w:rsidR="006B5346" w:rsidRPr="00581E2E">
        <w:rPr>
          <w:bCs/>
        </w:rPr>
        <w:t>South</w:t>
      </w:r>
      <w:r w:rsidR="006B5346">
        <w:rPr>
          <w:bCs/>
        </w:rPr>
        <w:t xml:space="preserve"> Fork Salmon River </w:t>
      </w:r>
      <w:r w:rsidR="007A4CD7">
        <w:rPr>
          <w:bCs/>
        </w:rPr>
        <w:t xml:space="preserve">drainages, </w:t>
      </w:r>
      <w:r w:rsidR="007A4CD7" w:rsidRPr="007A4CD7">
        <w:rPr>
          <w:bCs/>
        </w:rPr>
        <w:t>diary entries and oral histories from the 1890s–1930s describe salmon spawning in November, a phenology with no known contemporary counterpart (Burns 1992).</w:t>
      </w:r>
      <w:r w:rsidR="007A4CD7">
        <w:rPr>
          <w:bCs/>
        </w:rPr>
        <w:t xml:space="preserve"> </w:t>
      </w:r>
      <w:r w:rsidR="0086097C">
        <w:rPr>
          <w:bCs/>
        </w:rPr>
        <w:t>Although w</w:t>
      </w:r>
      <w:r w:rsidR="007A4CD7" w:rsidRPr="007A4CD7">
        <w:rPr>
          <w:bCs/>
        </w:rPr>
        <w:t xml:space="preserve">e cannot rule out other explanations for these observations, taken together with Davis (2015) and our own 2003 data, they are consistent with the hypothesis that the Middle Fork's current spawning portfolio, though </w:t>
      </w:r>
      <w:r w:rsidR="0086097C">
        <w:rPr>
          <w:bCs/>
        </w:rPr>
        <w:t xml:space="preserve">still </w:t>
      </w:r>
      <w:r w:rsidR="007A4CD7" w:rsidRPr="007A4CD7">
        <w:rPr>
          <w:bCs/>
        </w:rPr>
        <w:t xml:space="preserve">remarkably diverse, represents a contracted expression of the phenotypic range possible at higher abundances. Whether currently at-risk populations retain the genetic capacity to re-express absent life history types as abundances recover </w:t>
      </w:r>
      <w:r w:rsidR="0086097C">
        <w:rPr>
          <w:bCs/>
        </w:rPr>
        <w:t xml:space="preserve">remains </w:t>
      </w:r>
      <w:r w:rsidR="007A4CD7" w:rsidRPr="007A4CD7">
        <w:rPr>
          <w:bCs/>
        </w:rPr>
        <w:t>an important empirical question</w:t>
      </w:r>
      <w:r w:rsidR="0086097C">
        <w:rPr>
          <w:bCs/>
        </w:rPr>
        <w:t xml:space="preserve">. </w:t>
      </w:r>
      <w:r w:rsidR="008E3BC6">
        <w:rPr>
          <w:bCs/>
        </w:rPr>
        <w:t>Post-</w:t>
      </w:r>
      <w:r w:rsidR="007A4CD7" w:rsidRPr="007A4CD7">
        <w:rPr>
          <w:bCs/>
        </w:rPr>
        <w:t xml:space="preserve">dam removal experiments are beginning to address </w:t>
      </w:r>
      <w:r w:rsidR="008E3BC6">
        <w:rPr>
          <w:bCs/>
        </w:rPr>
        <w:t>this question</w:t>
      </w:r>
      <w:r w:rsidR="00F00334">
        <w:rPr>
          <w:bCs/>
        </w:rPr>
        <w:t xml:space="preserve"> </w:t>
      </w:r>
      <w:r w:rsidR="00B53FFC">
        <w:rPr>
          <w:bCs/>
        </w:rPr>
        <w:t xml:space="preserve">elsewhere </w:t>
      </w:r>
      <w:r w:rsidR="00F00334">
        <w:rPr>
          <w:bCs/>
        </w:rPr>
        <w:t>(Thompson et al. 2019</w:t>
      </w:r>
      <w:r w:rsidR="00B53FFC">
        <w:rPr>
          <w:bCs/>
        </w:rPr>
        <w:t xml:space="preserve">; </w:t>
      </w:r>
      <w:r w:rsidR="00B53FFC" w:rsidRPr="00B53FFC">
        <w:rPr>
          <w:bCs/>
        </w:rPr>
        <w:t>Pess et al. 2024; Peters et al. 2025</w:t>
      </w:r>
      <w:r w:rsidR="00F00334">
        <w:rPr>
          <w:bCs/>
        </w:rPr>
        <w:t>)</w:t>
      </w:r>
      <w:r w:rsidR="008E3BC6">
        <w:rPr>
          <w:bCs/>
        </w:rPr>
        <w:t xml:space="preserve">. </w:t>
      </w:r>
      <w:r w:rsidR="00B53FFC">
        <w:rPr>
          <w:bCs/>
        </w:rPr>
        <w:t>A</w:t>
      </w:r>
      <w:r w:rsidR="0086097C" w:rsidRPr="0086097C">
        <w:rPr>
          <w:bCs/>
        </w:rPr>
        <w:t>fter Elwha River dam removal, spawning Chinook salmon expanded into new habitats</w:t>
      </w:r>
      <w:r w:rsidR="008E3BC6">
        <w:rPr>
          <w:bCs/>
        </w:rPr>
        <w:t xml:space="preserve">, </w:t>
      </w:r>
      <w:r w:rsidR="0086097C" w:rsidRPr="0086097C">
        <w:rPr>
          <w:bCs/>
        </w:rPr>
        <w:t xml:space="preserve">a unique </w:t>
      </w:r>
      <w:r w:rsidR="008E3BC6">
        <w:rPr>
          <w:bCs/>
        </w:rPr>
        <w:t xml:space="preserve">summer-run </w:t>
      </w:r>
      <w:r w:rsidR="0086097C" w:rsidRPr="0086097C">
        <w:rPr>
          <w:bCs/>
        </w:rPr>
        <w:t xml:space="preserve">steelhead life history type </w:t>
      </w:r>
      <w:r w:rsidR="008E3BC6">
        <w:rPr>
          <w:bCs/>
        </w:rPr>
        <w:t xml:space="preserve">re-emerged, and rainbow trout </w:t>
      </w:r>
      <w:r w:rsidR="008E3BC6" w:rsidRPr="008E3BC6">
        <w:rPr>
          <w:bCs/>
        </w:rPr>
        <w:t xml:space="preserve">formerly isolated above dams </w:t>
      </w:r>
      <w:r w:rsidR="008E3BC6">
        <w:rPr>
          <w:bCs/>
        </w:rPr>
        <w:t xml:space="preserve">expressed </w:t>
      </w:r>
      <w:r w:rsidR="0086097C" w:rsidRPr="0086097C">
        <w:rPr>
          <w:bCs/>
        </w:rPr>
        <w:t xml:space="preserve">anadromous life history diversity, suggesting those fish never lost their ability to express anadromy (Peters et al. 2025). </w:t>
      </w:r>
    </w:p>
    <w:p w14:paraId="1503DE76" w14:textId="77777777" w:rsidR="00F13178" w:rsidRDefault="00F13178" w:rsidP="007E4777">
      <w:pPr>
        <w:rPr>
          <w:bCs/>
        </w:rPr>
      </w:pPr>
    </w:p>
    <w:p w14:paraId="4759C00F" w14:textId="4F7BFC3A" w:rsidR="008D30B6" w:rsidRDefault="008D30B6" w:rsidP="007E4777">
      <w:pPr>
        <w:rPr>
          <w:b/>
          <w:i/>
          <w:iCs/>
        </w:rPr>
      </w:pPr>
      <w:r w:rsidRPr="00ED5DD9">
        <w:rPr>
          <w:b/>
          <w:i/>
          <w:iCs/>
        </w:rPr>
        <w:t xml:space="preserve">Management </w:t>
      </w:r>
      <w:r w:rsidR="00932BBF">
        <w:rPr>
          <w:b/>
          <w:i/>
          <w:iCs/>
        </w:rPr>
        <w:t>and conservation i</w:t>
      </w:r>
      <w:r w:rsidRPr="00ED5DD9">
        <w:rPr>
          <w:b/>
          <w:i/>
          <w:iCs/>
        </w:rPr>
        <w:t>mplication</w:t>
      </w:r>
      <w:r w:rsidR="00932BBF">
        <w:rPr>
          <w:b/>
          <w:i/>
          <w:iCs/>
        </w:rPr>
        <w:t>s</w:t>
      </w:r>
    </w:p>
    <w:p w14:paraId="2FA04358" w14:textId="5A26F3DB" w:rsidR="006027C1" w:rsidRDefault="003576CF" w:rsidP="007E4777">
      <w:r>
        <w:t>T</w:t>
      </w:r>
      <w:r w:rsidR="00E40D5D" w:rsidRPr="00E40D5D">
        <w:t>he</w:t>
      </w:r>
      <w:r w:rsidR="00E40D5D">
        <w:t xml:space="preserve"> Middle Fork represents a unique</w:t>
      </w:r>
      <w:r w:rsidR="00A14792">
        <w:t>ly intact</w:t>
      </w:r>
      <w:r w:rsidR="00E40D5D">
        <w:t xml:space="preserve"> reference system for </w:t>
      </w:r>
      <w:r w:rsidR="00B63406">
        <w:t>investigating phenological</w:t>
      </w:r>
      <w:r w:rsidR="00E40D5D" w:rsidRPr="00F05886">
        <w:t xml:space="preserve"> processes</w:t>
      </w:r>
      <w:r>
        <w:t xml:space="preserve"> that </w:t>
      </w:r>
      <w:r w:rsidR="00587214">
        <w:t>operate with minimal anthropogenic alteration</w:t>
      </w:r>
      <w:r w:rsidRPr="003576CF">
        <w:t>.</w:t>
      </w:r>
      <w:r>
        <w:t xml:space="preserve"> </w:t>
      </w:r>
      <w:r w:rsidR="004E07BD">
        <w:t>Its C</w:t>
      </w:r>
      <w:r w:rsidR="00E40D5D" w:rsidRPr="00E40D5D">
        <w:t>hinook salmon</w:t>
      </w:r>
      <w:r w:rsidR="004E07BD">
        <w:t xml:space="preserve"> and steelhead</w:t>
      </w:r>
      <w:r w:rsidR="00E40D5D" w:rsidRPr="00E40D5D">
        <w:t xml:space="preserve"> </w:t>
      </w:r>
      <w:r w:rsidR="00936B03">
        <w:t>(</w:t>
      </w:r>
      <w:r w:rsidR="00936B03" w:rsidRPr="00936B03">
        <w:rPr>
          <w:i/>
          <w:iCs/>
        </w:rPr>
        <w:t xml:space="preserve">Oncorhynchus </w:t>
      </w:r>
      <w:r w:rsidR="00936B03">
        <w:rPr>
          <w:i/>
          <w:iCs/>
        </w:rPr>
        <w:t>mykiss</w:t>
      </w:r>
      <w:r w:rsidR="00936B03" w:rsidRPr="00936B03">
        <w:t xml:space="preserve">) </w:t>
      </w:r>
      <w:r>
        <w:t xml:space="preserve">populations </w:t>
      </w:r>
      <w:r w:rsidR="00E40D5D" w:rsidRPr="00E40D5D">
        <w:t>are wild and indigenous,</w:t>
      </w:r>
      <w:r w:rsidR="00E40D5D">
        <w:t xml:space="preserve"> </w:t>
      </w:r>
      <w:r w:rsidR="00E40D5D" w:rsidRPr="00E40D5D">
        <w:t>unaltered by hatchery supplementation</w:t>
      </w:r>
      <w:r w:rsidR="00587214">
        <w:t xml:space="preserve"> (Thurow et al. 2000)</w:t>
      </w:r>
      <w:r w:rsidR="00E40D5D" w:rsidRPr="00E40D5D">
        <w:t>.</w:t>
      </w:r>
      <w:r w:rsidR="00E40D5D">
        <w:t xml:space="preserve"> </w:t>
      </w:r>
      <w:r w:rsidR="00681140">
        <w:t>N</w:t>
      </w:r>
      <w:r w:rsidRPr="003576CF">
        <w:t xml:space="preserve">atural </w:t>
      </w:r>
      <w:r w:rsidR="004B1B9A">
        <w:t xml:space="preserve">processes including </w:t>
      </w:r>
      <w:r w:rsidRPr="003576CF">
        <w:t>wildfire, floods, debris flows</w:t>
      </w:r>
      <w:r w:rsidR="004B1B9A">
        <w:t xml:space="preserve">, and avalanches </w:t>
      </w:r>
      <w:r w:rsidR="006027C1">
        <w:t xml:space="preserve">continuously generate and maintain habitat diversity across the </w:t>
      </w:r>
      <w:r w:rsidR="00A32649" w:rsidRPr="00613FB6">
        <w:t>7,330 km</w:t>
      </w:r>
      <w:r w:rsidR="00A32649" w:rsidRPr="00613FB6">
        <w:rPr>
          <w:vertAlign w:val="superscript"/>
        </w:rPr>
        <w:t>2</w:t>
      </w:r>
      <w:r w:rsidR="00A32649" w:rsidRPr="00613FB6">
        <w:t xml:space="preserve"> </w:t>
      </w:r>
      <w:r w:rsidR="00A32649">
        <w:t xml:space="preserve">basin </w:t>
      </w:r>
      <w:r w:rsidR="006027C1">
        <w:t xml:space="preserve">(Isaak et al. 2003, Thurow 2015). The </w:t>
      </w:r>
      <w:r w:rsidR="00E40D5D" w:rsidRPr="00E40D5D">
        <w:t xml:space="preserve">650 km of </w:t>
      </w:r>
      <w:r w:rsidR="006027C1">
        <w:t xml:space="preserve">accessible </w:t>
      </w:r>
      <w:r w:rsidR="00E40D5D" w:rsidRPr="00E40D5D">
        <w:t xml:space="preserve">tributaries and 170 km of </w:t>
      </w:r>
      <w:r w:rsidR="006027C1">
        <w:t xml:space="preserve">accessible </w:t>
      </w:r>
      <w:r w:rsidR="00E40D5D" w:rsidRPr="00E40D5D">
        <w:t>mainstem (Mallet 1974;</w:t>
      </w:r>
      <w:r w:rsidR="00A32649">
        <w:t xml:space="preserve"> </w:t>
      </w:r>
      <w:r w:rsidR="00E40D5D" w:rsidRPr="00E40D5D">
        <w:t>Thurow 1985)</w:t>
      </w:r>
      <w:r w:rsidR="006027C1">
        <w:t xml:space="preserve"> </w:t>
      </w:r>
      <w:r w:rsidR="006027C1" w:rsidRPr="006027C1">
        <w:t xml:space="preserve">provide a physical template for the expression of diverse phenotypes that </w:t>
      </w:r>
      <w:r w:rsidR="004B1B9A">
        <w:t>are</w:t>
      </w:r>
      <w:r w:rsidR="006027C1" w:rsidRPr="006027C1">
        <w:t xml:space="preserve"> rare in the Columbia River basin; </w:t>
      </w:r>
      <w:r w:rsidR="004B1B9A">
        <w:t xml:space="preserve">wild </w:t>
      </w:r>
      <w:r w:rsidR="006027C1" w:rsidRPr="006027C1">
        <w:t>stream-type Chinook populations of this character persist in only 4% of the potential historical range (Thurow et al. 2000).</w:t>
      </w:r>
    </w:p>
    <w:p w14:paraId="17E36218" w14:textId="58136AD9" w:rsidR="00BD33FF" w:rsidRDefault="00C40575" w:rsidP="007E4777">
      <w:pPr>
        <w:ind w:firstLine="720"/>
      </w:pPr>
      <w:r w:rsidRPr="00C40575">
        <w:t xml:space="preserve">Our results </w:t>
      </w:r>
      <w:r w:rsidRPr="00F00334">
        <w:t xml:space="preserve">reinforce the conservation argument </w:t>
      </w:r>
      <w:r w:rsidR="00F00334">
        <w:t xml:space="preserve">that </w:t>
      </w:r>
      <w:r w:rsidRPr="00F00334">
        <w:t>protecting</w:t>
      </w:r>
      <w:r w:rsidRPr="00C40575">
        <w:t xml:space="preserve"> habitat heterogeneity </w:t>
      </w:r>
      <w:r w:rsidR="00F00334">
        <w:t xml:space="preserve">is essential for </w:t>
      </w:r>
      <w:r w:rsidRPr="00C40575">
        <w:t>produc</w:t>
      </w:r>
      <w:r w:rsidR="00F00334">
        <w:t>ing</w:t>
      </w:r>
      <w:r w:rsidRPr="00C40575">
        <w:t xml:space="preserve"> phenotypic diversity. </w:t>
      </w:r>
      <w:r w:rsidR="00F00334">
        <w:t>B</w:t>
      </w:r>
      <w:r w:rsidR="00F00334" w:rsidRPr="00F00334">
        <w:rPr>
          <w:bCs/>
        </w:rPr>
        <w:t xml:space="preserve">ecause of the dependence of phenotypic preservation on habitat, the critical conservation unit </w:t>
      </w:r>
      <w:r w:rsidR="00F00334">
        <w:rPr>
          <w:bCs/>
        </w:rPr>
        <w:t xml:space="preserve">for Pacific salmon </w:t>
      </w:r>
      <w:r w:rsidR="00F00334" w:rsidRPr="00F00334">
        <w:rPr>
          <w:bCs/>
        </w:rPr>
        <w:t xml:space="preserve">is the population within its habitat (Healey and Prince 1995). </w:t>
      </w:r>
      <w:r w:rsidRPr="00C40575">
        <w:t>Diverse temperature regimes within and among streams give rise to among-population life history diversity (</w:t>
      </w:r>
      <w:proofErr w:type="spellStart"/>
      <w:r w:rsidRPr="00C40575">
        <w:t>Cordoleani</w:t>
      </w:r>
      <w:proofErr w:type="spellEnd"/>
      <w:r w:rsidRPr="00C40575">
        <w:t xml:space="preserve"> et al. 2021), and the portfolio effect</w:t>
      </w:r>
      <w:r w:rsidR="00581E2E">
        <w:t xml:space="preserve">, </w:t>
      </w:r>
      <w:r w:rsidRPr="00C40575">
        <w:t>wherein asynchronous spawning across spatially variable habitats buffers populations against environmental stochasticity</w:t>
      </w:r>
      <w:r w:rsidR="00581E2E">
        <w:t xml:space="preserve">, </w:t>
      </w:r>
      <w:r w:rsidRPr="00C40575">
        <w:t xml:space="preserve">is considered essential for maintaining salmon stock abundance and resilience (Hilborn et al. 2003; Schindler et al. 2010; </w:t>
      </w:r>
      <w:proofErr w:type="spellStart"/>
      <w:r w:rsidRPr="00C40575">
        <w:t>Hugentobler</w:t>
      </w:r>
      <w:proofErr w:type="spellEnd"/>
      <w:r w:rsidRPr="00C40575">
        <w:t xml:space="preserve"> et al. 2024). The consumer dimension of this portfolio is also ecologically significant: variation in spawn timing across thermally heterogeneous reaches enables mobile consumers </w:t>
      </w:r>
      <w:r w:rsidR="00F00334">
        <w:t>(</w:t>
      </w:r>
      <w:r w:rsidR="00581E2E">
        <w:t>e.g., mammals and birds</w:t>
      </w:r>
      <w:r w:rsidR="00F00334">
        <w:t>)</w:t>
      </w:r>
      <w:r w:rsidRPr="00C40575">
        <w:t xml:space="preserve"> to locate profitable foraging opportunities sequentially across the watershed rather than competing at a single synchronous pulse (Schindler et al. 2013). When spawning is spatially asynchronous at fine scales, consumers do not need to travel far to exploit temporal variation in resource availability (Schindler et al. 2013).</w:t>
      </w:r>
      <w:bookmarkStart w:id="654" w:name="_Hlk223096211"/>
      <w:r w:rsidR="00BD33FF">
        <w:t xml:space="preserve"> </w:t>
      </w:r>
    </w:p>
    <w:bookmarkEnd w:id="654"/>
    <w:p w14:paraId="3A8B2CF8" w14:textId="6EA797CE" w:rsidR="00441FBE" w:rsidRDefault="00024D0E" w:rsidP="007E4777">
      <w:pPr>
        <w:rPr>
          <w:bCs/>
        </w:rPr>
      </w:pPr>
      <w:r>
        <w:rPr>
          <w:bCs/>
        </w:rPr>
        <w:tab/>
      </w:r>
      <w:r w:rsidR="004B1B9A">
        <w:rPr>
          <w:bCs/>
        </w:rPr>
        <w:t>Changing c</w:t>
      </w:r>
      <w:r>
        <w:rPr>
          <w:bCs/>
        </w:rPr>
        <w:t>limat</w:t>
      </w:r>
      <w:r w:rsidR="004B1B9A">
        <w:rPr>
          <w:bCs/>
        </w:rPr>
        <w:t xml:space="preserve">ic conditions </w:t>
      </w:r>
      <w:r w:rsidR="00E150F5">
        <w:rPr>
          <w:bCs/>
        </w:rPr>
        <w:t>add urgency to these conservation priorities.</w:t>
      </w:r>
      <w:r w:rsidR="0018712C">
        <w:rPr>
          <w:bCs/>
        </w:rPr>
        <w:t xml:space="preserve"> I</w:t>
      </w:r>
      <w:r w:rsidR="0018712C" w:rsidRPr="0018712C">
        <w:rPr>
          <w:bCs/>
        </w:rPr>
        <w:t>ncreasing water temperatures</w:t>
      </w:r>
      <w:r w:rsidR="0018712C">
        <w:rPr>
          <w:bCs/>
        </w:rPr>
        <w:t xml:space="preserve"> </w:t>
      </w:r>
      <w:r w:rsidR="0018712C" w:rsidRPr="0018712C">
        <w:rPr>
          <w:bCs/>
        </w:rPr>
        <w:t xml:space="preserve">are predicted to </w:t>
      </w:r>
      <w:r w:rsidR="0018712C">
        <w:rPr>
          <w:bCs/>
        </w:rPr>
        <w:t xml:space="preserve">reduce low elevation </w:t>
      </w:r>
      <w:r w:rsidR="008344BA">
        <w:rPr>
          <w:bCs/>
        </w:rPr>
        <w:t xml:space="preserve">stream </w:t>
      </w:r>
      <w:r w:rsidR="0018712C" w:rsidRPr="0018712C">
        <w:rPr>
          <w:bCs/>
        </w:rPr>
        <w:t>habitat</w:t>
      </w:r>
      <w:r w:rsidR="00E150F5">
        <w:rPr>
          <w:bCs/>
        </w:rPr>
        <w:t xml:space="preserve"> across the interior Columbia basin</w:t>
      </w:r>
      <w:r w:rsidR="0018712C" w:rsidRPr="0018712C">
        <w:rPr>
          <w:bCs/>
        </w:rPr>
        <w:t xml:space="preserve">, though some losses </w:t>
      </w:r>
      <w:r w:rsidR="0018712C">
        <w:rPr>
          <w:bCs/>
        </w:rPr>
        <w:t xml:space="preserve">may </w:t>
      </w:r>
      <w:r w:rsidR="0018712C" w:rsidRPr="0018712C">
        <w:rPr>
          <w:bCs/>
        </w:rPr>
        <w:t>be offset by warming of</w:t>
      </w:r>
      <w:r w:rsidR="0018712C">
        <w:rPr>
          <w:bCs/>
        </w:rPr>
        <w:t xml:space="preserve"> </w:t>
      </w:r>
      <w:r w:rsidR="00E150F5">
        <w:rPr>
          <w:bCs/>
        </w:rPr>
        <w:t xml:space="preserve">currently cold, high-elevation </w:t>
      </w:r>
      <w:r w:rsidR="008344BA">
        <w:rPr>
          <w:bCs/>
        </w:rPr>
        <w:t xml:space="preserve">reaches </w:t>
      </w:r>
      <w:r w:rsidR="0018712C" w:rsidRPr="0018712C">
        <w:rPr>
          <w:bCs/>
        </w:rPr>
        <w:t>(Isaak et al. 2016).</w:t>
      </w:r>
      <w:r w:rsidR="003A0CC9">
        <w:rPr>
          <w:bCs/>
        </w:rPr>
        <w:t xml:space="preserve"> Jacobs et al. (2021, 2022) </w:t>
      </w:r>
      <w:r w:rsidR="003A0CC9" w:rsidRPr="003A0CC9">
        <w:rPr>
          <w:bCs/>
        </w:rPr>
        <w:t xml:space="preserve">assessed </w:t>
      </w:r>
      <w:r w:rsidR="00E150F5">
        <w:rPr>
          <w:bCs/>
        </w:rPr>
        <w:t xml:space="preserve">future climate scenarios </w:t>
      </w:r>
      <w:r w:rsidR="004B1B9A">
        <w:rPr>
          <w:bCs/>
        </w:rPr>
        <w:t xml:space="preserve">in </w:t>
      </w:r>
      <w:r w:rsidR="00E150F5">
        <w:rPr>
          <w:bCs/>
        </w:rPr>
        <w:t xml:space="preserve">the </w:t>
      </w:r>
      <w:r w:rsidR="003A0CC9">
        <w:rPr>
          <w:bCs/>
        </w:rPr>
        <w:t xml:space="preserve">Middle Fork </w:t>
      </w:r>
      <w:r w:rsidR="00E150F5">
        <w:rPr>
          <w:bCs/>
        </w:rPr>
        <w:t xml:space="preserve">and found that while many tributaries </w:t>
      </w:r>
      <w:r w:rsidR="003A0CC9">
        <w:rPr>
          <w:bCs/>
        </w:rPr>
        <w:t>w</w:t>
      </w:r>
      <w:r w:rsidR="003A0CC9" w:rsidRPr="003A0CC9">
        <w:rPr>
          <w:bCs/>
        </w:rPr>
        <w:t xml:space="preserve">ill remain </w:t>
      </w:r>
      <w:r w:rsidR="008344BA" w:rsidRPr="003A0CC9">
        <w:rPr>
          <w:bCs/>
        </w:rPr>
        <w:t>cold water</w:t>
      </w:r>
      <w:r w:rsidR="003A0CC9" w:rsidRPr="003A0CC9">
        <w:rPr>
          <w:bCs/>
        </w:rPr>
        <w:t xml:space="preserve"> refuges</w:t>
      </w:r>
      <w:r w:rsidR="003A0CC9">
        <w:rPr>
          <w:bCs/>
        </w:rPr>
        <w:t xml:space="preserve">, </w:t>
      </w:r>
      <w:r w:rsidR="003A0CC9" w:rsidRPr="003A0CC9">
        <w:rPr>
          <w:bCs/>
        </w:rPr>
        <w:t xml:space="preserve">summer flow </w:t>
      </w:r>
      <w:r w:rsidR="003A0CC9" w:rsidRPr="003A0CC9">
        <w:rPr>
          <w:bCs/>
        </w:rPr>
        <w:lastRenderedPageBreak/>
        <w:t xml:space="preserve">reductions </w:t>
      </w:r>
      <w:r w:rsidR="00842FC5">
        <w:rPr>
          <w:bCs/>
        </w:rPr>
        <w:t xml:space="preserve">are </w:t>
      </w:r>
      <w:r w:rsidR="003A0CC9" w:rsidRPr="003A0CC9">
        <w:rPr>
          <w:bCs/>
        </w:rPr>
        <w:t xml:space="preserve">likely to </w:t>
      </w:r>
      <w:r w:rsidR="00842FC5">
        <w:rPr>
          <w:bCs/>
        </w:rPr>
        <w:t xml:space="preserve">erode </w:t>
      </w:r>
      <w:r w:rsidR="003A0CC9" w:rsidRPr="003A0CC9">
        <w:rPr>
          <w:bCs/>
        </w:rPr>
        <w:t>this buffer</w:t>
      </w:r>
      <w:r w:rsidR="00842FC5">
        <w:rPr>
          <w:bCs/>
        </w:rPr>
        <w:t xml:space="preserve"> and produce </w:t>
      </w:r>
      <w:r w:rsidR="003A0CC9" w:rsidRPr="003A0CC9">
        <w:rPr>
          <w:bCs/>
        </w:rPr>
        <w:t xml:space="preserve">net </w:t>
      </w:r>
      <w:r w:rsidR="00842FC5">
        <w:rPr>
          <w:bCs/>
        </w:rPr>
        <w:t xml:space="preserve">habitat </w:t>
      </w:r>
      <w:r w:rsidR="003A0CC9" w:rsidRPr="003A0CC9">
        <w:rPr>
          <w:bCs/>
        </w:rPr>
        <w:t xml:space="preserve">losses in some high-elevation </w:t>
      </w:r>
      <w:r w:rsidR="00842FC5">
        <w:rPr>
          <w:bCs/>
        </w:rPr>
        <w:t>drainages</w:t>
      </w:r>
      <w:r w:rsidR="003A0CC9" w:rsidRPr="003A0CC9">
        <w:rPr>
          <w:bCs/>
        </w:rPr>
        <w:t xml:space="preserve">. </w:t>
      </w:r>
      <w:r w:rsidR="00842FC5">
        <w:rPr>
          <w:bCs/>
        </w:rPr>
        <w:t xml:space="preserve">The persistence of </w:t>
      </w:r>
      <w:r w:rsidR="003A0CC9" w:rsidRPr="003A0CC9">
        <w:rPr>
          <w:bCs/>
        </w:rPr>
        <w:t>substantial high-quality habitat</w:t>
      </w:r>
      <w:r w:rsidR="003A0CC9">
        <w:rPr>
          <w:bCs/>
        </w:rPr>
        <w:t xml:space="preserve"> </w:t>
      </w:r>
      <w:r w:rsidR="00842FC5">
        <w:rPr>
          <w:bCs/>
        </w:rPr>
        <w:t xml:space="preserve">across most Middle Fork drainages, combined with the thermal heterogeneity we documented, suggests that a diverse </w:t>
      </w:r>
      <w:r w:rsidR="007B22EA">
        <w:rPr>
          <w:bCs/>
        </w:rPr>
        <w:t>portfolio</w:t>
      </w:r>
      <w:r w:rsidR="00842FC5">
        <w:rPr>
          <w:bCs/>
        </w:rPr>
        <w:t xml:space="preserve"> approach remains viable here</w:t>
      </w:r>
      <w:r w:rsidR="00581E2E">
        <w:rPr>
          <w:bCs/>
        </w:rPr>
        <w:t xml:space="preserve">, </w:t>
      </w:r>
      <w:r w:rsidR="00842FC5">
        <w:rPr>
          <w:bCs/>
        </w:rPr>
        <w:t xml:space="preserve">but only if habitat heterogeneity and population abundance are maintained. </w:t>
      </w:r>
      <w:r w:rsidR="007570DF">
        <w:t xml:space="preserve">As </w:t>
      </w:r>
      <w:r w:rsidR="007570DF" w:rsidRPr="00441FBE">
        <w:t xml:space="preserve">Sturrock et al. </w:t>
      </w:r>
      <w:r w:rsidR="007570DF">
        <w:t>(</w:t>
      </w:r>
      <w:r w:rsidR="007570DF" w:rsidRPr="00441FBE">
        <w:t>2018)</w:t>
      </w:r>
      <w:r w:rsidR="007570DF">
        <w:t xml:space="preserve"> observed, i</w:t>
      </w:r>
      <w:r w:rsidR="0047767D">
        <w:t>n e</w:t>
      </w:r>
      <w:r w:rsidR="0047767D" w:rsidRPr="00441FBE">
        <w:t xml:space="preserve">nvironments facing increasingly </w:t>
      </w:r>
      <w:r w:rsidR="0047767D">
        <w:t>v</w:t>
      </w:r>
      <w:r w:rsidR="0047767D" w:rsidRPr="00441FBE">
        <w:t xml:space="preserve">olatile futures it is prudent to </w:t>
      </w:r>
      <w:r w:rsidR="0047767D">
        <w:t>p</w:t>
      </w:r>
      <w:r w:rsidR="0047767D" w:rsidRPr="00441FBE">
        <w:t xml:space="preserve">romote and </w:t>
      </w:r>
      <w:r w:rsidR="0047767D">
        <w:t>m</w:t>
      </w:r>
      <w:r w:rsidR="0047767D" w:rsidRPr="00441FBE">
        <w:t xml:space="preserve">aintain diverse </w:t>
      </w:r>
      <w:r w:rsidR="0047767D">
        <w:t>l</w:t>
      </w:r>
      <w:r w:rsidR="0047767D" w:rsidRPr="00441FBE">
        <w:t>ife-</w:t>
      </w:r>
      <w:r w:rsidR="0047767D">
        <w:t>h</w:t>
      </w:r>
      <w:r w:rsidR="0047767D" w:rsidRPr="00441FBE">
        <w:t>istory portfolios</w:t>
      </w:r>
      <w:r w:rsidR="00842FC5">
        <w:t xml:space="preserve">, because diversity </w:t>
      </w:r>
      <w:r w:rsidR="00B54A6F">
        <w:t xml:space="preserve">is the mechanism by which salmon populations spread </w:t>
      </w:r>
      <w:r w:rsidR="00842FC5">
        <w:t xml:space="preserve">mortality </w:t>
      </w:r>
      <w:r w:rsidR="00B54A6F">
        <w:t xml:space="preserve">risk and </w:t>
      </w:r>
      <w:r w:rsidR="00842FC5">
        <w:t xml:space="preserve">resist </w:t>
      </w:r>
      <w:r w:rsidR="00B54A6F">
        <w:t xml:space="preserve">extirpation (Den Boer 1968). </w:t>
      </w:r>
    </w:p>
    <w:p w14:paraId="13632ED7" w14:textId="77777777" w:rsidR="00F76581" w:rsidRDefault="00F76581" w:rsidP="007E4777"/>
    <w:p w14:paraId="5FE9FC5A" w14:textId="56F0D758" w:rsidR="00842FC5" w:rsidRDefault="00F76581" w:rsidP="007E4777">
      <w:r>
        <w:rPr>
          <w:b/>
          <w:bCs/>
          <w:i/>
          <w:iCs/>
        </w:rPr>
        <w:t>Limitations</w:t>
      </w:r>
      <w:r w:rsidR="00A50887" w:rsidRPr="00F05886">
        <w:t xml:space="preserve"> </w:t>
      </w:r>
    </w:p>
    <w:p w14:paraId="7EA5395B" w14:textId="2548E772" w:rsidR="00B74A54" w:rsidRDefault="00C228CC" w:rsidP="007E4777">
      <w:r>
        <w:t xml:space="preserve">The scale of our analysis, </w:t>
      </w:r>
      <w:r w:rsidR="00FF6D3D">
        <w:t>small</w:t>
      </w:r>
      <w:r>
        <w:t xml:space="preserve"> sample sizes</w:t>
      </w:r>
      <w:r w:rsidR="00120ADE">
        <w:t xml:space="preserve"> in a few streams, </w:t>
      </w:r>
      <w:r>
        <w:t xml:space="preserve">and a narrow range of adult salmon returns may have limited our ability to </w:t>
      </w:r>
      <w:r w:rsidR="004B1B9A">
        <w:t xml:space="preserve">more completely </w:t>
      </w:r>
      <w:r>
        <w:t>de</w:t>
      </w:r>
      <w:r w:rsidR="00247C8B">
        <w:t>scribe</w:t>
      </w:r>
      <w:r>
        <w:t xml:space="preserve"> </w:t>
      </w:r>
      <w:r w:rsidR="004B1B9A">
        <w:t xml:space="preserve">the full </w:t>
      </w:r>
      <w:r w:rsidR="00120ADE">
        <w:t>portfolio of Middle Fork sa</w:t>
      </w:r>
      <w:r>
        <w:t xml:space="preserve">lmon spawning </w:t>
      </w:r>
      <w:proofErr w:type="spellStart"/>
      <w:r>
        <w:t>phenologies</w:t>
      </w:r>
      <w:proofErr w:type="spellEnd"/>
      <w:r>
        <w:t>. We collected data in six major drainages and two large tributaries</w:t>
      </w:r>
      <w:r w:rsidR="00842FC5">
        <w:t>;</w:t>
      </w:r>
      <w:r>
        <w:t xml:space="preserve"> </w:t>
      </w:r>
      <w:r w:rsidR="00842FC5">
        <w:t>f</w:t>
      </w:r>
      <w:r>
        <w:t xml:space="preserve">our additional major drainages </w:t>
      </w:r>
      <w:r w:rsidR="0005053D">
        <w:t xml:space="preserve">and 160 km of the mainstem </w:t>
      </w:r>
      <w:r w:rsidR="00842FC5">
        <w:t xml:space="preserve">spawning habitat </w:t>
      </w:r>
      <w:r w:rsidR="0005053D">
        <w:t>(Thurow et al. 2020)</w:t>
      </w:r>
      <w:r w:rsidR="00842FC5">
        <w:t xml:space="preserve"> were not sampled,</w:t>
      </w:r>
      <w:r w:rsidR="00120ADE">
        <w:t xml:space="preserve"> </w:t>
      </w:r>
      <w:r w:rsidR="00842FC5">
        <w:t>l</w:t>
      </w:r>
      <w:r w:rsidR="00120ADE">
        <w:t xml:space="preserve">argely because of </w:t>
      </w:r>
      <w:r w:rsidR="0005053D">
        <w:t xml:space="preserve">tributary </w:t>
      </w:r>
      <w:r w:rsidR="00120ADE">
        <w:t>remote</w:t>
      </w:r>
      <w:r w:rsidR="0005053D">
        <w:t xml:space="preserve">ness </w:t>
      </w:r>
      <w:r w:rsidR="00120ADE">
        <w:t xml:space="preserve">and relatively </w:t>
      </w:r>
      <w:r w:rsidR="0005053D">
        <w:t>few redds</w:t>
      </w:r>
      <w:r w:rsidR="00842FC5">
        <w:t>.</w:t>
      </w:r>
      <w:r w:rsidR="00120ADE">
        <w:t xml:space="preserve"> </w:t>
      </w:r>
      <w:r w:rsidR="0005053D">
        <w:t>Within the drainages sample</w:t>
      </w:r>
      <w:r w:rsidR="003802E2">
        <w:t>d</w:t>
      </w:r>
      <w:r w:rsidR="0005053D">
        <w:t>, we prioritized areas known to support a majority of redds</w:t>
      </w:r>
      <w:r w:rsidR="00842FC5">
        <w:t xml:space="preserve">, so </w:t>
      </w:r>
      <w:r w:rsidR="0005053D">
        <w:t>except for</w:t>
      </w:r>
      <w:r w:rsidR="00120ADE">
        <w:t xml:space="preserve"> </w:t>
      </w:r>
      <w:r w:rsidR="0005053D">
        <w:t>Marsh Creek</w:t>
      </w:r>
      <w:r w:rsidR="00120ADE">
        <w:t xml:space="preserve">, our redd surveys </w:t>
      </w:r>
      <w:r w:rsidR="0005053D">
        <w:t xml:space="preserve">encompassed a relatively small proportion of </w:t>
      </w:r>
      <w:r w:rsidR="00842FC5">
        <w:t xml:space="preserve">available </w:t>
      </w:r>
      <w:r w:rsidR="0005053D">
        <w:t xml:space="preserve">habitats. </w:t>
      </w:r>
      <w:r w:rsidR="00842FC5">
        <w:t xml:space="preserve">Some </w:t>
      </w:r>
      <w:r w:rsidR="00E20798">
        <w:t>surveys</w:t>
      </w:r>
      <w:r w:rsidR="00120ADE">
        <w:t xml:space="preserve"> in Beaver, Sulphur, and Marsh creeks were limited to one or two counts</w:t>
      </w:r>
      <w:r w:rsidR="0005053D">
        <w:t xml:space="preserve">, </w:t>
      </w:r>
      <w:r w:rsidR="0091432C">
        <w:t xml:space="preserve">constraining </w:t>
      </w:r>
      <w:r w:rsidR="0005053D">
        <w:t>our analysis in those streams and years</w:t>
      </w:r>
      <w:r w:rsidR="00120ADE">
        <w:t>.</w:t>
      </w:r>
      <w:r w:rsidR="00FF6D3D">
        <w:t xml:space="preserve"> F</w:t>
      </w:r>
      <w:r w:rsidR="0005053D">
        <w:t xml:space="preserve">inally, </w:t>
      </w:r>
      <w:r w:rsidR="00FF6D3D">
        <w:t xml:space="preserve">adult salmon </w:t>
      </w:r>
      <w:r w:rsidR="0091432C">
        <w:t xml:space="preserve">returns </w:t>
      </w:r>
      <w:r w:rsidR="00FF6D3D">
        <w:t>from 2002-2005 ranged from 1.9% to 9.4% of mid</w:t>
      </w:r>
      <w:r w:rsidR="003802E2">
        <w:t>-</w:t>
      </w:r>
      <w:r w:rsidR="00FF6D3D">
        <w:t>1960s abundances</w:t>
      </w:r>
      <w:r w:rsidR="0091432C">
        <w:t>—a narrow range at the low end of historic variation</w:t>
      </w:r>
      <w:r w:rsidR="00FF6D3D">
        <w:t xml:space="preserve">. </w:t>
      </w:r>
      <w:r w:rsidR="00581E2E">
        <w:t>As noted above, t</w:t>
      </w:r>
      <w:r w:rsidR="0091432C">
        <w:t xml:space="preserve">he </w:t>
      </w:r>
      <w:r w:rsidR="00581E2E">
        <w:t xml:space="preserve">contemporary </w:t>
      </w:r>
      <w:r w:rsidR="00FA676E">
        <w:t xml:space="preserve">population </w:t>
      </w:r>
      <w:r w:rsidR="00581E2E">
        <w:t xml:space="preserve">we </w:t>
      </w:r>
      <w:r w:rsidR="00FD0EFD">
        <w:t xml:space="preserve">sampled </w:t>
      </w:r>
      <w:r w:rsidR="00FA676E">
        <w:t xml:space="preserve">was far below </w:t>
      </w:r>
      <w:r w:rsidR="0091432C">
        <w:t xml:space="preserve">the carrying capacity of available spawning habitat, leaving many </w:t>
      </w:r>
      <w:r w:rsidR="00FA676E">
        <w:t>suitable areas</w:t>
      </w:r>
      <w:r w:rsidR="0091432C">
        <w:t xml:space="preserve"> unoccupied</w:t>
      </w:r>
      <w:r w:rsidR="00FA676E">
        <w:t xml:space="preserve">. </w:t>
      </w:r>
      <w:r w:rsidR="00FD0EFD">
        <w:t>R</w:t>
      </w:r>
      <w:r w:rsidR="003E65A2">
        <w:t>e-do</w:t>
      </w:r>
      <w:r w:rsidR="00FD0EFD">
        <w:t xml:space="preserve">ing </w:t>
      </w:r>
      <w:r w:rsidR="00FA676E">
        <w:t xml:space="preserve">our analysis </w:t>
      </w:r>
      <w:r w:rsidR="00FD0EFD">
        <w:t xml:space="preserve">with </w:t>
      </w:r>
      <w:r w:rsidR="0091432C">
        <w:t xml:space="preserve">substantially larger </w:t>
      </w:r>
      <w:r w:rsidR="00FD0EFD">
        <w:t xml:space="preserve">spawning populations might reveal </w:t>
      </w:r>
      <w:r w:rsidR="004B1B9A">
        <w:t xml:space="preserve">the </w:t>
      </w:r>
      <w:r w:rsidR="003E65A2">
        <w:t xml:space="preserve">expression </w:t>
      </w:r>
      <w:r w:rsidR="00FD0EFD">
        <w:t xml:space="preserve">of even </w:t>
      </w:r>
      <w:r w:rsidR="00FA676E">
        <w:t xml:space="preserve">broader </w:t>
      </w:r>
      <w:r w:rsidR="003E65A2">
        <w:t>phenotypic diversity</w:t>
      </w:r>
      <w:r w:rsidR="00FD0EFD">
        <w:t xml:space="preserve"> than we detected</w:t>
      </w:r>
      <w:r w:rsidR="00FA676E">
        <w:t xml:space="preserve">. </w:t>
      </w:r>
      <w:r w:rsidR="00FF6D3D">
        <w:t xml:space="preserve">These </w:t>
      </w:r>
      <w:r w:rsidR="00FD0EFD">
        <w:t xml:space="preserve">limiting </w:t>
      </w:r>
      <w:r w:rsidR="00FF6D3D">
        <w:t xml:space="preserve">factors likely </w:t>
      </w:r>
      <w:r w:rsidR="00FD0EFD">
        <w:t xml:space="preserve">suppressed </w:t>
      </w:r>
      <w:r w:rsidR="00FF6D3D">
        <w:t xml:space="preserve">our ability to detect the full range of spawning portfolios expressed by salmon across the </w:t>
      </w:r>
      <w:r w:rsidR="00FD3015">
        <w:t xml:space="preserve">heterogenous </w:t>
      </w:r>
      <w:r w:rsidR="00FF6D3D">
        <w:t>Middle Fork</w:t>
      </w:r>
      <w:r w:rsidR="00576597">
        <w:t xml:space="preserve"> landscape</w:t>
      </w:r>
      <w:r w:rsidR="00FD3015">
        <w:t xml:space="preserve">, </w:t>
      </w:r>
      <w:r w:rsidR="00576597">
        <w:t xml:space="preserve">resulting in a </w:t>
      </w:r>
      <w:r w:rsidR="00383632">
        <w:t xml:space="preserve">snapshot of </w:t>
      </w:r>
      <w:r w:rsidR="00576597">
        <w:t>very diverse, though likely incomplete, salmon spawning portfolio</w:t>
      </w:r>
      <w:r w:rsidR="00E20798">
        <w:t>s</w:t>
      </w:r>
      <w:r w:rsidR="00FF6D3D">
        <w:t>.</w:t>
      </w:r>
    </w:p>
    <w:p w14:paraId="539EAE1C" w14:textId="77777777" w:rsidR="00E20798" w:rsidRDefault="00E20798" w:rsidP="007E4777"/>
    <w:p w14:paraId="562D242D" w14:textId="69BFD041" w:rsidR="008D547E" w:rsidRDefault="008D547E" w:rsidP="007E4777">
      <w:pPr>
        <w:rPr>
          <w:b/>
          <w:bCs/>
        </w:rPr>
      </w:pPr>
      <w:r>
        <w:rPr>
          <w:b/>
          <w:bCs/>
        </w:rPr>
        <w:t xml:space="preserve">Acknowledgements: </w:t>
      </w:r>
    </w:p>
    <w:p w14:paraId="431072CD" w14:textId="024CE228" w:rsidR="004F63AB" w:rsidRDefault="004F63AB" w:rsidP="007E4777">
      <w:pPr>
        <w:rPr>
          <w:b/>
          <w:bCs/>
        </w:rPr>
      </w:pPr>
      <w:r>
        <w:rPr>
          <w:rFonts w:eastAsia="Times New Roman"/>
        </w:rPr>
        <w:t>We thank Don</w:t>
      </w:r>
      <w:r w:rsidRPr="00165CA5">
        <w:rPr>
          <w:rFonts w:eastAsia="Times New Roman"/>
        </w:rPr>
        <w:t xml:space="preserve"> Anderson, T</w:t>
      </w:r>
      <w:r>
        <w:rPr>
          <w:rFonts w:eastAsia="Times New Roman"/>
        </w:rPr>
        <w:t>yler</w:t>
      </w:r>
      <w:r w:rsidRPr="00165CA5">
        <w:rPr>
          <w:rFonts w:eastAsia="Times New Roman"/>
        </w:rPr>
        <w:t xml:space="preserve"> Archibald, S</w:t>
      </w:r>
      <w:r>
        <w:rPr>
          <w:rFonts w:eastAsia="Times New Roman"/>
        </w:rPr>
        <w:t>teve</w:t>
      </w:r>
      <w:r w:rsidRPr="00165CA5">
        <w:rPr>
          <w:rFonts w:eastAsia="Times New Roman"/>
        </w:rPr>
        <w:t xml:space="preserve"> Axon, G</w:t>
      </w:r>
      <w:r>
        <w:rPr>
          <w:rFonts w:eastAsia="Times New Roman"/>
        </w:rPr>
        <w:t>reg</w:t>
      </w:r>
      <w:r w:rsidRPr="00165CA5">
        <w:rPr>
          <w:rFonts w:eastAsia="Times New Roman"/>
        </w:rPr>
        <w:t xml:space="preserve"> Burak, M</w:t>
      </w:r>
      <w:r>
        <w:rPr>
          <w:rFonts w:eastAsia="Times New Roman"/>
        </w:rPr>
        <w:t>att</w:t>
      </w:r>
      <w:r w:rsidRPr="00165CA5">
        <w:rPr>
          <w:rFonts w:eastAsia="Times New Roman"/>
        </w:rPr>
        <w:t xml:space="preserve"> Corsi, B</w:t>
      </w:r>
      <w:r>
        <w:rPr>
          <w:rFonts w:eastAsia="Times New Roman"/>
        </w:rPr>
        <w:t>en</w:t>
      </w:r>
      <w:r w:rsidRPr="00165CA5">
        <w:rPr>
          <w:rFonts w:eastAsia="Times New Roman"/>
        </w:rPr>
        <w:t xml:space="preserve"> Goodman, L</w:t>
      </w:r>
      <w:r>
        <w:rPr>
          <w:rFonts w:eastAsia="Times New Roman"/>
        </w:rPr>
        <w:t>ance</w:t>
      </w:r>
      <w:r w:rsidRPr="00165CA5">
        <w:rPr>
          <w:rFonts w:eastAsia="Times New Roman"/>
        </w:rPr>
        <w:t xml:space="preserve"> Isaak, C</w:t>
      </w:r>
      <w:r>
        <w:rPr>
          <w:rFonts w:eastAsia="Times New Roman"/>
        </w:rPr>
        <w:t>asey</w:t>
      </w:r>
      <w:r w:rsidRPr="00165CA5">
        <w:rPr>
          <w:rFonts w:eastAsia="Times New Roman"/>
        </w:rPr>
        <w:t xml:space="preserve"> Justice, J</w:t>
      </w:r>
      <w:r>
        <w:rPr>
          <w:rFonts w:eastAsia="Times New Roman"/>
        </w:rPr>
        <w:t>ared</w:t>
      </w:r>
      <w:r w:rsidRPr="00165CA5">
        <w:rPr>
          <w:rFonts w:eastAsia="Times New Roman"/>
        </w:rPr>
        <w:t xml:space="preserve"> Lampton, J</w:t>
      </w:r>
      <w:r>
        <w:rPr>
          <w:rFonts w:eastAsia="Times New Roman"/>
        </w:rPr>
        <w:t>ulie</w:t>
      </w:r>
      <w:r w:rsidRPr="00165CA5">
        <w:rPr>
          <w:rFonts w:eastAsia="Times New Roman"/>
        </w:rPr>
        <w:t xml:space="preserve"> Markham, </w:t>
      </w:r>
      <w:r w:rsidR="00A92E7E">
        <w:rPr>
          <w:rFonts w:eastAsia="Times New Roman"/>
        </w:rPr>
        <w:t xml:space="preserve">Steve </w:t>
      </w:r>
      <w:r w:rsidRPr="00165CA5">
        <w:rPr>
          <w:rFonts w:eastAsia="Times New Roman"/>
        </w:rPr>
        <w:t>Meyers, C</w:t>
      </w:r>
      <w:r>
        <w:rPr>
          <w:rFonts w:eastAsia="Times New Roman"/>
        </w:rPr>
        <w:t>hris</w:t>
      </w:r>
      <w:r w:rsidRPr="00165CA5">
        <w:rPr>
          <w:rFonts w:eastAsia="Times New Roman"/>
        </w:rPr>
        <w:t xml:space="preserve"> Moeller, R</w:t>
      </w:r>
      <w:r>
        <w:rPr>
          <w:rFonts w:eastAsia="Times New Roman"/>
        </w:rPr>
        <w:t>uss</w:t>
      </w:r>
      <w:r w:rsidRPr="00165CA5">
        <w:rPr>
          <w:rFonts w:eastAsia="Times New Roman"/>
        </w:rPr>
        <w:t xml:space="preserve"> Nelson, W</w:t>
      </w:r>
      <w:r>
        <w:rPr>
          <w:rFonts w:eastAsia="Times New Roman"/>
        </w:rPr>
        <w:t>ade</w:t>
      </w:r>
      <w:r w:rsidRPr="00165CA5">
        <w:rPr>
          <w:rFonts w:eastAsia="Times New Roman"/>
        </w:rPr>
        <w:t xml:space="preserve"> Thorson, Q</w:t>
      </w:r>
      <w:r>
        <w:rPr>
          <w:rFonts w:eastAsia="Times New Roman"/>
        </w:rPr>
        <w:t>uentin</w:t>
      </w:r>
      <w:r w:rsidRPr="00165CA5">
        <w:rPr>
          <w:rFonts w:eastAsia="Times New Roman"/>
        </w:rPr>
        <w:t xml:space="preserve"> Tuckett, and T</w:t>
      </w:r>
      <w:r>
        <w:rPr>
          <w:rFonts w:eastAsia="Times New Roman"/>
        </w:rPr>
        <w:t>erry</w:t>
      </w:r>
      <w:r w:rsidRPr="00165CA5">
        <w:rPr>
          <w:rFonts w:eastAsia="Times New Roman"/>
        </w:rPr>
        <w:t xml:space="preserve"> Williams </w:t>
      </w:r>
      <w:r>
        <w:rPr>
          <w:rFonts w:eastAsia="Times New Roman"/>
        </w:rPr>
        <w:t xml:space="preserve">for </w:t>
      </w:r>
      <w:r w:rsidRPr="00165CA5">
        <w:rPr>
          <w:rFonts w:eastAsia="Times New Roman"/>
        </w:rPr>
        <w:t>complet</w:t>
      </w:r>
      <w:r>
        <w:rPr>
          <w:rFonts w:eastAsia="Times New Roman"/>
        </w:rPr>
        <w:t xml:space="preserve">ing </w:t>
      </w:r>
      <w:r w:rsidRPr="00165CA5">
        <w:rPr>
          <w:rFonts w:eastAsia="Times New Roman"/>
        </w:rPr>
        <w:t>redd surveys and measur</w:t>
      </w:r>
      <w:r>
        <w:rPr>
          <w:rFonts w:eastAsia="Times New Roman"/>
        </w:rPr>
        <w:t>ing</w:t>
      </w:r>
      <w:r w:rsidRPr="00165CA5">
        <w:rPr>
          <w:rFonts w:eastAsia="Times New Roman"/>
        </w:rPr>
        <w:t xml:space="preserve"> </w:t>
      </w:r>
      <w:r>
        <w:rPr>
          <w:rFonts w:eastAsia="Times New Roman"/>
        </w:rPr>
        <w:t>environmental</w:t>
      </w:r>
      <w:r w:rsidRPr="00165CA5">
        <w:rPr>
          <w:rFonts w:eastAsia="Times New Roman"/>
        </w:rPr>
        <w:t xml:space="preserve"> variables. Brian Leth of IDFG provided redd count data </w:t>
      </w:r>
      <w:r w:rsidR="00F1294C">
        <w:rPr>
          <w:rFonts w:eastAsia="Times New Roman"/>
        </w:rPr>
        <w:t xml:space="preserve">for </w:t>
      </w:r>
      <w:r w:rsidRPr="00165CA5">
        <w:rPr>
          <w:rFonts w:eastAsia="Times New Roman"/>
        </w:rPr>
        <w:t xml:space="preserve">reaches </w:t>
      </w:r>
      <w:r w:rsidR="00C73A06">
        <w:rPr>
          <w:rFonts w:eastAsia="Times New Roman"/>
        </w:rPr>
        <w:t>in</w:t>
      </w:r>
      <w:r w:rsidRPr="00165CA5">
        <w:rPr>
          <w:rFonts w:eastAsia="Times New Roman"/>
        </w:rPr>
        <w:t xml:space="preserve"> Marsh</w:t>
      </w:r>
      <w:r w:rsidR="00C73A06">
        <w:rPr>
          <w:rFonts w:eastAsia="Times New Roman"/>
        </w:rPr>
        <w:t xml:space="preserve"> C</w:t>
      </w:r>
      <w:r w:rsidRPr="00165CA5">
        <w:rPr>
          <w:rFonts w:eastAsia="Times New Roman"/>
        </w:rPr>
        <w:t xml:space="preserve">reek. John Guzevich </w:t>
      </w:r>
      <w:r>
        <w:rPr>
          <w:rFonts w:eastAsia="Times New Roman"/>
        </w:rPr>
        <w:t xml:space="preserve">of the Rocky Mountain Research Station </w:t>
      </w:r>
      <w:r w:rsidRPr="00165CA5">
        <w:rPr>
          <w:rFonts w:eastAsia="Times New Roman"/>
        </w:rPr>
        <w:t>assisted with crew training</w:t>
      </w:r>
      <w:r w:rsidR="00F1294C">
        <w:rPr>
          <w:rFonts w:eastAsia="Times New Roman"/>
        </w:rPr>
        <w:t xml:space="preserve"> and</w:t>
      </w:r>
      <w:r w:rsidRPr="00165CA5">
        <w:rPr>
          <w:rFonts w:eastAsia="Times New Roman"/>
        </w:rPr>
        <w:t xml:space="preserve"> supervision, </w:t>
      </w:r>
      <w:r w:rsidR="00F1294C">
        <w:rPr>
          <w:rFonts w:eastAsia="Times New Roman"/>
        </w:rPr>
        <w:t xml:space="preserve">and </w:t>
      </w:r>
      <w:r w:rsidRPr="00165CA5">
        <w:rPr>
          <w:rFonts w:eastAsia="Times New Roman"/>
        </w:rPr>
        <w:t>data collection</w:t>
      </w:r>
      <w:r w:rsidR="00F1294C">
        <w:rPr>
          <w:rFonts w:eastAsia="Times New Roman"/>
        </w:rPr>
        <w:t xml:space="preserve">. </w:t>
      </w:r>
      <w:r w:rsidRPr="00165CA5">
        <w:rPr>
          <w:rFonts w:eastAsia="Times New Roman"/>
        </w:rPr>
        <w:t xml:space="preserve">The Bonneville Power Administration provided funding for </w:t>
      </w:r>
      <w:r w:rsidRPr="00CD5DAC">
        <w:rPr>
          <w:rFonts w:eastAsia="Times New Roman"/>
          <w:bCs/>
        </w:rPr>
        <w:t>Project 2002-049-00</w:t>
      </w:r>
      <w:r>
        <w:rPr>
          <w:rFonts w:eastAsia="Times New Roman"/>
          <w:bCs/>
        </w:rPr>
        <w:t xml:space="preserve"> under Co</w:t>
      </w:r>
      <w:r w:rsidRPr="00CD5DAC">
        <w:rPr>
          <w:rFonts w:eastAsia="Times New Roman"/>
          <w:bCs/>
        </w:rPr>
        <w:t>ntract 00029186</w:t>
      </w:r>
      <w:r>
        <w:rPr>
          <w:rFonts w:eastAsia="Times New Roman"/>
          <w:bCs/>
        </w:rPr>
        <w:t>.</w:t>
      </w:r>
    </w:p>
    <w:p w14:paraId="1CD1A4FF" w14:textId="77777777" w:rsidR="008D547E" w:rsidRDefault="008D547E" w:rsidP="007E4777">
      <w:pPr>
        <w:rPr>
          <w:b/>
          <w:bCs/>
        </w:rPr>
      </w:pPr>
    </w:p>
    <w:p w14:paraId="4C16A1CD" w14:textId="7DD2D6D7" w:rsidR="0084195A" w:rsidRPr="0084195A" w:rsidRDefault="008D547E" w:rsidP="007E4777">
      <w:pPr>
        <w:rPr>
          <w:b/>
          <w:bCs/>
        </w:rPr>
      </w:pPr>
      <w:r w:rsidRPr="0084195A">
        <w:rPr>
          <w:b/>
          <w:bCs/>
        </w:rPr>
        <w:t xml:space="preserve">Competing interest statement: </w:t>
      </w:r>
    </w:p>
    <w:p w14:paraId="3CFCBEB6" w14:textId="0A25E3A9" w:rsidR="0084195A" w:rsidRPr="0084195A" w:rsidRDefault="0084195A" w:rsidP="007E4777">
      <w:r w:rsidRPr="0084195A">
        <w:t>The authors declare there are no competing interests. The findings and conclusions are those of the authors and should not be construed to represent any official U</w:t>
      </w:r>
      <w:r>
        <w:t xml:space="preserve">nited </w:t>
      </w:r>
      <w:r w:rsidRPr="0084195A">
        <w:t>S</w:t>
      </w:r>
      <w:r>
        <w:t xml:space="preserve">tates </w:t>
      </w:r>
      <w:r w:rsidRPr="0084195A">
        <w:t>D</w:t>
      </w:r>
      <w:r>
        <w:t xml:space="preserve">epartment of Agriculture </w:t>
      </w:r>
      <w:r w:rsidRPr="0084195A">
        <w:t>or U.S. Government determination or policy.</w:t>
      </w:r>
    </w:p>
    <w:p w14:paraId="4FFC790F" w14:textId="77777777" w:rsidR="008D547E" w:rsidRDefault="008D547E" w:rsidP="007E4777">
      <w:pPr>
        <w:rPr>
          <w:b/>
          <w:bCs/>
        </w:rPr>
      </w:pPr>
    </w:p>
    <w:p w14:paraId="23BD0513" w14:textId="77777777" w:rsidR="008D547E" w:rsidRDefault="008D547E" w:rsidP="007E4777">
      <w:r>
        <w:rPr>
          <w:b/>
          <w:bCs/>
        </w:rPr>
        <w:t>Author contribution statement:</w:t>
      </w:r>
      <w:r>
        <w:t xml:space="preserve"> </w:t>
      </w:r>
    </w:p>
    <w:p w14:paraId="67F2BC05" w14:textId="7D51AE0C" w:rsidR="005E0050" w:rsidRDefault="005E0050" w:rsidP="007E4777">
      <w:r w:rsidRPr="005E0050">
        <w:t>RFT conceived the study</w:t>
      </w:r>
      <w:r w:rsidR="00421C1D">
        <w:t xml:space="preserve"> and </w:t>
      </w:r>
      <w:r>
        <w:t>acquired funding</w:t>
      </w:r>
      <w:r w:rsidR="00421C1D">
        <w:t xml:space="preserve">. RFT and DJI </w:t>
      </w:r>
      <w:r>
        <w:t>led the field work and created the georeferenced redd database. BMM and MMS completed d</w:t>
      </w:r>
      <w:r w:rsidRPr="005E0050">
        <w:t>ata</w:t>
      </w:r>
      <w:r>
        <w:t xml:space="preserve"> curation and fo</w:t>
      </w:r>
      <w:r w:rsidRPr="005E0050">
        <w:t>rmatting</w:t>
      </w:r>
      <w:r>
        <w:t xml:space="preserve">, conducted </w:t>
      </w:r>
      <w:proofErr w:type="gramStart"/>
      <w:r>
        <w:t xml:space="preserve">the </w:t>
      </w:r>
      <w:r w:rsidRPr="005E0050">
        <w:t>statistical</w:t>
      </w:r>
      <w:proofErr w:type="gramEnd"/>
      <w:r w:rsidRPr="005E0050">
        <w:t xml:space="preserve"> analyses</w:t>
      </w:r>
      <w:r>
        <w:t xml:space="preserve">, </w:t>
      </w:r>
      <w:r w:rsidR="00421C1D">
        <w:t xml:space="preserve">and visualized and </w:t>
      </w:r>
      <w:r>
        <w:t>interpreted model</w:t>
      </w:r>
      <w:r w:rsidR="00421C1D">
        <w:t xml:space="preserve"> outputs. </w:t>
      </w:r>
      <w:r w:rsidR="00E33269">
        <w:t xml:space="preserve">BMM created </w:t>
      </w:r>
      <w:proofErr w:type="gramStart"/>
      <w:r w:rsidR="00E33269">
        <w:lastRenderedPageBreak/>
        <w:t xml:space="preserve">the </w:t>
      </w:r>
      <w:r w:rsidR="007F520E">
        <w:t>F</w:t>
      </w:r>
      <w:r w:rsidR="00E33269">
        <w:t>igures</w:t>
      </w:r>
      <w:proofErr w:type="gramEnd"/>
      <w:r w:rsidR="007F520E">
        <w:t xml:space="preserve">, Tables, </w:t>
      </w:r>
      <w:r w:rsidR="00E33269">
        <w:t xml:space="preserve">and Appendices. </w:t>
      </w:r>
      <w:r>
        <w:t xml:space="preserve">RFT drafted </w:t>
      </w:r>
      <w:r w:rsidRPr="005E0050">
        <w:t xml:space="preserve">the original manuscript that </w:t>
      </w:r>
      <w:r>
        <w:t xml:space="preserve">BMM, </w:t>
      </w:r>
      <w:r w:rsidR="00421C1D">
        <w:t>MMS, DJI, and JMB r</w:t>
      </w:r>
      <w:r w:rsidRPr="005E0050">
        <w:t xml:space="preserve">eviewed and </w:t>
      </w:r>
      <w:r w:rsidR="00B050E5">
        <w:t xml:space="preserve">substantially </w:t>
      </w:r>
      <w:r w:rsidRPr="005E0050">
        <w:t>edited.</w:t>
      </w:r>
    </w:p>
    <w:p w14:paraId="0BEAA2EF" w14:textId="77777777" w:rsidR="008D547E" w:rsidRDefault="008D547E" w:rsidP="007E4777">
      <w:pPr>
        <w:rPr>
          <w:b/>
          <w:bCs/>
        </w:rPr>
      </w:pPr>
    </w:p>
    <w:p w14:paraId="54D42C3C" w14:textId="39435873" w:rsidR="005A1A9A" w:rsidRDefault="008D547E" w:rsidP="007E4777">
      <w:r>
        <w:rPr>
          <w:b/>
          <w:bCs/>
        </w:rPr>
        <w:t xml:space="preserve">Data availability statement: </w:t>
      </w:r>
      <w:r w:rsidR="005A1A9A" w:rsidRPr="005A1A9A">
        <w:t xml:space="preserve">Data and </w:t>
      </w:r>
      <w:r w:rsidR="005A1A9A">
        <w:t xml:space="preserve">R </w:t>
      </w:r>
      <w:r w:rsidR="005A1A9A" w:rsidRPr="005A1A9A">
        <w:t xml:space="preserve">scripts </w:t>
      </w:r>
      <w:r w:rsidR="005A1A9A">
        <w:t xml:space="preserve">to run the analyses and generate the figures are available at </w:t>
      </w:r>
      <w:hyperlink r:id="rId13" w:history="1">
        <w:r w:rsidR="005A1A9A" w:rsidRPr="0050098E">
          <w:rPr>
            <w:rStyle w:val="Hyperlink"/>
          </w:rPr>
          <w:t>https://github.com/morgan-sparks/mfsr_phenology</w:t>
        </w:r>
      </w:hyperlink>
      <w:r w:rsidR="005A1A9A">
        <w:t xml:space="preserve"> and will be archived upon acceptance on </w:t>
      </w:r>
      <w:proofErr w:type="spellStart"/>
      <w:r w:rsidR="005A1A9A">
        <w:t>Zenodo</w:t>
      </w:r>
      <w:proofErr w:type="spellEnd"/>
      <w:r w:rsidR="005A1A9A">
        <w:t xml:space="preserve">. </w:t>
      </w:r>
    </w:p>
    <w:p w14:paraId="31827135" w14:textId="77777777" w:rsidR="00B46569" w:rsidRDefault="00B46569" w:rsidP="007E4777">
      <w:pPr>
        <w:rPr>
          <w:highlight w:val="cyan"/>
        </w:rPr>
      </w:pPr>
    </w:p>
    <w:p w14:paraId="4BE55450" w14:textId="77777777" w:rsidR="00761C52" w:rsidRDefault="00761C52" w:rsidP="007E4777">
      <w:pPr>
        <w:spacing w:after="240"/>
        <w:rPr>
          <w:rFonts w:eastAsia="Times New Roman"/>
          <w:b/>
          <w:bCs/>
        </w:rPr>
      </w:pPr>
      <w:r w:rsidRPr="008170C0">
        <w:rPr>
          <w:rFonts w:eastAsia="Times New Roman"/>
          <w:b/>
          <w:bCs/>
        </w:rPr>
        <w:t>References</w:t>
      </w:r>
    </w:p>
    <w:p w14:paraId="2730196D" w14:textId="75379667" w:rsidR="007E4777" w:rsidDel="007E4777" w:rsidRDefault="007E4777" w:rsidP="007E4777">
      <w:pPr>
        <w:spacing w:after="240"/>
        <w:rPr>
          <w:del w:id="655" w:author="Isaak, Daniel - FS, ID" w:date="2026-03-23T14:10:00Z" w16du:dateUtc="2026-03-23T20:10:00Z"/>
          <w:rFonts w:eastAsia="Times New Roman"/>
          <w:b/>
          <w:bCs/>
        </w:rPr>
      </w:pPr>
    </w:p>
    <w:p w14:paraId="29E5042E" w14:textId="5F2C3B62" w:rsidR="009D1DC5" w:rsidRPr="008170C0" w:rsidDel="002501B2" w:rsidRDefault="009D1DC5" w:rsidP="007E4777">
      <w:pPr>
        <w:spacing w:after="240"/>
        <w:rPr>
          <w:del w:id="656" w:author="Isaak, Daniel - FS, ID" w:date="2026-03-24T14:20:00Z" w16du:dateUtc="2026-03-24T20:20:00Z"/>
          <w:rFonts w:eastAsia="Times New Roman"/>
        </w:rPr>
      </w:pPr>
    </w:p>
    <w:p w14:paraId="37E06DA2" w14:textId="77777777" w:rsidR="00761C52" w:rsidRPr="00761C52" w:rsidRDefault="00761C52" w:rsidP="007E4777">
      <w:pPr>
        <w:spacing w:after="160"/>
        <w:ind w:left="720" w:hanging="720"/>
        <w:rPr>
          <w:rFonts w:eastAsia="Times New Roman"/>
          <w:sz w:val="20"/>
          <w:szCs w:val="20"/>
        </w:rPr>
      </w:pPr>
      <w:r w:rsidRPr="00761C52">
        <w:rPr>
          <w:rFonts w:eastAsia="Times New Roman"/>
        </w:rPr>
        <w:t xml:space="preserve">Austin, C.S., Torgersen, C.E., and Quinn, T.P. 2023. Who spawns where? Temperature, elevation, and discharge differentially affect the distribution of breeding by six Pacific salmonids within a large river basin. Can. J. Fish. </w:t>
      </w:r>
      <w:proofErr w:type="spellStart"/>
      <w:r w:rsidRPr="00761C52">
        <w:rPr>
          <w:rFonts w:eastAsia="Times New Roman"/>
        </w:rPr>
        <w:t>Aquat</w:t>
      </w:r>
      <w:proofErr w:type="spellEnd"/>
      <w:r w:rsidRPr="00761C52">
        <w:rPr>
          <w:rFonts w:eastAsia="Times New Roman"/>
        </w:rPr>
        <w:t>. Sci. 80(8): 1365–1384. doi:10.1139/cjfas-2022-0252.</w:t>
      </w:r>
    </w:p>
    <w:p w14:paraId="37DAC142" w14:textId="77777777" w:rsidR="00761C52" w:rsidRPr="00761C52" w:rsidRDefault="00761C52" w:rsidP="007E4777">
      <w:pPr>
        <w:spacing w:after="160"/>
        <w:ind w:left="720" w:hanging="720"/>
        <w:rPr>
          <w:rFonts w:eastAsia="Times New Roman"/>
          <w:sz w:val="20"/>
          <w:szCs w:val="20"/>
        </w:rPr>
      </w:pPr>
      <w:r w:rsidRPr="00761C52">
        <w:rPr>
          <w:rFonts w:eastAsia="Times New Roman"/>
        </w:rPr>
        <w:t>Beacham, T.D., and Murray, C.B. 1990. Temperature, egg size, and development of embryos and alevins of five species of Pacific salmon: a comparative analysis. Trans. Am. Fish. Soc. 119(6): 927–945. doi:10.1577/1548-8659(1990)119&lt;</w:t>
      </w:r>
      <w:proofErr w:type="gramStart"/>
      <w:r w:rsidRPr="00761C52">
        <w:rPr>
          <w:rFonts w:eastAsia="Times New Roman"/>
        </w:rPr>
        <w:t>0927:TESADO</w:t>
      </w:r>
      <w:proofErr w:type="gramEnd"/>
      <w:r w:rsidRPr="00761C52">
        <w:rPr>
          <w:rFonts w:eastAsia="Times New Roman"/>
        </w:rPr>
        <w:t>&gt;2.3.CO;2.</w:t>
      </w:r>
    </w:p>
    <w:p w14:paraId="5E34DFE9" w14:textId="77777777" w:rsidR="00761C52" w:rsidRPr="00761C52" w:rsidRDefault="00761C52" w:rsidP="007E4777">
      <w:pPr>
        <w:spacing w:after="160"/>
        <w:ind w:left="720" w:hanging="720"/>
        <w:rPr>
          <w:rFonts w:eastAsia="Times New Roman"/>
          <w:sz w:val="20"/>
          <w:szCs w:val="20"/>
        </w:rPr>
      </w:pPr>
      <w:r w:rsidRPr="00761C52">
        <w:rPr>
          <w:rFonts w:eastAsia="Times New Roman"/>
        </w:rPr>
        <w:t>Beamish, R.J., Neville, C.M., Sweeting, R.M., Beacham, T.D., Wade, J., and Li, L. 2016. Early ocean life history of Harrison River sockeye salmon and their contribution to the biodiversity of sockeye salmon in the Fraser River, British Columbia, Canada. Trans. Am. Fish. Soc. 145(2): 348–362. doi:10.1080/00028487.2015.1123182.</w:t>
      </w:r>
    </w:p>
    <w:p w14:paraId="2D7ECCCE" w14:textId="77777777" w:rsidR="00761C52" w:rsidRPr="00761C52" w:rsidRDefault="00761C52" w:rsidP="007E4777">
      <w:pPr>
        <w:spacing w:after="160"/>
        <w:ind w:left="720" w:hanging="720"/>
        <w:rPr>
          <w:rFonts w:eastAsia="Times New Roman"/>
          <w:sz w:val="20"/>
          <w:szCs w:val="20"/>
        </w:rPr>
      </w:pPr>
      <w:r w:rsidRPr="00761C52">
        <w:rPr>
          <w:rFonts w:eastAsia="Times New Roman"/>
        </w:rPr>
        <w:t xml:space="preserve">Beechie, T., Buhle, E., Ruckelshaus, M., Fullerton, A., and Holsinger, L. 2006. Hydrologic regime and the conservation of salmon life history diversity. Biol. </w:t>
      </w:r>
      <w:proofErr w:type="spellStart"/>
      <w:r w:rsidRPr="00761C52">
        <w:rPr>
          <w:rFonts w:eastAsia="Times New Roman"/>
        </w:rPr>
        <w:t>Conserv</w:t>
      </w:r>
      <w:proofErr w:type="spellEnd"/>
      <w:r w:rsidRPr="00761C52">
        <w:rPr>
          <w:rFonts w:eastAsia="Times New Roman"/>
        </w:rPr>
        <w:t xml:space="preserve">. 130(4): 560–572. </w:t>
      </w:r>
      <w:proofErr w:type="gramStart"/>
      <w:r w:rsidRPr="00761C52">
        <w:rPr>
          <w:rFonts w:eastAsia="Times New Roman"/>
        </w:rPr>
        <w:t>doi:10.1016/j.biocon</w:t>
      </w:r>
      <w:proofErr w:type="gramEnd"/>
      <w:r w:rsidRPr="00761C52">
        <w:rPr>
          <w:rFonts w:eastAsia="Times New Roman"/>
        </w:rPr>
        <w:t>.2006.01.019.</w:t>
      </w:r>
    </w:p>
    <w:p w14:paraId="7483C889" w14:textId="77777777" w:rsidR="00761C52" w:rsidRPr="00761C52" w:rsidRDefault="00761C52" w:rsidP="007E4777">
      <w:pPr>
        <w:spacing w:after="160"/>
        <w:ind w:left="720" w:hanging="720"/>
        <w:rPr>
          <w:rFonts w:eastAsia="Times New Roman"/>
          <w:sz w:val="20"/>
          <w:szCs w:val="20"/>
        </w:rPr>
      </w:pPr>
      <w:r w:rsidRPr="00761C52">
        <w:rPr>
          <w:rFonts w:eastAsia="Times New Roman"/>
        </w:rPr>
        <w:t>Beechie, T.J., Moir, H., and Pess, G. 2008. Hierarchical physical controls on salmonid spawning location and timing. In Salmonid spawning habitat in rivers: physical controls, biological responses, and approaches to remediation. Am. Fish. Soc. Symp. 65. pp. 83–102.</w:t>
      </w:r>
    </w:p>
    <w:p w14:paraId="7EB11777" w14:textId="77777777" w:rsidR="00761C52" w:rsidRPr="00761C52" w:rsidRDefault="00761C52" w:rsidP="007E4777">
      <w:pPr>
        <w:spacing w:after="160"/>
        <w:ind w:left="720" w:hanging="720"/>
        <w:rPr>
          <w:rFonts w:eastAsia="Times New Roman"/>
          <w:sz w:val="20"/>
          <w:szCs w:val="20"/>
        </w:rPr>
      </w:pPr>
      <w:r w:rsidRPr="00761C52">
        <w:rPr>
          <w:rFonts w:eastAsia="Times New Roman"/>
        </w:rPr>
        <w:t xml:space="preserve">Beulke, </w:t>
      </w:r>
      <w:proofErr w:type="spellStart"/>
      <w:proofErr w:type="gramStart"/>
      <w:r w:rsidRPr="00761C52">
        <w:rPr>
          <w:rFonts w:eastAsia="Times New Roman"/>
        </w:rPr>
        <w:t>A.K.,Abadía</w:t>
      </w:r>
      <w:proofErr w:type="spellEnd"/>
      <w:proofErr w:type="gramEnd"/>
      <w:r w:rsidRPr="00761C52">
        <w:rPr>
          <w:rFonts w:eastAsia="Times New Roman"/>
        </w:rPr>
        <w:t>‑Cardoso, A., Pearse, D.E., Goetz, L.C., Thompson, N.F., Anderson, E.C., and Garza, J.C. 2023. Distinct patterns of inheritance shape life‑history traits in steelhead trout. Mol. Ecol. 32(24): 6896–6912. doi:10.1111/mec.17182.</w:t>
      </w:r>
    </w:p>
    <w:p w14:paraId="6ADE3F6B" w14:textId="77777777" w:rsidR="00761C52" w:rsidRPr="00761C52" w:rsidRDefault="00761C52" w:rsidP="007E4777">
      <w:pPr>
        <w:spacing w:after="160"/>
        <w:ind w:left="720" w:hanging="720"/>
        <w:rPr>
          <w:rFonts w:eastAsia="Times New Roman"/>
          <w:sz w:val="20"/>
          <w:szCs w:val="20"/>
        </w:rPr>
      </w:pPr>
      <w:r w:rsidRPr="00761C52">
        <w:rPr>
          <w:rFonts w:eastAsia="Times New Roman"/>
        </w:rPr>
        <w:t>Bisson, P.A., Dunham, J.B., and Reeves, G.H. 2009. Freshwater ecosystems and resilience of Pacific salmon: habitat management based on natural variability. Ecol. Soc. 14(1). doi:10.5751/ES-02784-140117.</w:t>
      </w:r>
    </w:p>
    <w:p w14:paraId="6B33CA34" w14:textId="77777777" w:rsidR="00761C52" w:rsidRPr="00761C52" w:rsidRDefault="00761C52" w:rsidP="007E4777">
      <w:pPr>
        <w:spacing w:after="160"/>
        <w:ind w:left="720" w:hanging="720"/>
        <w:rPr>
          <w:rFonts w:eastAsia="Times New Roman"/>
          <w:sz w:val="20"/>
          <w:szCs w:val="20"/>
        </w:rPr>
      </w:pPr>
      <w:r w:rsidRPr="00761C52">
        <w:rPr>
          <w:rFonts w:eastAsia="Times New Roman"/>
        </w:rPr>
        <w:t>Brannon, E.L., Powell, M.S., Quinn, T.P., and Talbot, A. 2004. Population structure of Columbia River Basin Chinook salmon and steelhead trout. Rev. Fish. Sci. 12(2–3): 99–232. doi:10.1080/10641260490280513.</w:t>
      </w:r>
    </w:p>
    <w:p w14:paraId="3CE1211B" w14:textId="77777777" w:rsidR="00761C52" w:rsidRPr="00761C52" w:rsidRDefault="00761C52" w:rsidP="007E4777">
      <w:pPr>
        <w:spacing w:after="160"/>
        <w:ind w:left="720" w:hanging="720"/>
        <w:rPr>
          <w:rFonts w:eastAsia="Times New Roman"/>
          <w:sz w:val="20"/>
          <w:szCs w:val="20"/>
        </w:rPr>
      </w:pPr>
      <w:r w:rsidRPr="00761C52">
        <w:rPr>
          <w:rFonts w:eastAsia="Times New Roman"/>
        </w:rPr>
        <w:t xml:space="preserve">Burger, C.V., Wilmot, R.L., and </w:t>
      </w:r>
      <w:proofErr w:type="spellStart"/>
      <w:r w:rsidRPr="00761C52">
        <w:rPr>
          <w:rFonts w:eastAsia="Times New Roman"/>
        </w:rPr>
        <w:t>Wangaard</w:t>
      </w:r>
      <w:proofErr w:type="spellEnd"/>
      <w:r w:rsidRPr="00761C52">
        <w:rPr>
          <w:rFonts w:eastAsia="Times New Roman"/>
        </w:rPr>
        <w:t xml:space="preserve">, D.B. 1985. Comparison of spawning areas and times for two runs of chinook salmon (Oncorhynchus tshawytscha) in the Kenai River, Alaska. Can. J. Fish. </w:t>
      </w:r>
      <w:proofErr w:type="spellStart"/>
      <w:r w:rsidRPr="00761C52">
        <w:rPr>
          <w:rFonts w:eastAsia="Times New Roman"/>
        </w:rPr>
        <w:t>Aquat</w:t>
      </w:r>
      <w:proofErr w:type="spellEnd"/>
      <w:r w:rsidRPr="00761C52">
        <w:rPr>
          <w:rFonts w:eastAsia="Times New Roman"/>
        </w:rPr>
        <w:t>. Sci. 42(4): 693–700. doi:10.1139/f85-089.</w:t>
      </w:r>
    </w:p>
    <w:p w14:paraId="23BFD829" w14:textId="77777777" w:rsidR="00761C52" w:rsidRPr="00761C52" w:rsidRDefault="00761C52" w:rsidP="007E4777">
      <w:pPr>
        <w:spacing w:after="160"/>
        <w:ind w:left="720" w:hanging="720"/>
        <w:rPr>
          <w:rFonts w:eastAsia="Times New Roman"/>
          <w:sz w:val="20"/>
          <w:szCs w:val="20"/>
        </w:rPr>
      </w:pPr>
      <w:r w:rsidRPr="00761C52">
        <w:rPr>
          <w:rFonts w:eastAsia="Times New Roman"/>
        </w:rPr>
        <w:t xml:space="preserve">Burner, C.J. 1951. Characteristics of spawning nests of Columbia River salmon. Fish. Bull. Fish </w:t>
      </w:r>
      <w:proofErr w:type="spellStart"/>
      <w:r w:rsidRPr="00761C52">
        <w:rPr>
          <w:rFonts w:eastAsia="Times New Roman"/>
        </w:rPr>
        <w:t>Wildl</w:t>
      </w:r>
      <w:proofErr w:type="spellEnd"/>
      <w:r w:rsidRPr="00761C52">
        <w:rPr>
          <w:rFonts w:eastAsia="Times New Roman"/>
        </w:rPr>
        <w:t>. Serv. 52(61): 97–110.</w:t>
      </w:r>
    </w:p>
    <w:p w14:paraId="11D45E16" w14:textId="77777777" w:rsidR="00761C52" w:rsidRPr="00761C52" w:rsidRDefault="00761C52" w:rsidP="007E4777">
      <w:pPr>
        <w:spacing w:after="160"/>
        <w:ind w:left="720" w:hanging="720"/>
        <w:rPr>
          <w:rFonts w:eastAsia="Times New Roman"/>
          <w:sz w:val="20"/>
          <w:szCs w:val="20"/>
        </w:rPr>
      </w:pPr>
      <w:r w:rsidRPr="00761C52">
        <w:rPr>
          <w:rFonts w:eastAsia="Times New Roman"/>
        </w:rPr>
        <w:lastRenderedPageBreak/>
        <w:t xml:space="preserve">Burns, D.C. 1992. Letter to Ed Murrell of the National Marine Fisheries Service explaining personal observations and observations by </w:t>
      </w:r>
      <w:proofErr w:type="gramStart"/>
      <w:r w:rsidRPr="00761C52">
        <w:rPr>
          <w:rFonts w:eastAsia="Times New Roman"/>
        </w:rPr>
        <w:t>local residents</w:t>
      </w:r>
      <w:proofErr w:type="gramEnd"/>
      <w:r w:rsidRPr="00761C52">
        <w:rPr>
          <w:rFonts w:eastAsia="Times New Roman"/>
        </w:rPr>
        <w:t xml:space="preserve"> of late spawning Chinook salmon in the South Fork Salmon River basin, Idaho. December 28, 1992. Payette National Forest.</w:t>
      </w:r>
    </w:p>
    <w:p w14:paraId="1B2A2685" w14:textId="77777777" w:rsidR="00761C52" w:rsidRPr="00761C52" w:rsidRDefault="00761C52" w:rsidP="007E4777">
      <w:pPr>
        <w:spacing w:after="160"/>
        <w:ind w:left="720" w:hanging="720"/>
        <w:rPr>
          <w:rFonts w:eastAsia="Times New Roman"/>
          <w:sz w:val="20"/>
          <w:szCs w:val="20"/>
        </w:rPr>
      </w:pPr>
      <w:r w:rsidRPr="00761C52">
        <w:rPr>
          <w:rFonts w:eastAsia="Times New Roman"/>
        </w:rPr>
        <w:t xml:space="preserve">Carlson, S.M., and Satterthwaite, W.H. 2011. Weakened portfolio </w:t>
      </w:r>
      <w:proofErr w:type="gramStart"/>
      <w:r w:rsidRPr="00761C52">
        <w:rPr>
          <w:rFonts w:eastAsia="Times New Roman"/>
        </w:rPr>
        <w:t>effect</w:t>
      </w:r>
      <w:proofErr w:type="gramEnd"/>
      <w:r w:rsidRPr="00761C52">
        <w:rPr>
          <w:rFonts w:eastAsia="Times New Roman"/>
        </w:rPr>
        <w:t xml:space="preserve"> in a collapsed salmon population complex. Can. J. Fish. </w:t>
      </w:r>
      <w:proofErr w:type="spellStart"/>
      <w:r w:rsidRPr="00761C52">
        <w:rPr>
          <w:rFonts w:eastAsia="Times New Roman"/>
        </w:rPr>
        <w:t>Aquat</w:t>
      </w:r>
      <w:proofErr w:type="spellEnd"/>
      <w:r w:rsidRPr="00761C52">
        <w:rPr>
          <w:rFonts w:eastAsia="Times New Roman"/>
        </w:rPr>
        <w:t>. Sci. 68(9): 1579–1589. doi:10.1139/f2011-084.</w:t>
      </w:r>
    </w:p>
    <w:p w14:paraId="3B147C75" w14:textId="77777777" w:rsidR="00761C52" w:rsidRPr="00761C52" w:rsidRDefault="00761C52" w:rsidP="007E4777">
      <w:pPr>
        <w:spacing w:after="160"/>
        <w:ind w:left="720" w:hanging="720"/>
        <w:rPr>
          <w:rFonts w:eastAsia="Times New Roman"/>
          <w:sz w:val="20"/>
          <w:szCs w:val="20"/>
        </w:rPr>
      </w:pPr>
      <w:r w:rsidRPr="00761C52">
        <w:rPr>
          <w:rFonts w:eastAsia="Times New Roman"/>
        </w:rPr>
        <w:t>Columbia Basin Fish and Wildlife Authority (CBFWA). 1990. Integrated system plan for salmon and steelhead production in the Columbia Basin. Northwest Power Planning Council, Portland, Oregon.</w:t>
      </w:r>
    </w:p>
    <w:p w14:paraId="1BF75A90" w14:textId="77777777" w:rsidR="00761C52" w:rsidRPr="00761C52" w:rsidRDefault="00761C52" w:rsidP="007E4777">
      <w:pPr>
        <w:spacing w:after="160"/>
        <w:ind w:left="720" w:hanging="720"/>
        <w:rPr>
          <w:rFonts w:eastAsia="Times New Roman"/>
          <w:sz w:val="20"/>
          <w:szCs w:val="20"/>
        </w:rPr>
      </w:pPr>
      <w:r w:rsidRPr="00761C52">
        <w:rPr>
          <w:rFonts w:eastAsia="Times New Roman"/>
        </w:rPr>
        <w:t xml:space="preserve">Copeland, T., and Venditti, D.A. 2009. Contribution of three life history types to smolt production in a Chinook salmon (Oncorhynchus tshawytscha) population. Can. J. Fish. </w:t>
      </w:r>
      <w:proofErr w:type="spellStart"/>
      <w:r w:rsidRPr="00761C52">
        <w:rPr>
          <w:rFonts w:eastAsia="Times New Roman"/>
        </w:rPr>
        <w:t>Aquat</w:t>
      </w:r>
      <w:proofErr w:type="spellEnd"/>
      <w:r w:rsidRPr="00761C52">
        <w:rPr>
          <w:rFonts w:eastAsia="Times New Roman"/>
        </w:rPr>
        <w:t>. Sci. 66(10): 1658–1665. doi:10.1139/F09-110.</w:t>
      </w:r>
    </w:p>
    <w:p w14:paraId="7B5A19C8" w14:textId="77777777" w:rsidR="00761C52" w:rsidRPr="00761C52" w:rsidRDefault="00761C52" w:rsidP="007E4777">
      <w:pPr>
        <w:spacing w:after="160"/>
        <w:ind w:left="720" w:hanging="720"/>
        <w:rPr>
          <w:rFonts w:eastAsia="Times New Roman"/>
          <w:sz w:val="20"/>
          <w:szCs w:val="20"/>
        </w:rPr>
      </w:pPr>
      <w:r w:rsidRPr="00761C52">
        <w:rPr>
          <w:rFonts w:eastAsia="Times New Roman"/>
        </w:rPr>
        <w:t>Copeland, T., Schrader, W.C., Barnett, B.R., Davison, M.T., Apperson, K.A., Belnap, M., Brown, E., and Felts, E.A. 2019. Idaho Chinook Salmon spawning ground surveys: protocol and historic trends. Idaho Department of Fish and Game.</w:t>
      </w:r>
    </w:p>
    <w:p w14:paraId="4A9BF4D5" w14:textId="77777777" w:rsidR="00761C52" w:rsidRPr="00761C52" w:rsidRDefault="00761C52" w:rsidP="007E4777">
      <w:pPr>
        <w:spacing w:after="160"/>
        <w:ind w:left="720" w:hanging="720"/>
        <w:rPr>
          <w:rFonts w:eastAsia="Times New Roman"/>
          <w:sz w:val="20"/>
          <w:szCs w:val="20"/>
        </w:rPr>
      </w:pPr>
      <w:proofErr w:type="spellStart"/>
      <w:r w:rsidRPr="00761C52">
        <w:rPr>
          <w:rFonts w:eastAsia="Times New Roman"/>
        </w:rPr>
        <w:t>Cordoleani</w:t>
      </w:r>
      <w:proofErr w:type="spellEnd"/>
      <w:r w:rsidRPr="00761C52">
        <w:rPr>
          <w:rFonts w:eastAsia="Times New Roman"/>
        </w:rPr>
        <w:t>, F., Phillis, C.C., Whitman, G., Sturrock, A., and Johnson, C. 2021. Life history diversity in Central Valley Butte Creek spring-run Chinook salmon population: implications for future management. Technical report, State Water Contractors, Sacramento, CA, USA.</w:t>
      </w:r>
    </w:p>
    <w:p w14:paraId="5C0C6DDD" w14:textId="77777777" w:rsidR="00761C52" w:rsidRPr="00761C52" w:rsidRDefault="00761C52" w:rsidP="007E4777">
      <w:pPr>
        <w:spacing w:after="160"/>
        <w:ind w:left="720" w:hanging="720"/>
        <w:rPr>
          <w:rFonts w:eastAsia="Times New Roman"/>
          <w:sz w:val="20"/>
          <w:szCs w:val="20"/>
        </w:rPr>
      </w:pPr>
      <w:r w:rsidRPr="00761C52">
        <w:rPr>
          <w:rFonts w:eastAsia="Times New Roman"/>
        </w:rPr>
        <w:t xml:space="preserve">Craig, L.S., Olden, J.D., Arthington, A.H., Entrekin, S., Hawkins, C.P., Kelly, J.J., Kennedy, T.A., Maitland, B.M., Rosi, E.J., Roy, A.H., Strayer, D.L., Tank, J.L., West, A.O., and Wooten, M.S. 2017. Meeting the challenge of </w:t>
      </w:r>
      <w:proofErr w:type="gramStart"/>
      <w:r w:rsidRPr="00761C52">
        <w:rPr>
          <w:rFonts w:eastAsia="Times New Roman"/>
        </w:rPr>
        <w:t>interacting</w:t>
      </w:r>
      <w:proofErr w:type="gramEnd"/>
      <w:r w:rsidRPr="00761C52">
        <w:rPr>
          <w:rFonts w:eastAsia="Times New Roman"/>
        </w:rPr>
        <w:t xml:space="preserve"> threats in freshwater ecosystems: a call to scientists and managers. Elementa Sci. Anthropocene 5(72): 1–15. doi:10.1525/elementa.256.</w:t>
      </w:r>
    </w:p>
    <w:p w14:paraId="63DF92FF" w14:textId="77777777" w:rsidR="00761C52" w:rsidRPr="00761C52" w:rsidRDefault="00761C52" w:rsidP="007E4777">
      <w:pPr>
        <w:spacing w:after="160"/>
        <w:ind w:left="720" w:hanging="720"/>
        <w:rPr>
          <w:rFonts w:eastAsia="Times New Roman"/>
          <w:sz w:val="20"/>
          <w:szCs w:val="20"/>
        </w:rPr>
      </w:pPr>
      <w:r w:rsidRPr="00761C52">
        <w:rPr>
          <w:rFonts w:eastAsia="Times New Roman"/>
        </w:rPr>
        <w:t>Crossin, G.T., Hinch, S.G., Farrell, A.P., Higgs, D.A., Lotto, A.G., Oakes, J.D., and Healey, M.C. 2004. Energetics and morphology of sockeye salmon: effects of upriver migratory distance and elevation. J. Fish Biol. 65(3): 788–810. doi:10.1111/j.0022-1112.2004.</w:t>
      </w:r>
      <w:proofErr w:type="gramStart"/>
      <w:r w:rsidRPr="00761C52">
        <w:rPr>
          <w:rFonts w:eastAsia="Times New Roman"/>
        </w:rPr>
        <w:t>00486.x.</w:t>
      </w:r>
      <w:proofErr w:type="gramEnd"/>
    </w:p>
    <w:p w14:paraId="13172711" w14:textId="77777777" w:rsidR="00761C52" w:rsidRPr="00761C52" w:rsidRDefault="00761C52" w:rsidP="007E4777">
      <w:pPr>
        <w:spacing w:after="160"/>
        <w:ind w:left="720" w:hanging="720"/>
        <w:rPr>
          <w:rFonts w:eastAsia="Times New Roman"/>
          <w:sz w:val="20"/>
          <w:szCs w:val="20"/>
        </w:rPr>
      </w:pPr>
      <w:r w:rsidRPr="00761C52">
        <w:rPr>
          <w:rFonts w:eastAsia="Times New Roman"/>
        </w:rPr>
        <w:t>Crozier, L.G., Lawson, P.W., Quinn, T.P., Hendry, A.P., Battin, J., Mantua, N.J., Eldridge, W., and Shaw, R.G. 2008. Evolutionary responses to climate change for organisms with complex life histories: Columbia River salmon as a case in point. Evol. Appl. 1(1): 252–270. doi:10.1111/j.1752-4571.2008.</w:t>
      </w:r>
      <w:proofErr w:type="gramStart"/>
      <w:r w:rsidRPr="00761C52">
        <w:rPr>
          <w:rFonts w:eastAsia="Times New Roman"/>
        </w:rPr>
        <w:t>00012.x.</w:t>
      </w:r>
      <w:proofErr w:type="gramEnd"/>
    </w:p>
    <w:p w14:paraId="7A427643" w14:textId="77777777" w:rsidR="00761C52" w:rsidRPr="00761C52" w:rsidRDefault="00761C52" w:rsidP="007E4777">
      <w:pPr>
        <w:spacing w:after="160"/>
        <w:ind w:left="720" w:hanging="720"/>
        <w:rPr>
          <w:rFonts w:eastAsia="Times New Roman"/>
          <w:sz w:val="20"/>
          <w:szCs w:val="20"/>
        </w:rPr>
      </w:pPr>
      <w:r w:rsidRPr="00761C52">
        <w:rPr>
          <w:rFonts w:eastAsia="Times New Roman"/>
        </w:rPr>
        <w:t xml:space="preserve">Crozier, L.G., McClure, M.M., Beechie, T., Bograd, S.J., Boughton, D.A., Carr, M., Cooney, T.D., Dunham, J.B., Greene, C.M., </w:t>
      </w:r>
      <w:proofErr w:type="spellStart"/>
      <w:r w:rsidRPr="00761C52">
        <w:rPr>
          <w:rFonts w:eastAsia="Times New Roman"/>
        </w:rPr>
        <w:t>Haltuch</w:t>
      </w:r>
      <w:proofErr w:type="spellEnd"/>
      <w:r w:rsidRPr="00761C52">
        <w:rPr>
          <w:rFonts w:eastAsia="Times New Roman"/>
        </w:rPr>
        <w:t xml:space="preserve">, M.A., and others. 2019. Climate vulnerability assessment for Pacific salmon and steelhead in the California Current Large Marine Ecosystem. </w:t>
      </w:r>
      <w:proofErr w:type="spellStart"/>
      <w:r w:rsidRPr="00761C52">
        <w:rPr>
          <w:rFonts w:eastAsia="Times New Roman"/>
        </w:rPr>
        <w:t>PLoS</w:t>
      </w:r>
      <w:proofErr w:type="spellEnd"/>
      <w:r w:rsidRPr="00761C52">
        <w:rPr>
          <w:rFonts w:eastAsia="Times New Roman"/>
        </w:rPr>
        <w:t xml:space="preserve"> ONE 14(7): e0217711. </w:t>
      </w:r>
      <w:proofErr w:type="gramStart"/>
      <w:r w:rsidRPr="00761C52">
        <w:rPr>
          <w:rFonts w:eastAsia="Times New Roman"/>
        </w:rPr>
        <w:t>doi:10.1371/journal.pone</w:t>
      </w:r>
      <w:proofErr w:type="gramEnd"/>
      <w:r w:rsidRPr="00761C52">
        <w:rPr>
          <w:rFonts w:eastAsia="Times New Roman"/>
        </w:rPr>
        <w:t>.0217711.</w:t>
      </w:r>
    </w:p>
    <w:p w14:paraId="62BFE64B" w14:textId="77777777" w:rsidR="00761C52" w:rsidRPr="00761C52" w:rsidRDefault="00761C52" w:rsidP="007E4777">
      <w:pPr>
        <w:spacing w:after="160"/>
        <w:ind w:left="720" w:hanging="720"/>
        <w:rPr>
          <w:rFonts w:eastAsia="Times New Roman"/>
          <w:sz w:val="20"/>
          <w:szCs w:val="20"/>
        </w:rPr>
      </w:pPr>
      <w:r w:rsidRPr="00761C52">
        <w:rPr>
          <w:rFonts w:eastAsia="Times New Roman"/>
        </w:rPr>
        <w:t>Davis, B.M. 2015. Variability and asynchrony in salmon returns: implications for monitoring and ecosystem services. M.S. thesis, Quantitative Ecology and Resource Management, University of Washington.</w:t>
      </w:r>
    </w:p>
    <w:p w14:paraId="76F2B21F" w14:textId="77777777" w:rsidR="00761C52" w:rsidRPr="00761C52" w:rsidRDefault="00761C52" w:rsidP="007E4777">
      <w:pPr>
        <w:spacing w:after="160"/>
        <w:ind w:left="720" w:hanging="720"/>
        <w:rPr>
          <w:rFonts w:eastAsia="Times New Roman"/>
          <w:sz w:val="20"/>
          <w:szCs w:val="20"/>
        </w:rPr>
      </w:pPr>
      <w:r w:rsidRPr="00761C52">
        <w:rPr>
          <w:rFonts w:eastAsia="Times New Roman"/>
        </w:rPr>
        <w:lastRenderedPageBreak/>
        <w:t>Deacy, W.W., Leacock, W.B., Stanford, J.A., and Armstrong, J.B. 2019. Variation in spawning phenology within salmon populations influences landscape‑level patterns of brown bear activity. Ecosphere 10(1): e02575. doi:10.1002/ecs2.2575.</w:t>
      </w:r>
    </w:p>
    <w:p w14:paraId="57A83829" w14:textId="77777777" w:rsidR="00761C52" w:rsidRPr="00761C52" w:rsidRDefault="00761C52" w:rsidP="007E4777">
      <w:pPr>
        <w:spacing w:after="160"/>
        <w:ind w:left="720" w:hanging="720"/>
        <w:rPr>
          <w:rFonts w:eastAsia="Times New Roman"/>
          <w:sz w:val="20"/>
          <w:szCs w:val="20"/>
        </w:rPr>
      </w:pPr>
      <w:r w:rsidRPr="00761C52">
        <w:rPr>
          <w:rFonts w:eastAsia="Times New Roman"/>
        </w:rPr>
        <w:t xml:space="preserve">Den Boer, P.J. 1968. Spreading of risk and stabilization of animal numbers. Acta </w:t>
      </w:r>
      <w:proofErr w:type="spellStart"/>
      <w:r w:rsidRPr="00761C52">
        <w:rPr>
          <w:rFonts w:eastAsia="Times New Roman"/>
        </w:rPr>
        <w:t>Biotheor</w:t>
      </w:r>
      <w:proofErr w:type="spellEnd"/>
      <w:r w:rsidRPr="00761C52">
        <w:rPr>
          <w:rFonts w:eastAsia="Times New Roman"/>
        </w:rPr>
        <w:t>. 18: 165–194. doi:10.1007/BF01556726.</w:t>
      </w:r>
    </w:p>
    <w:p w14:paraId="6B7F621F" w14:textId="77777777" w:rsidR="00761C52" w:rsidRPr="00761C52" w:rsidRDefault="00761C52" w:rsidP="007E4777">
      <w:pPr>
        <w:spacing w:after="160"/>
        <w:ind w:left="720" w:hanging="720"/>
        <w:rPr>
          <w:rFonts w:eastAsia="Times New Roman"/>
          <w:sz w:val="20"/>
          <w:szCs w:val="20"/>
        </w:rPr>
      </w:pPr>
      <w:r w:rsidRPr="00761C52">
        <w:rPr>
          <w:rFonts w:eastAsia="Times New Roman"/>
        </w:rPr>
        <w:t xml:space="preserve">Fausch, K.D., Torgersen, C.E., Baxter, C.V., and Li, H.W. 2002. Landscapes to riverscapes: </w:t>
      </w:r>
      <w:proofErr w:type="gramStart"/>
      <w:r w:rsidRPr="00761C52">
        <w:rPr>
          <w:rFonts w:eastAsia="Times New Roman"/>
        </w:rPr>
        <w:t>bridging</w:t>
      </w:r>
      <w:proofErr w:type="gramEnd"/>
      <w:r w:rsidRPr="00761C52">
        <w:rPr>
          <w:rFonts w:eastAsia="Times New Roman"/>
        </w:rPr>
        <w:t xml:space="preserve"> the gap between research and conservation of stream fishes. </w:t>
      </w:r>
      <w:proofErr w:type="spellStart"/>
      <w:r w:rsidRPr="00761C52">
        <w:rPr>
          <w:rFonts w:eastAsia="Times New Roman"/>
        </w:rPr>
        <w:t>BioScience</w:t>
      </w:r>
      <w:proofErr w:type="spellEnd"/>
      <w:r w:rsidRPr="00761C52">
        <w:rPr>
          <w:rFonts w:eastAsia="Times New Roman"/>
        </w:rPr>
        <w:t xml:space="preserve"> 52(6): 483–498. doi:10.1641/0006-3568(2002)052[</w:t>
      </w:r>
      <w:proofErr w:type="gramStart"/>
      <w:r w:rsidRPr="00761C52">
        <w:rPr>
          <w:rFonts w:eastAsia="Times New Roman"/>
        </w:rPr>
        <w:t>0483:LTRBTG</w:t>
      </w:r>
      <w:proofErr w:type="gramEnd"/>
      <w:r w:rsidRPr="00761C52">
        <w:rPr>
          <w:rFonts w:eastAsia="Times New Roman"/>
        </w:rPr>
        <w:t>]2.0.CO;2.</w:t>
      </w:r>
    </w:p>
    <w:p w14:paraId="10E42850" w14:textId="77777777" w:rsidR="00761C52" w:rsidRPr="00761C52" w:rsidRDefault="00761C52" w:rsidP="007E4777">
      <w:pPr>
        <w:spacing w:after="160"/>
        <w:ind w:left="720" w:hanging="720"/>
        <w:rPr>
          <w:rFonts w:eastAsia="Times New Roman"/>
          <w:sz w:val="20"/>
          <w:szCs w:val="20"/>
        </w:rPr>
      </w:pPr>
      <w:r w:rsidRPr="00761C52">
        <w:rPr>
          <w:rFonts w:eastAsia="Times New Roman"/>
        </w:rPr>
        <w:t xml:space="preserve">Frissell, C.A., and Bayles, D. 1996. Ecosystem management and the conservation of aquatic biodiversity and ecological integrity. JAWRA J. Am. Water </w:t>
      </w:r>
      <w:proofErr w:type="spellStart"/>
      <w:r w:rsidRPr="00761C52">
        <w:rPr>
          <w:rFonts w:eastAsia="Times New Roman"/>
        </w:rPr>
        <w:t>Resour</w:t>
      </w:r>
      <w:proofErr w:type="spellEnd"/>
      <w:r w:rsidRPr="00761C52">
        <w:rPr>
          <w:rFonts w:eastAsia="Times New Roman"/>
        </w:rPr>
        <w:t>. Assoc. 32(2): 229–240. doi:10.1111/j.1752-</w:t>
      </w:r>
      <w:proofErr w:type="gramStart"/>
      <w:r w:rsidRPr="00761C52">
        <w:rPr>
          <w:rFonts w:eastAsia="Times New Roman"/>
        </w:rPr>
        <w:t>1688.1996.tb03447.x.</w:t>
      </w:r>
      <w:proofErr w:type="gramEnd"/>
    </w:p>
    <w:p w14:paraId="1BEB5204" w14:textId="77777777" w:rsidR="00761C52" w:rsidRPr="00761C52" w:rsidRDefault="00761C52" w:rsidP="007E4777">
      <w:pPr>
        <w:spacing w:after="160"/>
        <w:ind w:left="720" w:hanging="720"/>
        <w:rPr>
          <w:rFonts w:eastAsia="Times New Roman"/>
          <w:sz w:val="20"/>
          <w:szCs w:val="20"/>
        </w:rPr>
      </w:pPr>
      <w:r w:rsidRPr="00761C52">
        <w:rPr>
          <w:rFonts w:eastAsia="Times New Roman"/>
        </w:rPr>
        <w:t xml:space="preserve">Frissell, C.A., Liss, W.J., Warren, C.E., and Hurley, M.D. 1986. A hierarchical framework for stream habitat classification: viewing streams in a watershed context. Environ. </w:t>
      </w:r>
      <w:proofErr w:type="gramStart"/>
      <w:r w:rsidRPr="00761C52">
        <w:rPr>
          <w:rFonts w:eastAsia="Times New Roman"/>
        </w:rPr>
        <w:t>Manage</w:t>
      </w:r>
      <w:proofErr w:type="gramEnd"/>
      <w:r w:rsidRPr="00761C52">
        <w:rPr>
          <w:rFonts w:eastAsia="Times New Roman"/>
        </w:rPr>
        <w:t>. 10(2): 199–214. doi:10.1007/BF01867358.</w:t>
      </w:r>
    </w:p>
    <w:p w14:paraId="45618374" w14:textId="2476EBFB" w:rsidR="007C1B75" w:rsidRDefault="007C1B75" w:rsidP="007E4777">
      <w:pPr>
        <w:spacing w:after="160"/>
        <w:ind w:left="720" w:hanging="720"/>
        <w:rPr>
          <w:ins w:id="657" w:author="Isaak, Daniel - FS, ID" w:date="2026-03-23T16:57:00Z" w16du:dateUtc="2026-03-23T22:57:00Z"/>
          <w:rFonts w:eastAsia="Times New Roman"/>
        </w:rPr>
      </w:pPr>
      <w:ins w:id="658" w:author="Isaak, Daniel - FS, ID" w:date="2026-03-23T16:57:00Z" w16du:dateUtc="2026-03-23T22:57:00Z">
        <w:r w:rsidRPr="007C1B75">
          <w:rPr>
            <w:rFonts w:eastAsia="Times New Roman"/>
          </w:rPr>
          <w:t xml:space="preserve">Fullerton, A.H., Torgersen, C.E., Lawler, J.J., Steel, E.A., Ebersole, J.L. and Lee, S.Y., 2018. Longitudinal thermal heterogeneity in rivers and refugia for </w:t>
        </w:r>
        <w:proofErr w:type="spellStart"/>
        <w:r w:rsidRPr="007C1B75">
          <w:rPr>
            <w:rFonts w:eastAsia="Times New Roman"/>
          </w:rPr>
          <w:t>coldwater</w:t>
        </w:r>
        <w:proofErr w:type="spellEnd"/>
        <w:r w:rsidRPr="007C1B75">
          <w:rPr>
            <w:rFonts w:eastAsia="Times New Roman"/>
          </w:rPr>
          <w:t xml:space="preserve"> species: effects of scale and climate change. Aquatic Sciences, 80(1), p.3.</w:t>
        </w:r>
      </w:ins>
    </w:p>
    <w:p w14:paraId="2DB62BD6" w14:textId="0B6F3C1B" w:rsidR="00761C52" w:rsidRPr="00761C52" w:rsidRDefault="00761C52" w:rsidP="007E4777">
      <w:pPr>
        <w:spacing w:after="160"/>
        <w:ind w:left="720" w:hanging="720"/>
        <w:rPr>
          <w:rFonts w:eastAsia="Times New Roman"/>
          <w:sz w:val="20"/>
          <w:szCs w:val="20"/>
        </w:rPr>
      </w:pPr>
      <w:r w:rsidRPr="00761C52">
        <w:rPr>
          <w:rFonts w:eastAsia="Times New Roman"/>
        </w:rPr>
        <w:t>Fulton, L.A. 1968. Spawning areas and abundance of Chinook salmon (Oncorhynchus tshawytscha) in the Columbia River basin, past and present. United States Department of the Interior, U.S. Fish and Wildlife Service, Bureau of Commercial Fisheries.</w:t>
      </w:r>
    </w:p>
    <w:p w14:paraId="40BC760D" w14:textId="77777777" w:rsidR="00761C52" w:rsidRPr="00761C52" w:rsidRDefault="00761C52" w:rsidP="007E4777">
      <w:pPr>
        <w:spacing w:after="160"/>
        <w:ind w:left="720" w:hanging="720"/>
        <w:rPr>
          <w:rFonts w:eastAsia="Times New Roman"/>
          <w:sz w:val="20"/>
          <w:szCs w:val="20"/>
        </w:rPr>
      </w:pPr>
      <w:proofErr w:type="spellStart"/>
      <w:r w:rsidRPr="00761C52">
        <w:rPr>
          <w:rFonts w:eastAsia="Times New Roman"/>
        </w:rPr>
        <w:t>Gebhards</w:t>
      </w:r>
      <w:proofErr w:type="spellEnd"/>
      <w:r w:rsidRPr="00761C52">
        <w:rPr>
          <w:rFonts w:eastAsia="Times New Roman"/>
        </w:rPr>
        <w:t>, S.V. 1959. Preliminary planning report — Salmon River. Columbia River Fisheries Development Program. Available from https://collaboration.idfg.idaho.gov/FisheriesTechnicalReports/Res-Gebhards1958.</w:t>
      </w:r>
    </w:p>
    <w:p w14:paraId="1909AB3D" w14:textId="77777777" w:rsidR="00761C52" w:rsidRPr="00761C52" w:rsidRDefault="00761C52" w:rsidP="007E4777">
      <w:pPr>
        <w:spacing w:after="160"/>
        <w:ind w:left="720" w:hanging="720"/>
        <w:rPr>
          <w:rFonts w:eastAsia="Times New Roman"/>
          <w:sz w:val="20"/>
          <w:szCs w:val="20"/>
        </w:rPr>
      </w:pPr>
      <w:proofErr w:type="spellStart"/>
      <w:r w:rsidRPr="00761C52">
        <w:rPr>
          <w:rFonts w:eastAsia="Times New Roman"/>
        </w:rPr>
        <w:t>Gebhards</w:t>
      </w:r>
      <w:proofErr w:type="spellEnd"/>
      <w:r w:rsidRPr="00761C52">
        <w:rPr>
          <w:rFonts w:eastAsia="Times New Roman"/>
        </w:rPr>
        <w:t>, S.V. 1960. Biological notes on precocious male Chinook salmon parr in the Salmon River drainage, Idaho. Prog. Fish-Cult. 22: 121–123. doi:10.1577/1548-8640(1960)22[</w:t>
      </w:r>
      <w:proofErr w:type="gramStart"/>
      <w:r w:rsidRPr="00761C52">
        <w:rPr>
          <w:rFonts w:eastAsia="Times New Roman"/>
        </w:rPr>
        <w:t>121:BNOPMCP</w:t>
      </w:r>
      <w:proofErr w:type="gramEnd"/>
      <w:r w:rsidRPr="00761C52">
        <w:rPr>
          <w:rFonts w:eastAsia="Times New Roman"/>
        </w:rPr>
        <w:t>]2.0.CO;2.</w:t>
      </w:r>
    </w:p>
    <w:p w14:paraId="22FB06D3" w14:textId="77777777" w:rsidR="00761C52" w:rsidRPr="00761C52" w:rsidRDefault="00761C52" w:rsidP="007E4777">
      <w:pPr>
        <w:spacing w:after="160"/>
        <w:ind w:left="720" w:hanging="720"/>
        <w:rPr>
          <w:rFonts w:eastAsia="Times New Roman"/>
          <w:sz w:val="20"/>
          <w:szCs w:val="20"/>
        </w:rPr>
      </w:pPr>
      <w:r w:rsidRPr="00761C52">
        <w:rPr>
          <w:rFonts w:eastAsia="Times New Roman"/>
        </w:rPr>
        <w:t>Greene, C.M., Hall, J.E., Guilbault, K.R., and Quinn, T.P. 2010. Improved viability of populations with diverse life-history portfolios. Biol. Lett. 6: 382–386. doi:10.1098/rsbl.2009.0780.</w:t>
      </w:r>
    </w:p>
    <w:p w14:paraId="134180F5" w14:textId="77777777" w:rsidR="00761C52" w:rsidRPr="00761C52" w:rsidRDefault="00761C52" w:rsidP="007E4777">
      <w:pPr>
        <w:spacing w:after="160"/>
        <w:ind w:left="720" w:hanging="720"/>
        <w:rPr>
          <w:rFonts w:eastAsia="Times New Roman"/>
          <w:sz w:val="20"/>
          <w:szCs w:val="20"/>
        </w:rPr>
      </w:pPr>
      <w:r w:rsidRPr="00761C52">
        <w:rPr>
          <w:rFonts w:eastAsia="Times New Roman"/>
        </w:rPr>
        <w:t xml:space="preserve">Healey, M.C. 1991. Life history of Chinook salmon. In Pacific salmon life </w:t>
      </w:r>
      <w:proofErr w:type="gramStart"/>
      <w:r w:rsidRPr="00761C52">
        <w:rPr>
          <w:rFonts w:eastAsia="Times New Roman"/>
        </w:rPr>
        <w:t>histories</w:t>
      </w:r>
      <w:proofErr w:type="gramEnd"/>
      <w:r w:rsidRPr="00761C52">
        <w:rPr>
          <w:rFonts w:eastAsia="Times New Roman"/>
        </w:rPr>
        <w:t>. Edited by C. Groot and L. Margolis. UBC Press, Vancouver, B.C. pp. 311–393.</w:t>
      </w:r>
    </w:p>
    <w:p w14:paraId="52FCE23D" w14:textId="77777777" w:rsidR="00761C52" w:rsidRPr="00761C52" w:rsidRDefault="00761C52" w:rsidP="007E4777">
      <w:pPr>
        <w:spacing w:after="160"/>
        <w:ind w:left="720" w:hanging="720"/>
        <w:rPr>
          <w:rFonts w:eastAsia="Times New Roman"/>
          <w:sz w:val="20"/>
          <w:szCs w:val="20"/>
        </w:rPr>
      </w:pPr>
      <w:r w:rsidRPr="00761C52">
        <w:rPr>
          <w:rFonts w:eastAsia="Times New Roman"/>
        </w:rPr>
        <w:t>Healey, M.C., and Prince, A. 1995. Scales of variation in life history tactics of Pacific salmon and the conservation of phenotype and genotype. Am. Fish. Soc. Symp. 17: 176–184.</w:t>
      </w:r>
    </w:p>
    <w:p w14:paraId="4A801095" w14:textId="77777777" w:rsidR="00761C52" w:rsidRDefault="00761C52" w:rsidP="007E4777">
      <w:pPr>
        <w:spacing w:after="160"/>
        <w:ind w:left="720" w:hanging="720"/>
        <w:rPr>
          <w:rFonts w:eastAsia="Times New Roman"/>
        </w:rPr>
      </w:pPr>
      <w:proofErr w:type="spellStart"/>
      <w:r w:rsidRPr="00761C52">
        <w:rPr>
          <w:rFonts w:eastAsia="Times New Roman"/>
        </w:rPr>
        <w:t>Heggberget</w:t>
      </w:r>
      <w:proofErr w:type="spellEnd"/>
      <w:r w:rsidRPr="00761C52">
        <w:rPr>
          <w:rFonts w:eastAsia="Times New Roman"/>
        </w:rPr>
        <w:t xml:space="preserve">, T.G. 1988. Timing of spawning in Norwegian Atlantic salmon (Salmo </w:t>
      </w:r>
      <w:proofErr w:type="spellStart"/>
      <w:r w:rsidRPr="00761C52">
        <w:rPr>
          <w:rFonts w:eastAsia="Times New Roman"/>
        </w:rPr>
        <w:t>salar</w:t>
      </w:r>
      <w:proofErr w:type="spellEnd"/>
      <w:r w:rsidRPr="00761C52">
        <w:rPr>
          <w:rFonts w:eastAsia="Times New Roman"/>
        </w:rPr>
        <w:t xml:space="preserve">). Can. J. Fish. </w:t>
      </w:r>
      <w:proofErr w:type="spellStart"/>
      <w:r w:rsidRPr="00761C52">
        <w:rPr>
          <w:rFonts w:eastAsia="Times New Roman"/>
        </w:rPr>
        <w:t>Aquat</w:t>
      </w:r>
      <w:proofErr w:type="spellEnd"/>
      <w:r w:rsidRPr="00761C52">
        <w:rPr>
          <w:rFonts w:eastAsia="Times New Roman"/>
        </w:rPr>
        <w:t>. Sci. 45(5): 845–849. doi:10.1139/f88-104.</w:t>
      </w:r>
    </w:p>
    <w:p w14:paraId="4D1600D8" w14:textId="3E4487A5" w:rsidR="005D1057" w:rsidRPr="005D1057" w:rsidRDefault="005D1057" w:rsidP="007E4777">
      <w:pPr>
        <w:spacing w:after="160"/>
        <w:ind w:left="720" w:hanging="720"/>
        <w:rPr>
          <w:rFonts w:eastAsia="Times New Roman"/>
        </w:rPr>
      </w:pPr>
      <w:r w:rsidRPr="005D1057">
        <w:rPr>
          <w:rFonts w:eastAsia="Times New Roman"/>
        </w:rPr>
        <w:t>Henderson, N.E., 1963. Influence of light and temperature on the reproductive cycle of the eastern brook trout, Salvelinus fontinalis (Mitchill). Journal of the Fisheries Board of Canada</w:t>
      </w:r>
      <w:r>
        <w:rPr>
          <w:rFonts w:eastAsia="Times New Roman"/>
        </w:rPr>
        <w:t>.</w:t>
      </w:r>
      <w:r w:rsidRPr="005D1057">
        <w:rPr>
          <w:rFonts w:eastAsia="Times New Roman"/>
        </w:rPr>
        <w:t> 20(4)</w:t>
      </w:r>
      <w:r>
        <w:rPr>
          <w:rFonts w:eastAsia="Times New Roman"/>
        </w:rPr>
        <w:t xml:space="preserve">: </w:t>
      </w:r>
      <w:r w:rsidRPr="005D1057">
        <w:rPr>
          <w:rFonts w:eastAsia="Times New Roman"/>
        </w:rPr>
        <w:t>859-897.</w:t>
      </w:r>
    </w:p>
    <w:p w14:paraId="28E471B3" w14:textId="77777777" w:rsidR="00761C52" w:rsidRPr="00761C52" w:rsidRDefault="00761C52" w:rsidP="007E4777">
      <w:pPr>
        <w:spacing w:after="160"/>
        <w:ind w:left="720" w:hanging="720"/>
        <w:rPr>
          <w:rFonts w:eastAsia="Times New Roman"/>
          <w:sz w:val="20"/>
          <w:szCs w:val="20"/>
        </w:rPr>
      </w:pPr>
      <w:r w:rsidRPr="00761C52">
        <w:rPr>
          <w:rFonts w:eastAsia="Times New Roman"/>
        </w:rPr>
        <w:lastRenderedPageBreak/>
        <w:t>Hilborn, R., Quinn, T.P., Schindler, D.E., and Rogers, D.E. 2003. Biocomplexity and fisheries sustainability. Proc. Natl. Acad. Sci. U.S.A. 100(11): 6564–6568. doi:10.1073/pnas.1037274100.</w:t>
      </w:r>
    </w:p>
    <w:p w14:paraId="5EEAAF86" w14:textId="77777777" w:rsidR="00761C52" w:rsidRDefault="00761C52" w:rsidP="007E4777">
      <w:pPr>
        <w:spacing w:after="160"/>
        <w:ind w:left="720" w:hanging="720"/>
        <w:rPr>
          <w:rFonts w:eastAsia="Times New Roman"/>
        </w:rPr>
      </w:pPr>
      <w:proofErr w:type="spellStart"/>
      <w:r w:rsidRPr="00761C52">
        <w:rPr>
          <w:rFonts w:eastAsia="Times New Roman"/>
        </w:rPr>
        <w:t>Hugentobler</w:t>
      </w:r>
      <w:proofErr w:type="spellEnd"/>
      <w:r w:rsidRPr="00761C52">
        <w:rPr>
          <w:rFonts w:eastAsia="Times New Roman"/>
        </w:rPr>
        <w:t xml:space="preserve">, S.A., Sturrock, A.M., Willmes, M., Thompson, T.Q., Johnson, R.C., </w:t>
      </w:r>
      <w:proofErr w:type="spellStart"/>
      <w:r w:rsidRPr="00761C52">
        <w:rPr>
          <w:rFonts w:eastAsia="Times New Roman"/>
        </w:rPr>
        <w:t>Cordoleani</w:t>
      </w:r>
      <w:proofErr w:type="spellEnd"/>
      <w:r w:rsidRPr="00761C52">
        <w:rPr>
          <w:rFonts w:eastAsia="Times New Roman"/>
        </w:rPr>
        <w:t>, F., Stauffer‑Olsen, N.J., Whitman, G., and Meek, M.H. 2024. Remnant salmon life history diversity rediscovered in a highly compressed habitat. Evol. Appl. 17(7): e13741. doi:10.1111/eva.13741.</w:t>
      </w:r>
    </w:p>
    <w:p w14:paraId="38064D45" w14:textId="77777777" w:rsidR="00761C52" w:rsidRPr="00761C52" w:rsidRDefault="00761C52" w:rsidP="007E4777">
      <w:pPr>
        <w:spacing w:after="160"/>
        <w:ind w:left="720" w:hanging="720"/>
        <w:rPr>
          <w:rFonts w:eastAsia="Times New Roman"/>
          <w:sz w:val="20"/>
          <w:szCs w:val="20"/>
        </w:rPr>
      </w:pPr>
      <w:r w:rsidRPr="00761C52">
        <w:rPr>
          <w:rFonts w:eastAsia="Times New Roman"/>
        </w:rPr>
        <w:t>Idaho Department of Fish and Game (IDFG). 2019. Fisheries Management Plan 2019–2024. Idaho Department of Fish and Game, Boise, USA.</w:t>
      </w:r>
    </w:p>
    <w:p w14:paraId="64CF1107" w14:textId="77777777" w:rsidR="00761C52" w:rsidRPr="00761C52" w:rsidRDefault="00761C52" w:rsidP="007E4777">
      <w:pPr>
        <w:spacing w:after="160"/>
        <w:ind w:left="720" w:hanging="720"/>
        <w:rPr>
          <w:rFonts w:eastAsia="Times New Roman"/>
          <w:sz w:val="20"/>
          <w:szCs w:val="20"/>
        </w:rPr>
      </w:pPr>
      <w:r w:rsidRPr="00761C52">
        <w:rPr>
          <w:rFonts w:eastAsia="Times New Roman"/>
        </w:rPr>
        <w:t xml:space="preserve">Isaak, D.J., and Hubert, W.A. 2001. Production of stream habitat gradients by montane watersheds: hypothesis tests based on spatially explicit path analyses. Can. J. Fish. </w:t>
      </w:r>
      <w:proofErr w:type="spellStart"/>
      <w:r w:rsidRPr="00761C52">
        <w:rPr>
          <w:rFonts w:eastAsia="Times New Roman"/>
        </w:rPr>
        <w:t>Aquat</w:t>
      </w:r>
      <w:proofErr w:type="spellEnd"/>
      <w:r w:rsidRPr="00761C52">
        <w:rPr>
          <w:rFonts w:eastAsia="Times New Roman"/>
        </w:rPr>
        <w:t>. Sci. 58(6): 1089–1103. doi:10.1139/f01-037.</w:t>
      </w:r>
    </w:p>
    <w:p w14:paraId="76CD25E3" w14:textId="77777777" w:rsidR="00761C52" w:rsidRPr="00761C52" w:rsidRDefault="00761C52" w:rsidP="007E4777">
      <w:pPr>
        <w:spacing w:after="160"/>
        <w:ind w:left="720" w:hanging="720"/>
        <w:rPr>
          <w:rFonts w:eastAsia="Times New Roman"/>
          <w:sz w:val="20"/>
          <w:szCs w:val="20"/>
        </w:rPr>
      </w:pPr>
      <w:r w:rsidRPr="00761C52">
        <w:rPr>
          <w:rFonts w:eastAsia="Times New Roman"/>
        </w:rPr>
        <w:t xml:space="preserve">Isaak, D.J., and Thurow, R.F. 2006. Network-scale spatial and temporal variation in Chinook salmon (Oncorhynchus tshawytscha) redd distributions: patterns inferred from spatially continuous replicate surveys. Can. J. Fish. </w:t>
      </w:r>
      <w:proofErr w:type="spellStart"/>
      <w:r w:rsidRPr="00761C52">
        <w:rPr>
          <w:rFonts w:eastAsia="Times New Roman"/>
        </w:rPr>
        <w:t>Aquat</w:t>
      </w:r>
      <w:proofErr w:type="spellEnd"/>
      <w:r w:rsidRPr="00761C52">
        <w:rPr>
          <w:rFonts w:eastAsia="Times New Roman"/>
        </w:rPr>
        <w:t>. Sci. 63(2): 285–296. doi:10.1139/f05-214.</w:t>
      </w:r>
    </w:p>
    <w:p w14:paraId="37336855" w14:textId="77777777" w:rsidR="00761C52" w:rsidRPr="00761C52" w:rsidRDefault="00761C52" w:rsidP="007E4777">
      <w:pPr>
        <w:spacing w:after="160"/>
        <w:ind w:left="720" w:hanging="720"/>
        <w:rPr>
          <w:rFonts w:eastAsia="Times New Roman"/>
          <w:sz w:val="20"/>
          <w:szCs w:val="20"/>
        </w:rPr>
      </w:pPr>
      <w:r w:rsidRPr="00761C52">
        <w:rPr>
          <w:rFonts w:eastAsia="Times New Roman"/>
        </w:rPr>
        <w:t>Isaak, D.J., Luce, C.H., Horan, D.L., Chandler, G.L., Wollrab, S.P., and Nagel, D.E. 2018. Global warming of salmon and trout rivers in the northwestern US: road to ruin or path through purgatory? Trans. Am. Fish. Soc. 147(3): 566–587. doi:10.1002/tafs.10059.</w:t>
      </w:r>
    </w:p>
    <w:p w14:paraId="4A3649E3" w14:textId="77777777" w:rsidR="00761C52" w:rsidRPr="00761C52" w:rsidRDefault="00761C52" w:rsidP="007E4777">
      <w:pPr>
        <w:spacing w:after="160"/>
        <w:ind w:left="720" w:hanging="720"/>
        <w:rPr>
          <w:rFonts w:eastAsia="Times New Roman"/>
          <w:sz w:val="20"/>
          <w:szCs w:val="20"/>
        </w:rPr>
      </w:pPr>
      <w:r w:rsidRPr="00761C52">
        <w:rPr>
          <w:rFonts w:eastAsia="Times New Roman"/>
        </w:rPr>
        <w:t xml:space="preserve">Isaak, D.J., Peterson, E.E., Ver Hoef, J.M., Wenger, S.J., Falke, J.A., Torgersen, C.E., Sowder, C., Steel, E.A., Fortin, M.J., Jordan, C.E., and Ruesch, A.S. 2014. Applications </w:t>
      </w:r>
      <w:proofErr w:type="gramStart"/>
      <w:r w:rsidRPr="00761C52">
        <w:rPr>
          <w:rFonts w:eastAsia="Times New Roman"/>
        </w:rPr>
        <w:t>of</w:t>
      </w:r>
      <w:proofErr w:type="gramEnd"/>
      <w:r w:rsidRPr="00761C52">
        <w:rPr>
          <w:rFonts w:eastAsia="Times New Roman"/>
        </w:rPr>
        <w:t xml:space="preserve"> spatial statistical network models to stream data. Wiley </w:t>
      </w:r>
      <w:proofErr w:type="spellStart"/>
      <w:r w:rsidRPr="00761C52">
        <w:rPr>
          <w:rFonts w:eastAsia="Times New Roman"/>
        </w:rPr>
        <w:t>Interdiscip</w:t>
      </w:r>
      <w:proofErr w:type="spellEnd"/>
      <w:r w:rsidRPr="00761C52">
        <w:rPr>
          <w:rFonts w:eastAsia="Times New Roman"/>
        </w:rPr>
        <w:t>. Rev. Water 1(3): 277–294. doi:10.1002/wat2.1023.</w:t>
      </w:r>
    </w:p>
    <w:p w14:paraId="1FBD6E78" w14:textId="77777777" w:rsidR="00761C52" w:rsidRPr="00761C52" w:rsidRDefault="00761C52" w:rsidP="007E4777">
      <w:pPr>
        <w:spacing w:after="160"/>
        <w:ind w:left="720" w:hanging="720"/>
        <w:rPr>
          <w:rFonts w:eastAsia="Times New Roman"/>
          <w:sz w:val="20"/>
          <w:szCs w:val="20"/>
        </w:rPr>
      </w:pPr>
      <w:r w:rsidRPr="00761C52">
        <w:rPr>
          <w:rFonts w:eastAsia="Times New Roman"/>
        </w:rPr>
        <w:t>Isaak, D.J., Wollrab, S., Horan, D., and Chandler, G. 2012. Climate change effects on stream and river temperatures across the northwest US from 1980–2009 and implications for salmonid fishes. Clim. Change 113(2): 499–524. doi:10.1007/s10584-011-0326-z.</w:t>
      </w:r>
    </w:p>
    <w:p w14:paraId="4143C5BD" w14:textId="77777777" w:rsidR="00761C52" w:rsidRDefault="00761C52" w:rsidP="007E4777">
      <w:pPr>
        <w:spacing w:after="160"/>
        <w:ind w:left="720" w:hanging="720"/>
        <w:rPr>
          <w:ins w:id="659" w:author="Isaak, Daniel - FS, ID" w:date="2026-03-23T16:38:00Z" w16du:dateUtc="2026-03-23T22:38:00Z"/>
          <w:rFonts w:eastAsia="Times New Roman"/>
        </w:rPr>
      </w:pPr>
      <w:r w:rsidRPr="00761C52">
        <w:rPr>
          <w:rFonts w:eastAsia="Times New Roman"/>
        </w:rPr>
        <w:t>Isaak, D.J., Young, M.K., Luce, C.H., Hostetler, S.W., Wenger, S.J., Peterson, E.E., Ver Hoef, J.M., and others. 2016. Slow climate velocities of mountain streams portend their role as refugia for cold-water biodiversity. Proc. Natl. Acad. Sci. U.S.A. 113: 4374–4379. doi:10.1073/pnas.1522429113.</w:t>
      </w:r>
    </w:p>
    <w:p w14:paraId="4712D4F3" w14:textId="757DD65D" w:rsidR="0028044F" w:rsidRPr="0028044F" w:rsidRDefault="0028044F" w:rsidP="0028044F">
      <w:pPr>
        <w:spacing w:after="160"/>
        <w:ind w:left="720" w:hanging="720"/>
        <w:rPr>
          <w:rFonts w:eastAsia="Times New Roman"/>
          <w:rPrChange w:id="660" w:author="Isaak, Daniel - FS, ID" w:date="2026-03-23T16:38:00Z" w16du:dateUtc="2026-03-23T22:38:00Z">
            <w:rPr>
              <w:rFonts w:eastAsia="Times New Roman"/>
              <w:sz w:val="20"/>
              <w:szCs w:val="20"/>
            </w:rPr>
          </w:rPrChange>
        </w:rPr>
      </w:pPr>
      <w:ins w:id="661" w:author="Isaak, Daniel - FS, ID" w:date="2026-03-23T16:38:00Z" w16du:dateUtc="2026-03-23T22:38:00Z">
        <w:r w:rsidRPr="0028044F">
          <w:rPr>
            <w:rFonts w:eastAsia="Times New Roman"/>
            <w:rPrChange w:id="662" w:author="Isaak, Daniel - FS, ID" w:date="2026-03-23T16:38:00Z" w16du:dateUtc="2026-03-23T22:38:00Z">
              <w:rPr>
                <w:rFonts w:eastAsia="Times New Roman"/>
                <w:sz w:val="20"/>
                <w:szCs w:val="20"/>
              </w:rPr>
            </w:rPrChange>
          </w:rPr>
          <w:t xml:space="preserve">Jackson, F. L., R. J. Fryer, D. M. Hannah, C. P. Millar, and I. A. Malcolm. 2018. “A </w:t>
        </w:r>
        <w:proofErr w:type="spellStart"/>
        <w:r w:rsidRPr="0028044F">
          <w:rPr>
            <w:rFonts w:eastAsia="Times New Roman"/>
            <w:rPrChange w:id="663" w:author="Isaak, Daniel - FS, ID" w:date="2026-03-23T16:38:00Z" w16du:dateUtc="2026-03-23T22:38:00Z">
              <w:rPr>
                <w:rFonts w:eastAsia="Times New Roman"/>
                <w:sz w:val="20"/>
                <w:szCs w:val="20"/>
              </w:rPr>
            </w:rPrChange>
          </w:rPr>
          <w:t>Spatio</w:t>
        </w:r>
        <w:proofErr w:type="spellEnd"/>
        <w:r w:rsidRPr="0028044F">
          <w:rPr>
            <w:rFonts w:eastAsia="Times New Roman"/>
            <w:rPrChange w:id="664" w:author="Isaak, Daniel - FS, ID" w:date="2026-03-23T16:38:00Z" w16du:dateUtc="2026-03-23T22:38:00Z">
              <w:rPr>
                <w:rFonts w:eastAsia="Times New Roman"/>
                <w:sz w:val="20"/>
                <w:szCs w:val="20"/>
              </w:rPr>
            </w:rPrChange>
          </w:rPr>
          <w:t>-Temporal Statistical Model of Maximum Daily River Temperatures to Inform the Management of Scotland’s Atlantic Salmon Rivers under Climate Change.” The Science of the Total Environment 612: 1543–1558.</w:t>
        </w:r>
      </w:ins>
    </w:p>
    <w:p w14:paraId="6005BCD3" w14:textId="77777777" w:rsidR="00761C52" w:rsidRPr="00761C52" w:rsidRDefault="00761C52" w:rsidP="007E4777">
      <w:pPr>
        <w:spacing w:after="160"/>
        <w:ind w:left="720" w:hanging="720"/>
        <w:rPr>
          <w:rFonts w:eastAsia="Times New Roman"/>
          <w:sz w:val="20"/>
          <w:szCs w:val="20"/>
        </w:rPr>
      </w:pPr>
      <w:r w:rsidRPr="00761C52">
        <w:rPr>
          <w:rFonts w:eastAsia="Times New Roman"/>
        </w:rPr>
        <w:t xml:space="preserve">Jacobs, G.R., Thurow, R.F., Buffington, J.M., Isaak, D.J., and Wenger, S.J. 2021. Climate, fire regime, geomorphology, and </w:t>
      </w:r>
      <w:proofErr w:type="gramStart"/>
      <w:r w:rsidRPr="00761C52">
        <w:rPr>
          <w:rFonts w:eastAsia="Times New Roman"/>
        </w:rPr>
        <w:t>conspecifics</w:t>
      </w:r>
      <w:proofErr w:type="gramEnd"/>
      <w:r w:rsidRPr="00761C52">
        <w:rPr>
          <w:rFonts w:eastAsia="Times New Roman"/>
        </w:rPr>
        <w:t xml:space="preserve"> influence the spatial distribution of Chinook salmon redds. Trans. Am. Fish. Soc. 150: 8–23. doi:10.1002/tafs.10270.</w:t>
      </w:r>
    </w:p>
    <w:p w14:paraId="5729CA56" w14:textId="77777777" w:rsidR="00761C52" w:rsidRPr="00761C52" w:rsidRDefault="00761C52" w:rsidP="007E4777">
      <w:pPr>
        <w:spacing w:after="160"/>
        <w:ind w:left="720" w:hanging="720"/>
        <w:rPr>
          <w:rFonts w:eastAsia="Times New Roman"/>
          <w:sz w:val="20"/>
          <w:szCs w:val="20"/>
        </w:rPr>
      </w:pPr>
      <w:r w:rsidRPr="00761C52">
        <w:rPr>
          <w:rFonts w:eastAsia="Times New Roman"/>
        </w:rPr>
        <w:t xml:space="preserve">Jacobs, G.R., Thurow, R.F., Buffington, J.M., Isaak, D.J., and Wenger, S.J. 2022. Erratum: Climate, fire regime, geomorphology, and </w:t>
      </w:r>
      <w:proofErr w:type="gramStart"/>
      <w:r w:rsidRPr="00761C52">
        <w:rPr>
          <w:rFonts w:eastAsia="Times New Roman"/>
        </w:rPr>
        <w:t>conspecifics</w:t>
      </w:r>
      <w:proofErr w:type="gramEnd"/>
      <w:r w:rsidRPr="00761C52">
        <w:rPr>
          <w:rFonts w:eastAsia="Times New Roman"/>
        </w:rPr>
        <w:t xml:space="preserve"> influence the spatial distribution of chinook salmon redds. Trans. Am. Fish. Soc. 151: 390–395. doi:10.1002/tafs.10353.</w:t>
      </w:r>
    </w:p>
    <w:p w14:paraId="79441D5B" w14:textId="77777777" w:rsidR="00761C52" w:rsidRPr="00761C52" w:rsidRDefault="00761C52" w:rsidP="007E4777">
      <w:pPr>
        <w:spacing w:after="160"/>
        <w:ind w:left="720" w:hanging="720"/>
        <w:rPr>
          <w:rFonts w:eastAsia="Times New Roman"/>
          <w:sz w:val="20"/>
          <w:szCs w:val="20"/>
        </w:rPr>
      </w:pPr>
      <w:r w:rsidRPr="00761C52">
        <w:rPr>
          <w:rFonts w:eastAsia="Times New Roman"/>
        </w:rPr>
        <w:lastRenderedPageBreak/>
        <w:t xml:space="preserve">Jacobs, G.R., Thurow, R.F., Petrosky, C.E., Osenberg, C.W., and Wenger, S.J. 2023. Life-cycle modeling reveals high recovery potential of at-risk wild Chinook salmon via improved migrant survival. Can. J. Fish. </w:t>
      </w:r>
      <w:proofErr w:type="spellStart"/>
      <w:r w:rsidRPr="00761C52">
        <w:rPr>
          <w:rFonts w:eastAsia="Times New Roman"/>
        </w:rPr>
        <w:t>Aquat</w:t>
      </w:r>
      <w:proofErr w:type="spellEnd"/>
      <w:r w:rsidRPr="00761C52">
        <w:rPr>
          <w:rFonts w:eastAsia="Times New Roman"/>
        </w:rPr>
        <w:t>. Sci. 81: 297–310. doi:10.1139/cjfas-2023-0167.</w:t>
      </w:r>
    </w:p>
    <w:p w14:paraId="45271D46" w14:textId="77777777" w:rsidR="00761C52" w:rsidRPr="00761C52" w:rsidRDefault="00761C52" w:rsidP="007E4777">
      <w:pPr>
        <w:spacing w:after="160"/>
        <w:ind w:left="720" w:hanging="720"/>
        <w:rPr>
          <w:rFonts w:eastAsia="Times New Roman"/>
          <w:sz w:val="20"/>
          <w:szCs w:val="20"/>
        </w:rPr>
      </w:pPr>
      <w:r w:rsidRPr="00761C52">
        <w:rPr>
          <w:rFonts w:eastAsia="Times New Roman"/>
        </w:rPr>
        <w:t>James, B.B., Pearsons, T.N., and McMichael, G.A. 1998. Washington Department of Fish and Wildlife, spring Chinook salmon interactions indices and residual/precocial monitoring in the Upper Yakima basin. Annual Report to Bonneville Power Administration, Contract No. 1995B164878, Project No. 0906409, BPA Report DOE/BP-64878-4.</w:t>
      </w:r>
    </w:p>
    <w:p w14:paraId="5C4A5684" w14:textId="4C1D2BF7" w:rsidR="00B054C7" w:rsidRDefault="00B054C7" w:rsidP="007E4777">
      <w:pPr>
        <w:spacing w:after="160"/>
        <w:ind w:left="720" w:hanging="720"/>
        <w:rPr>
          <w:ins w:id="665" w:author="Isaak, Daniel - FS, ID" w:date="2026-03-24T12:20:00Z" w16du:dateUtc="2026-03-24T18:20:00Z"/>
          <w:rFonts w:eastAsia="Times New Roman"/>
        </w:rPr>
      </w:pPr>
      <w:ins w:id="666" w:author="Isaak, Daniel - FS, ID" w:date="2026-03-24T12:20:00Z" w16du:dateUtc="2026-03-24T18:20:00Z">
        <w:r w:rsidRPr="00B054C7">
          <w:rPr>
            <w:rFonts w:eastAsia="Times New Roman"/>
          </w:rPr>
          <w:t>Kaylor, M.J., Armstrong, J.B., Lemanski, J.T., Justice, C. and White, S.M., 2022. Riverscape heterogeneity in estimated Chinook Salmon emergence phenology and implications for size and growth. Ecosphere, 13(7), p.e4160.</w:t>
        </w:r>
      </w:ins>
    </w:p>
    <w:p w14:paraId="089AF1F5" w14:textId="254ED4E7" w:rsidR="00761C52" w:rsidRPr="00761C52" w:rsidRDefault="00761C52" w:rsidP="007E4777">
      <w:pPr>
        <w:spacing w:after="160"/>
        <w:ind w:left="720" w:hanging="720"/>
        <w:rPr>
          <w:rFonts w:eastAsia="Times New Roman"/>
          <w:sz w:val="20"/>
          <w:szCs w:val="20"/>
        </w:rPr>
      </w:pPr>
      <w:proofErr w:type="spellStart"/>
      <w:r w:rsidRPr="00761C52">
        <w:rPr>
          <w:rFonts w:eastAsia="Times New Roman"/>
        </w:rPr>
        <w:t>Lichatowich</w:t>
      </w:r>
      <w:proofErr w:type="spellEnd"/>
      <w:r w:rsidRPr="00761C52">
        <w:rPr>
          <w:rFonts w:eastAsia="Times New Roman"/>
        </w:rPr>
        <w:t>, J.A. 1999. Salmon without rivers: a history of the Pacific salmon crisis. Island Press, Washington, D.C.</w:t>
      </w:r>
    </w:p>
    <w:p w14:paraId="3B40EA38" w14:textId="77777777" w:rsidR="00761C52" w:rsidRPr="00761C52" w:rsidRDefault="00761C52" w:rsidP="007E4777">
      <w:pPr>
        <w:spacing w:after="160"/>
        <w:ind w:left="720" w:hanging="720"/>
        <w:rPr>
          <w:rFonts w:eastAsia="Times New Roman"/>
          <w:sz w:val="20"/>
          <w:szCs w:val="20"/>
        </w:rPr>
      </w:pPr>
      <w:proofErr w:type="spellStart"/>
      <w:r w:rsidRPr="00761C52">
        <w:rPr>
          <w:rFonts w:eastAsia="Times New Roman"/>
        </w:rPr>
        <w:t>Lichatowich</w:t>
      </w:r>
      <w:proofErr w:type="spellEnd"/>
      <w:r w:rsidRPr="00761C52">
        <w:rPr>
          <w:rFonts w:eastAsia="Times New Roman"/>
        </w:rPr>
        <w:t xml:space="preserve">, J.A., and </w:t>
      </w:r>
      <w:proofErr w:type="spellStart"/>
      <w:r w:rsidRPr="00761C52">
        <w:rPr>
          <w:rFonts w:eastAsia="Times New Roman"/>
        </w:rPr>
        <w:t>Mobrand</w:t>
      </w:r>
      <w:proofErr w:type="spellEnd"/>
      <w:r w:rsidRPr="00761C52">
        <w:rPr>
          <w:rFonts w:eastAsia="Times New Roman"/>
        </w:rPr>
        <w:t>, L.E. 1995. Analysis of Chinook salmon in the Columbia River from an ecosystem perspective. Prepared for Bonneville Power Administration.</w:t>
      </w:r>
    </w:p>
    <w:p w14:paraId="4466323F" w14:textId="77777777" w:rsidR="00761C52" w:rsidRPr="00761C52" w:rsidRDefault="00761C52" w:rsidP="007E4777">
      <w:pPr>
        <w:spacing w:after="160"/>
        <w:ind w:left="720" w:hanging="720"/>
        <w:rPr>
          <w:rFonts w:eastAsia="Times New Roman"/>
          <w:sz w:val="20"/>
          <w:szCs w:val="20"/>
        </w:rPr>
      </w:pPr>
      <w:r w:rsidRPr="00761C52">
        <w:rPr>
          <w:rFonts w:eastAsia="Times New Roman"/>
        </w:rPr>
        <w:t xml:space="preserve">Lisi, P.J., Schindler, D.E., Bentley, K.T., and Pess, G.R. 2013. Association between geomorphic attributes of watersheds, water temperature, and salmon spawn timing in Alaskan streams. Geomorphology 185: 78–86. </w:t>
      </w:r>
      <w:proofErr w:type="gramStart"/>
      <w:r w:rsidRPr="00761C52">
        <w:rPr>
          <w:rFonts w:eastAsia="Times New Roman"/>
        </w:rPr>
        <w:t>doi:10.1016/j.geomorph</w:t>
      </w:r>
      <w:proofErr w:type="gramEnd"/>
      <w:r w:rsidRPr="00761C52">
        <w:rPr>
          <w:rFonts w:eastAsia="Times New Roman"/>
        </w:rPr>
        <w:t>.2012.12.016.</w:t>
      </w:r>
    </w:p>
    <w:p w14:paraId="1FA274CE" w14:textId="77777777" w:rsidR="00761C52" w:rsidRPr="00761C52" w:rsidRDefault="00761C52" w:rsidP="007E4777">
      <w:pPr>
        <w:spacing w:after="160"/>
        <w:ind w:left="720" w:hanging="720"/>
        <w:rPr>
          <w:rFonts w:eastAsia="Times New Roman"/>
          <w:sz w:val="20"/>
          <w:szCs w:val="20"/>
        </w:rPr>
      </w:pPr>
      <w:r w:rsidRPr="00761C52">
        <w:rPr>
          <w:rFonts w:eastAsia="Times New Roman"/>
        </w:rPr>
        <w:t xml:space="preserve">Luce, C.H., </w:t>
      </w:r>
      <w:proofErr w:type="spellStart"/>
      <w:r w:rsidRPr="00761C52">
        <w:rPr>
          <w:rFonts w:eastAsia="Times New Roman"/>
        </w:rPr>
        <w:t>Abatzoglou</w:t>
      </w:r>
      <w:proofErr w:type="spellEnd"/>
      <w:r w:rsidRPr="00761C52">
        <w:rPr>
          <w:rFonts w:eastAsia="Times New Roman"/>
        </w:rPr>
        <w:t>, J.T., and Holden, Z.A. 2013. The missing mountain water: slower westerlies decrease orographic enhancement in the Pacific Northwest USA. Science 342(6164): 1360–1364. doi:10.1126/science.1242335.</w:t>
      </w:r>
    </w:p>
    <w:p w14:paraId="3667B51D" w14:textId="77777777" w:rsidR="00761C52" w:rsidRPr="00761C52" w:rsidRDefault="00761C52" w:rsidP="007E4777">
      <w:pPr>
        <w:spacing w:after="160"/>
        <w:ind w:left="720" w:hanging="720"/>
        <w:rPr>
          <w:rFonts w:eastAsia="Times New Roman"/>
          <w:sz w:val="20"/>
          <w:szCs w:val="20"/>
        </w:rPr>
      </w:pPr>
      <w:r w:rsidRPr="00761C52">
        <w:rPr>
          <w:rFonts w:eastAsia="Times New Roman"/>
        </w:rPr>
        <w:t>Mallet, J. 1974. Inventory of salmon and steelhead resources, habitat, use and demands. Job Performance Report. Idaho Department of Fish and Game, Boise, Idaho.</w:t>
      </w:r>
    </w:p>
    <w:p w14:paraId="439BEECE" w14:textId="77777777" w:rsidR="00761C52" w:rsidRPr="00761C52" w:rsidRDefault="00761C52" w:rsidP="007E4777">
      <w:pPr>
        <w:spacing w:after="160"/>
        <w:ind w:left="720" w:hanging="720"/>
        <w:rPr>
          <w:rFonts w:eastAsia="Times New Roman"/>
          <w:sz w:val="20"/>
          <w:szCs w:val="20"/>
        </w:rPr>
      </w:pPr>
      <w:r w:rsidRPr="00761C52">
        <w:rPr>
          <w:rFonts w:eastAsia="Times New Roman"/>
        </w:rPr>
        <w:t xml:space="preserve">Manhard, C.V., Joyce, J.E., and Gharrett, A.J. 2017. Evolution of phenology in a salmonid population: a potential adaptive response to climate change. Can. J. Fish. </w:t>
      </w:r>
      <w:proofErr w:type="spellStart"/>
      <w:r w:rsidRPr="00761C52">
        <w:rPr>
          <w:rFonts w:eastAsia="Times New Roman"/>
        </w:rPr>
        <w:t>Aquat</w:t>
      </w:r>
      <w:proofErr w:type="spellEnd"/>
      <w:r w:rsidRPr="00761C52">
        <w:rPr>
          <w:rFonts w:eastAsia="Times New Roman"/>
        </w:rPr>
        <w:t>. Sci. 74(10): 1519–1527. doi:10.1139/cjfas-2016-0202.</w:t>
      </w:r>
    </w:p>
    <w:p w14:paraId="5025236F" w14:textId="77777777" w:rsidR="00761C52" w:rsidRPr="00761C52" w:rsidRDefault="00761C52" w:rsidP="007E4777">
      <w:pPr>
        <w:spacing w:after="160"/>
        <w:ind w:left="720" w:hanging="720"/>
        <w:rPr>
          <w:rFonts w:eastAsia="Times New Roman"/>
          <w:sz w:val="20"/>
          <w:szCs w:val="20"/>
        </w:rPr>
      </w:pPr>
      <w:r w:rsidRPr="00761C52">
        <w:rPr>
          <w:rFonts w:eastAsia="Times New Roman"/>
        </w:rPr>
        <w:t xml:space="preserve">McKay, L., </w:t>
      </w:r>
      <w:proofErr w:type="spellStart"/>
      <w:r w:rsidRPr="00761C52">
        <w:rPr>
          <w:rFonts w:eastAsia="Times New Roman"/>
        </w:rPr>
        <w:t>Bondelid</w:t>
      </w:r>
      <w:proofErr w:type="spellEnd"/>
      <w:r w:rsidRPr="00761C52">
        <w:rPr>
          <w:rFonts w:eastAsia="Times New Roman"/>
        </w:rPr>
        <w:t>, T., Dewald, T., Johnson, J., Moore, R., and Rea, A. 2012. NHDPlus Version 2: User Guide.</w:t>
      </w:r>
    </w:p>
    <w:p w14:paraId="31EA58EB" w14:textId="451E3A09" w:rsidR="0028044F" w:rsidRDefault="0028044F" w:rsidP="007E4777">
      <w:pPr>
        <w:spacing w:after="160"/>
        <w:ind w:left="720" w:hanging="720"/>
        <w:rPr>
          <w:ins w:id="667" w:author="Isaak, Daniel - FS, ID" w:date="2026-03-23T16:41:00Z" w16du:dateUtc="2026-03-23T22:41:00Z"/>
          <w:rFonts w:eastAsia="Times New Roman"/>
        </w:rPr>
      </w:pPr>
      <w:ins w:id="668" w:author="Isaak, Daniel - FS, ID" w:date="2026-03-23T16:41:00Z" w16du:dateUtc="2026-03-23T22:41:00Z">
        <w:r w:rsidRPr="0028044F">
          <w:rPr>
            <w:rFonts w:eastAsia="Times New Roman"/>
          </w:rPr>
          <w:t>McNyset, K.M., Volk, C.J. and Jordan, C.E., 2015. Developing an effective model for predicting spatially and temporally continuous stream temperatures from remotely sensed land surface temperatures. Water, 7(12), pp.6827-6846.</w:t>
        </w:r>
      </w:ins>
    </w:p>
    <w:p w14:paraId="3BCD47EB" w14:textId="5C0B207E" w:rsidR="00761C52" w:rsidRPr="00761C52" w:rsidRDefault="00761C52" w:rsidP="007E4777">
      <w:pPr>
        <w:spacing w:after="160"/>
        <w:ind w:left="720" w:hanging="720"/>
        <w:rPr>
          <w:rFonts w:eastAsia="Times New Roman"/>
          <w:sz w:val="20"/>
          <w:szCs w:val="20"/>
        </w:rPr>
      </w:pPr>
      <w:r w:rsidRPr="00761C52">
        <w:rPr>
          <w:rFonts w:eastAsia="Times New Roman"/>
        </w:rPr>
        <w:t>Minshall, G.W. 2014. Cabin Creek chronicle: the history of the most remote ranch in America. Streamside Scribe Press.</w:t>
      </w:r>
    </w:p>
    <w:p w14:paraId="4D4CE01B" w14:textId="77777777" w:rsidR="00761C52" w:rsidRPr="00761C52" w:rsidRDefault="00761C52" w:rsidP="007E4777">
      <w:pPr>
        <w:spacing w:after="160"/>
        <w:ind w:left="720" w:hanging="720"/>
        <w:rPr>
          <w:rFonts w:eastAsia="Times New Roman"/>
          <w:sz w:val="20"/>
          <w:szCs w:val="20"/>
        </w:rPr>
      </w:pPr>
      <w:r w:rsidRPr="00761C52">
        <w:rPr>
          <w:rFonts w:eastAsia="Times New Roman"/>
        </w:rPr>
        <w:t>Minshall, G.W., Brock, J.T., and Andrews, D.A. 1981. Biological, water quality and aquatic habitat response to wildfire in the Middle Fork of the Salmon River and its tributaries. Idaho State University, Pocatello, Idaho.</w:t>
      </w:r>
    </w:p>
    <w:p w14:paraId="193E4E91" w14:textId="77777777" w:rsidR="00761C52" w:rsidRPr="00761C52" w:rsidRDefault="00761C52" w:rsidP="007E4777">
      <w:pPr>
        <w:spacing w:after="160"/>
        <w:ind w:left="720" w:hanging="720"/>
        <w:rPr>
          <w:rFonts w:eastAsia="Times New Roman"/>
          <w:sz w:val="20"/>
          <w:szCs w:val="20"/>
        </w:rPr>
      </w:pPr>
      <w:r w:rsidRPr="00761C52">
        <w:rPr>
          <w:rFonts w:eastAsia="Times New Roman"/>
        </w:rPr>
        <w:t xml:space="preserve">Montgomery, D.R. 1999. Process domains and the river continuum. JAWRA J. Am. Water </w:t>
      </w:r>
      <w:proofErr w:type="spellStart"/>
      <w:r w:rsidRPr="00761C52">
        <w:rPr>
          <w:rFonts w:eastAsia="Times New Roman"/>
        </w:rPr>
        <w:t>Resour</w:t>
      </w:r>
      <w:proofErr w:type="spellEnd"/>
      <w:r w:rsidRPr="00761C52">
        <w:rPr>
          <w:rFonts w:eastAsia="Times New Roman"/>
        </w:rPr>
        <w:t>. Assoc. 35(2): 397–410. doi:10.1111/j.1752-</w:t>
      </w:r>
      <w:proofErr w:type="gramStart"/>
      <w:r w:rsidRPr="00761C52">
        <w:rPr>
          <w:rFonts w:eastAsia="Times New Roman"/>
        </w:rPr>
        <w:t>1688.1999.tb03598.x.</w:t>
      </w:r>
      <w:proofErr w:type="gramEnd"/>
    </w:p>
    <w:p w14:paraId="0658D397" w14:textId="77777777" w:rsidR="00761C52" w:rsidRPr="00761C52" w:rsidRDefault="00761C52" w:rsidP="007E4777">
      <w:pPr>
        <w:spacing w:after="160"/>
        <w:ind w:left="720" w:hanging="720"/>
        <w:rPr>
          <w:rFonts w:eastAsia="Times New Roman"/>
          <w:sz w:val="20"/>
          <w:szCs w:val="20"/>
        </w:rPr>
      </w:pPr>
      <w:r w:rsidRPr="00761C52">
        <w:rPr>
          <w:rFonts w:eastAsia="Times New Roman"/>
        </w:rPr>
        <w:lastRenderedPageBreak/>
        <w:t>Montgomery, D.R., and Buffington, J.M. 1997. Channel-reach morphology in mountain drainage basins. Geol. Soc. Am. Bull. 109(5): 596–611. doi:10.1130/0016-7606(1997)109&lt;</w:t>
      </w:r>
      <w:proofErr w:type="gramStart"/>
      <w:r w:rsidRPr="00761C52">
        <w:rPr>
          <w:rFonts w:eastAsia="Times New Roman"/>
        </w:rPr>
        <w:t>0596:CRMIMD</w:t>
      </w:r>
      <w:proofErr w:type="gramEnd"/>
      <w:r w:rsidRPr="00761C52">
        <w:rPr>
          <w:rFonts w:eastAsia="Times New Roman"/>
        </w:rPr>
        <w:t>&gt;2.3.CO;2.</w:t>
      </w:r>
    </w:p>
    <w:p w14:paraId="18BA0334" w14:textId="77777777" w:rsidR="00761C52" w:rsidRPr="00761C52" w:rsidRDefault="00761C52" w:rsidP="007E4777">
      <w:pPr>
        <w:spacing w:after="160"/>
        <w:ind w:left="720" w:hanging="720"/>
        <w:rPr>
          <w:rFonts w:eastAsia="Times New Roman"/>
          <w:sz w:val="20"/>
          <w:szCs w:val="20"/>
        </w:rPr>
      </w:pPr>
      <w:r w:rsidRPr="00761C52">
        <w:rPr>
          <w:rFonts w:eastAsia="Times New Roman"/>
        </w:rPr>
        <w:t xml:space="preserve">Moore, R.B., McKay, L.D., Rea, A.H., </w:t>
      </w:r>
      <w:proofErr w:type="spellStart"/>
      <w:r w:rsidRPr="00761C52">
        <w:rPr>
          <w:rFonts w:eastAsia="Times New Roman"/>
        </w:rPr>
        <w:t>Bondelid</w:t>
      </w:r>
      <w:proofErr w:type="spellEnd"/>
      <w:r w:rsidRPr="00761C52">
        <w:rPr>
          <w:rFonts w:eastAsia="Times New Roman"/>
        </w:rPr>
        <w:t>, T.R., Price, C.V., Dewald, T.G., and Johnston, C.M. 2019. User's guide for the national hydrography dataset plus (NHDPlus) high resolution. U.S. Geological Survey Open-File Report 2019–1096. doi:10.3133/ofr20191096.</w:t>
      </w:r>
    </w:p>
    <w:p w14:paraId="33198FF9" w14:textId="77777777" w:rsidR="00761C52" w:rsidRPr="00761C52" w:rsidRDefault="00761C52" w:rsidP="007E4777">
      <w:pPr>
        <w:spacing w:after="160"/>
        <w:ind w:left="720" w:hanging="720"/>
        <w:rPr>
          <w:rFonts w:eastAsia="Times New Roman"/>
          <w:sz w:val="20"/>
          <w:szCs w:val="20"/>
        </w:rPr>
      </w:pPr>
      <w:r w:rsidRPr="00761C52">
        <w:rPr>
          <w:rFonts w:eastAsia="Times New Roman"/>
        </w:rPr>
        <w:t>Morrison, J.K., and Smith, C.E. 1986. Altering the spawning cycle of rainbow trout by manipulating water temperature. Prog. Fish-Cult. 48(1): 52–54. doi:10.1577/1548-8640(1986)48&lt;</w:t>
      </w:r>
      <w:proofErr w:type="gramStart"/>
      <w:r w:rsidRPr="00761C52">
        <w:rPr>
          <w:rFonts w:eastAsia="Times New Roman"/>
        </w:rPr>
        <w:t>52:ATSCOR</w:t>
      </w:r>
      <w:proofErr w:type="gramEnd"/>
      <w:r w:rsidRPr="00761C52">
        <w:rPr>
          <w:rFonts w:eastAsia="Times New Roman"/>
        </w:rPr>
        <w:t>&gt;2.0.CO;2.</w:t>
      </w:r>
    </w:p>
    <w:p w14:paraId="76B51221" w14:textId="77777777" w:rsidR="00761C52" w:rsidRPr="00761C52" w:rsidRDefault="00761C52" w:rsidP="007E4777">
      <w:pPr>
        <w:spacing w:after="160"/>
        <w:ind w:left="720" w:hanging="720"/>
        <w:rPr>
          <w:rFonts w:eastAsia="Times New Roman"/>
          <w:sz w:val="20"/>
          <w:szCs w:val="20"/>
        </w:rPr>
      </w:pPr>
      <w:r w:rsidRPr="00761C52">
        <w:rPr>
          <w:rFonts w:eastAsia="Times New Roman"/>
        </w:rPr>
        <w:t>National Marine Fisheries Service (NMFS). 1992. Endangered and threatened species: threatened status for Snake River spring/summer Chinook salmon, threatened status for Snake River fall Chinook salmon. Fed. Reg. 57(78): 14563–14663.</w:t>
      </w:r>
    </w:p>
    <w:p w14:paraId="1B85718E" w14:textId="77777777" w:rsidR="00761C52" w:rsidRPr="00761C52" w:rsidRDefault="00761C52" w:rsidP="007E4777">
      <w:pPr>
        <w:spacing w:after="160"/>
        <w:ind w:left="720" w:hanging="720"/>
        <w:rPr>
          <w:rFonts w:eastAsia="Times New Roman"/>
          <w:sz w:val="20"/>
          <w:szCs w:val="20"/>
        </w:rPr>
      </w:pPr>
      <w:r w:rsidRPr="00761C52">
        <w:rPr>
          <w:rFonts w:eastAsia="Times New Roman"/>
        </w:rPr>
        <w:t>National Marine Fisheries Service (NMFS). 2017. ESA recovery plan for Snake River spring/summer Chinook salmon (Oncorhynchus tshawytscha) and Snake River Basin steelhead (Oncorhynchus mykiss). Available from https://www.westcoast.fisheries.noaa.gov/publications/recovery_planning/salmon_steelhead/domains/interior_columbia/snake/Final%20Snake%20Recovery%20Plan%20Docs/final_snake_river_springummer_chinook_salmon_and_snake_river_basin_steelhead_recovery_plan.pdf [accessed September 2018].</w:t>
      </w:r>
    </w:p>
    <w:p w14:paraId="696207E9" w14:textId="77777777" w:rsidR="00761C52" w:rsidRPr="00761C52" w:rsidRDefault="00761C52" w:rsidP="007E4777">
      <w:pPr>
        <w:spacing w:after="160"/>
        <w:ind w:left="720" w:hanging="720"/>
        <w:rPr>
          <w:rFonts w:eastAsia="Times New Roman"/>
          <w:sz w:val="20"/>
          <w:szCs w:val="20"/>
        </w:rPr>
      </w:pPr>
      <w:r w:rsidRPr="00761C52">
        <w:rPr>
          <w:rFonts w:eastAsia="Times New Roman"/>
        </w:rPr>
        <w:t>National Oceanographic and Atmospheric Administration (NOAA). 2022. Rebuilding interior Columbia Basin salmon and steelhead. National Marine Fisheries Service. Available from https://repository.library.noaa.gov/view/noaa/46461 [accessed 22 September 2023].</w:t>
      </w:r>
    </w:p>
    <w:p w14:paraId="70D65FBE" w14:textId="77777777" w:rsidR="00761C52" w:rsidRPr="00761C52" w:rsidRDefault="00761C52" w:rsidP="007E4777">
      <w:pPr>
        <w:spacing w:after="160"/>
        <w:ind w:left="720" w:hanging="720"/>
        <w:rPr>
          <w:rFonts w:eastAsia="Times New Roman"/>
          <w:sz w:val="20"/>
          <w:szCs w:val="20"/>
        </w:rPr>
      </w:pPr>
      <w:r w:rsidRPr="00761C52">
        <w:rPr>
          <w:rFonts w:eastAsia="Times New Roman"/>
        </w:rPr>
        <w:t>National Wild and Scenic Rivers System (NWSRS). 2016. Frank Church–River of No Return Wilderness. Available from https://www.rivers.gov.</w:t>
      </w:r>
    </w:p>
    <w:p w14:paraId="6B23DDA7" w14:textId="77777777" w:rsidR="00761C52" w:rsidRPr="00761C52" w:rsidRDefault="00761C52" w:rsidP="007E4777">
      <w:pPr>
        <w:spacing w:after="160"/>
        <w:ind w:left="720" w:hanging="720"/>
        <w:rPr>
          <w:rFonts w:eastAsia="Times New Roman"/>
          <w:sz w:val="20"/>
          <w:szCs w:val="20"/>
        </w:rPr>
      </w:pPr>
      <w:r w:rsidRPr="00761C52">
        <w:rPr>
          <w:rFonts w:eastAsia="Times New Roman"/>
        </w:rPr>
        <w:t>Neville, H.M., Isaak, D.J., Dunham, J.B., Thurow, R.F., and Rieman, B.E. 2006. Fine-scale natal homing and localized movement as shaped by sex and spawning habitat in Chinook salmon: insights from spatial autocorrelation analysis of individual genotypes. Mol. Ecol. 15: 4589–4602. doi:10.1111/j.1365-294X.2006.</w:t>
      </w:r>
      <w:proofErr w:type="gramStart"/>
      <w:r w:rsidRPr="00761C52">
        <w:rPr>
          <w:rFonts w:eastAsia="Times New Roman"/>
        </w:rPr>
        <w:t>03082.x.</w:t>
      </w:r>
      <w:proofErr w:type="gramEnd"/>
    </w:p>
    <w:p w14:paraId="59FB4395" w14:textId="77777777" w:rsidR="00761C52" w:rsidRPr="00761C52" w:rsidRDefault="00761C52" w:rsidP="007E4777">
      <w:pPr>
        <w:spacing w:after="160"/>
        <w:ind w:left="720" w:hanging="720"/>
        <w:rPr>
          <w:rFonts w:eastAsia="Times New Roman"/>
          <w:sz w:val="20"/>
          <w:szCs w:val="20"/>
        </w:rPr>
      </w:pPr>
      <w:r w:rsidRPr="00761C52">
        <w:rPr>
          <w:rFonts w:eastAsia="Times New Roman"/>
        </w:rPr>
        <w:t xml:space="preserve">O’Sullivan, A.M., Devito, K.J., and Curry, R.A. 2019. The influence of landscape characteristics on the spatial variability of river temperatures. Catena 177: 70–83. </w:t>
      </w:r>
      <w:proofErr w:type="gramStart"/>
      <w:r w:rsidRPr="00761C52">
        <w:rPr>
          <w:rFonts w:eastAsia="Times New Roman"/>
        </w:rPr>
        <w:t>doi:10.1016/j.catena</w:t>
      </w:r>
      <w:proofErr w:type="gramEnd"/>
      <w:r w:rsidRPr="00761C52">
        <w:rPr>
          <w:rFonts w:eastAsia="Times New Roman"/>
        </w:rPr>
        <w:t>.2019.02.006.</w:t>
      </w:r>
    </w:p>
    <w:p w14:paraId="175C84F9" w14:textId="77777777" w:rsidR="00761C52" w:rsidRDefault="00761C52" w:rsidP="007E4777">
      <w:pPr>
        <w:spacing w:after="160"/>
        <w:ind w:left="720" w:hanging="720"/>
        <w:rPr>
          <w:rFonts w:eastAsia="Times New Roman"/>
        </w:rPr>
      </w:pPr>
      <w:r w:rsidRPr="00761C52">
        <w:rPr>
          <w:rFonts w:eastAsia="Times New Roman"/>
        </w:rPr>
        <w:t>Parkhurst, Z.E. 1950. Survey of the Columbia River and its tributaries, Part 7: Area VI. Snake River from above the Grande Ronde River through the Payette River. U.S. Fish and Wildlife Service Special Scientific Report No. 40.</w:t>
      </w:r>
    </w:p>
    <w:p w14:paraId="51C11BDF" w14:textId="5D10E45D" w:rsidR="00CE123D" w:rsidRPr="00761C52" w:rsidRDefault="00CE123D" w:rsidP="007E4777">
      <w:pPr>
        <w:spacing w:after="160"/>
        <w:ind w:left="720" w:hanging="720"/>
        <w:rPr>
          <w:rFonts w:eastAsia="Times New Roman"/>
          <w:sz w:val="20"/>
          <w:szCs w:val="20"/>
        </w:rPr>
      </w:pPr>
      <w:r w:rsidRPr="00CE123D">
        <w:rPr>
          <w:rFonts w:eastAsia="Times New Roman"/>
        </w:rPr>
        <w:t>Pauly, D. 1995. Anecdotes and the shifting baseline syndrome of fisheries.</w:t>
      </w:r>
      <w:r>
        <w:rPr>
          <w:rFonts w:eastAsia="Times New Roman"/>
        </w:rPr>
        <w:t xml:space="preserve"> </w:t>
      </w:r>
      <w:r w:rsidRPr="00CE123D">
        <w:rPr>
          <w:rFonts w:eastAsia="Times New Roman"/>
        </w:rPr>
        <w:t xml:space="preserve">Trends </w:t>
      </w:r>
      <w:proofErr w:type="spellStart"/>
      <w:r w:rsidRPr="00CE123D">
        <w:rPr>
          <w:rFonts w:eastAsia="Times New Roman"/>
        </w:rPr>
        <w:t>Ecol</w:t>
      </w:r>
      <w:proofErr w:type="spellEnd"/>
      <w:r w:rsidRPr="00CE123D">
        <w:rPr>
          <w:rFonts w:eastAsia="Times New Roman"/>
        </w:rPr>
        <w:t xml:space="preserve"> Evol. 10: 430. doi:10.1016/S0169-5347(00)89171-5.</w:t>
      </w:r>
    </w:p>
    <w:p w14:paraId="5365EFC4" w14:textId="77777777" w:rsidR="00761C52" w:rsidRPr="00761C52" w:rsidRDefault="00761C52" w:rsidP="007E4777">
      <w:pPr>
        <w:spacing w:after="160"/>
        <w:ind w:left="720" w:hanging="720"/>
        <w:rPr>
          <w:rFonts w:eastAsia="Times New Roman"/>
          <w:sz w:val="20"/>
          <w:szCs w:val="20"/>
        </w:rPr>
      </w:pPr>
      <w:r w:rsidRPr="00761C52">
        <w:rPr>
          <w:rFonts w:eastAsia="Times New Roman"/>
        </w:rPr>
        <w:t>Pess, G.R., McHenry, M.L., Beechie, T.J., and Davies, J. 2008. Biological impacts of the Elwha River dams and potential salmonid responses to dam removal. Northwest Sci. 82(sp1): 72–90. doi:10.3955/0029-344X-</w:t>
      </w:r>
      <w:proofErr w:type="gramStart"/>
      <w:r w:rsidRPr="00761C52">
        <w:rPr>
          <w:rFonts w:eastAsia="Times New Roman"/>
        </w:rPr>
        <w:t>82.S.I.</w:t>
      </w:r>
      <w:proofErr w:type="gramEnd"/>
      <w:r w:rsidRPr="00761C52">
        <w:rPr>
          <w:rFonts w:eastAsia="Times New Roman"/>
        </w:rPr>
        <w:t>72.</w:t>
      </w:r>
    </w:p>
    <w:p w14:paraId="08AC0B99" w14:textId="77777777" w:rsidR="00761C52" w:rsidRPr="00761C52" w:rsidRDefault="00761C52" w:rsidP="007E4777">
      <w:pPr>
        <w:spacing w:after="160"/>
        <w:ind w:left="720" w:hanging="720"/>
        <w:rPr>
          <w:rFonts w:eastAsia="Times New Roman"/>
          <w:sz w:val="20"/>
          <w:szCs w:val="20"/>
        </w:rPr>
      </w:pPr>
      <w:r w:rsidRPr="00761C52">
        <w:rPr>
          <w:rFonts w:eastAsia="Times New Roman"/>
        </w:rPr>
        <w:lastRenderedPageBreak/>
        <w:t xml:space="preserve">Pess, G.R., McHenry, M.L., Denton, K., Anderson, J.H., Liermann, M.C., Peters, R.J., McMillan, J.R., Brenkman, S.J., Bennett, T.R., Duda, J.J., and Hanson, K.M. 2024. Initial responses of Chinook salmon (Oncorhynchus tshawytscha) and steelhead (Oncorhynchus mykiss) to </w:t>
      </w:r>
      <w:proofErr w:type="gramStart"/>
      <w:r w:rsidRPr="00761C52">
        <w:rPr>
          <w:rFonts w:eastAsia="Times New Roman"/>
        </w:rPr>
        <w:t>removal of</w:t>
      </w:r>
      <w:proofErr w:type="gramEnd"/>
      <w:r w:rsidRPr="00761C52">
        <w:rPr>
          <w:rFonts w:eastAsia="Times New Roman"/>
        </w:rPr>
        <w:t xml:space="preserve"> two dams on the Elwha River, Washington State, USA. Front. Ecol. Evol. 12: 1241028. doi:10.3389/fevo.2024.1241028.</w:t>
      </w:r>
    </w:p>
    <w:p w14:paraId="4B459472" w14:textId="77777777" w:rsidR="00761C52" w:rsidRPr="00761C52" w:rsidRDefault="00761C52" w:rsidP="007E4777">
      <w:pPr>
        <w:spacing w:after="160"/>
        <w:ind w:left="720" w:hanging="720"/>
        <w:rPr>
          <w:rFonts w:eastAsia="Times New Roman"/>
          <w:sz w:val="20"/>
          <w:szCs w:val="20"/>
        </w:rPr>
      </w:pPr>
      <w:r w:rsidRPr="00761C52">
        <w:rPr>
          <w:rFonts w:eastAsia="Times New Roman"/>
        </w:rPr>
        <w:t>Peters, R.J., Pess, G.R., Denton, K.P., Claiborne, A.M., McMillan, J., Fraik, A., Liermann, M., Johnson, J.R., McHenry, M., Nichols, K.M., and Pierce, D. In review. Life history diversity of Oncorhynchus mykiss in the Elwha River during and following dam removal. Front. Ecol. Evol.</w:t>
      </w:r>
    </w:p>
    <w:p w14:paraId="475CA52B" w14:textId="77777777" w:rsidR="00761C52" w:rsidRPr="00761C52" w:rsidRDefault="00761C52" w:rsidP="007E4777">
      <w:pPr>
        <w:spacing w:after="160"/>
        <w:ind w:left="720" w:hanging="720"/>
        <w:rPr>
          <w:rFonts w:eastAsia="Times New Roman"/>
          <w:sz w:val="20"/>
          <w:szCs w:val="20"/>
        </w:rPr>
      </w:pPr>
      <w:r w:rsidRPr="00761C52">
        <w:rPr>
          <w:rFonts w:eastAsia="Times New Roman"/>
        </w:rPr>
        <w:t>Quinn, T.P. 2018. The behavior and ecology of Pacific salmon and trout. University of Washington Press, Seattle.</w:t>
      </w:r>
    </w:p>
    <w:p w14:paraId="48392E99" w14:textId="77777777" w:rsidR="00761C52" w:rsidRPr="00761C52" w:rsidRDefault="00761C52" w:rsidP="007E4777">
      <w:pPr>
        <w:spacing w:after="160"/>
        <w:ind w:left="720" w:hanging="720"/>
        <w:rPr>
          <w:rFonts w:eastAsia="Times New Roman"/>
          <w:sz w:val="20"/>
          <w:szCs w:val="20"/>
        </w:rPr>
      </w:pPr>
      <w:r w:rsidRPr="00761C52">
        <w:rPr>
          <w:rFonts w:eastAsia="Times New Roman"/>
        </w:rPr>
        <w:t xml:space="preserve">Quinn, T.P., Kinnison, M.T., and Unwin, M.J. 2001. Evolution of chinook salmon (Oncorhynchus tshawytscha) populations in New Zealand: pattern, rate, and process. </w:t>
      </w:r>
      <w:proofErr w:type="spellStart"/>
      <w:r w:rsidRPr="00761C52">
        <w:rPr>
          <w:rFonts w:eastAsia="Times New Roman"/>
        </w:rPr>
        <w:t>Genetica</w:t>
      </w:r>
      <w:proofErr w:type="spellEnd"/>
      <w:r w:rsidRPr="00761C52">
        <w:rPr>
          <w:rFonts w:eastAsia="Times New Roman"/>
        </w:rPr>
        <w:t xml:space="preserve"> 112(1): 493–513. doi:10.1023/A:1013371419916.</w:t>
      </w:r>
    </w:p>
    <w:p w14:paraId="54BD8477" w14:textId="77777777" w:rsidR="00761C52" w:rsidRPr="00761C52" w:rsidRDefault="00761C52" w:rsidP="007E4777">
      <w:pPr>
        <w:spacing w:after="160"/>
        <w:ind w:left="720" w:hanging="720"/>
        <w:rPr>
          <w:rFonts w:eastAsia="Times New Roman"/>
          <w:sz w:val="20"/>
          <w:szCs w:val="20"/>
        </w:rPr>
      </w:pPr>
      <w:r w:rsidRPr="00761C52">
        <w:rPr>
          <w:rFonts w:eastAsia="Times New Roman"/>
        </w:rPr>
        <w:t>Quinn, T.P., Peterson, J.A., Gallucci, V.F., Hershberger, W.K., and Brannon, E.L. 2002. Artificial selection and environmental change: countervailing factors affecting the timing of spawning by coho and Chinook salmon. Trans. Am. Fish. Soc. 131(4): 591–598. doi:10.1577/1548-8659(2002)131&lt;</w:t>
      </w:r>
      <w:proofErr w:type="gramStart"/>
      <w:r w:rsidRPr="00761C52">
        <w:rPr>
          <w:rFonts w:eastAsia="Times New Roman"/>
        </w:rPr>
        <w:t>0591:ASAECF</w:t>
      </w:r>
      <w:proofErr w:type="gramEnd"/>
      <w:r w:rsidRPr="00761C52">
        <w:rPr>
          <w:rFonts w:eastAsia="Times New Roman"/>
        </w:rPr>
        <w:t>&gt;2.0.CO;2.</w:t>
      </w:r>
    </w:p>
    <w:p w14:paraId="058F9DC1" w14:textId="77777777" w:rsidR="00761C52" w:rsidRPr="00761C52" w:rsidRDefault="00761C52" w:rsidP="007E4777">
      <w:pPr>
        <w:spacing w:after="160"/>
        <w:ind w:left="720" w:hanging="720"/>
        <w:rPr>
          <w:rFonts w:eastAsia="Times New Roman"/>
          <w:sz w:val="20"/>
          <w:szCs w:val="20"/>
        </w:rPr>
      </w:pPr>
      <w:r w:rsidRPr="00761C52">
        <w:rPr>
          <w:rFonts w:eastAsia="Times New Roman"/>
        </w:rPr>
        <w:t>Ricker, W.E. 1959. Evidence for environmental and genetic influence on certain characters which distinguish stocks of the Pacific salmons and steelhead trout. Fisheries Research Board of Canada, Manuscript Report Series (Biological) No. 695. Nanaimo, British Columbia.</w:t>
      </w:r>
    </w:p>
    <w:p w14:paraId="71A3A464" w14:textId="77777777" w:rsidR="00761C52" w:rsidRPr="00761C52" w:rsidRDefault="00761C52" w:rsidP="007E4777">
      <w:pPr>
        <w:spacing w:after="160"/>
        <w:ind w:left="720" w:hanging="720"/>
        <w:rPr>
          <w:rFonts w:eastAsia="Times New Roman"/>
          <w:sz w:val="20"/>
          <w:szCs w:val="20"/>
        </w:rPr>
      </w:pPr>
      <w:r w:rsidRPr="00761C52">
        <w:rPr>
          <w:rFonts w:eastAsia="Times New Roman"/>
        </w:rPr>
        <w:t xml:space="preserve">Ricker, W.E. 1972. Hereditary and environmental factors </w:t>
      </w:r>
      <w:proofErr w:type="gramStart"/>
      <w:r w:rsidRPr="00761C52">
        <w:rPr>
          <w:rFonts w:eastAsia="Times New Roman"/>
        </w:rPr>
        <w:t>affecting</w:t>
      </w:r>
      <w:proofErr w:type="gramEnd"/>
      <w:r w:rsidRPr="00761C52">
        <w:rPr>
          <w:rFonts w:eastAsia="Times New Roman"/>
        </w:rPr>
        <w:t xml:space="preserve"> certain salmonid populations. In The stock concept in Pacific salmon. Edited by R.C. Simon and P.A. Larkin. H.R. MacMillan Lectures in Fisheries, University of British Columbia, Vancouver, B.C. pp. 19–160.</w:t>
      </w:r>
    </w:p>
    <w:p w14:paraId="2DE681C5" w14:textId="77777777" w:rsidR="00761C52" w:rsidRPr="00761C52" w:rsidRDefault="00761C52" w:rsidP="007E4777">
      <w:pPr>
        <w:spacing w:after="160"/>
        <w:ind w:left="720" w:hanging="720"/>
        <w:rPr>
          <w:rFonts w:eastAsia="Times New Roman"/>
          <w:sz w:val="20"/>
          <w:szCs w:val="20"/>
        </w:rPr>
      </w:pPr>
      <w:r w:rsidRPr="00761C52">
        <w:rPr>
          <w:rFonts w:eastAsia="Times New Roman"/>
        </w:rPr>
        <w:t>Ruff, C.P., Schindler, D.E., Armstrong, J.B., Bentley, K.T., Brooks, G.T., Holtgrieve, G.W., McGlauflin, M.T., Torgersen, C.E., and Seeb, J.E. 2011. Temperature‑associated population diversity in salmon confers benefits to mobile consumers. Ecology 92(11): 2073–2084. doi:10.1890/10-1837.1.</w:t>
      </w:r>
    </w:p>
    <w:p w14:paraId="7F0D3CB4" w14:textId="77777777" w:rsidR="00761C52" w:rsidRPr="00761C52" w:rsidRDefault="00761C52" w:rsidP="007E4777">
      <w:pPr>
        <w:spacing w:after="160"/>
        <w:ind w:left="720" w:hanging="720"/>
        <w:rPr>
          <w:rFonts w:eastAsia="Times New Roman"/>
          <w:sz w:val="20"/>
          <w:szCs w:val="20"/>
        </w:rPr>
      </w:pPr>
      <w:r w:rsidRPr="00761C52">
        <w:rPr>
          <w:rFonts w:eastAsia="Times New Roman"/>
        </w:rPr>
        <w:t>Schindler, D.E., Hilborn, R., Chasco, B., Boatright, C.P., Quinn, T.P., Rogers, L.A., and Webster, M.S. 2010. Population diversity and the portfolio effect in an exploited species. Nature 465(7298): 609–612. doi:10.1038/nature09060.</w:t>
      </w:r>
    </w:p>
    <w:p w14:paraId="39DEB2F0" w14:textId="77777777" w:rsidR="00761C52" w:rsidRPr="00761C52" w:rsidRDefault="00761C52" w:rsidP="007E4777">
      <w:pPr>
        <w:spacing w:after="160"/>
        <w:ind w:left="720" w:hanging="720"/>
        <w:rPr>
          <w:rFonts w:eastAsia="Times New Roman"/>
          <w:sz w:val="20"/>
          <w:szCs w:val="20"/>
        </w:rPr>
      </w:pPr>
      <w:r w:rsidRPr="00761C52">
        <w:rPr>
          <w:rFonts w:eastAsia="Times New Roman"/>
        </w:rPr>
        <w:t>Schindler, D.E., Armstrong, J.B., Bentley, K.T., Jankowski, K., Lisi, P.J., and Payne, L.X. 2013. Riding the crimson tide: mobile terrestrial consumers track phenological variation in spawning of an anadromous fish. Biol. Lett. 9(3). doi:10.1098/rsbl.2013.0048.</w:t>
      </w:r>
    </w:p>
    <w:p w14:paraId="2F836A3E" w14:textId="77777777" w:rsidR="00761C52" w:rsidRPr="00761C52" w:rsidRDefault="00761C52" w:rsidP="007E4777">
      <w:pPr>
        <w:spacing w:after="160"/>
        <w:ind w:left="720" w:hanging="720"/>
        <w:rPr>
          <w:rFonts w:eastAsia="Times New Roman"/>
          <w:sz w:val="20"/>
          <w:szCs w:val="20"/>
        </w:rPr>
      </w:pPr>
      <w:r w:rsidRPr="00761C52">
        <w:rPr>
          <w:rFonts w:eastAsia="Times New Roman"/>
        </w:rPr>
        <w:t xml:space="preserve">Schlosser, I.J. 1991. Stream fish ecology: a landscape perspective. </w:t>
      </w:r>
      <w:proofErr w:type="spellStart"/>
      <w:r w:rsidRPr="00761C52">
        <w:rPr>
          <w:rFonts w:eastAsia="Times New Roman"/>
        </w:rPr>
        <w:t>BioScience</w:t>
      </w:r>
      <w:proofErr w:type="spellEnd"/>
      <w:r w:rsidRPr="00761C52">
        <w:rPr>
          <w:rFonts w:eastAsia="Times New Roman"/>
        </w:rPr>
        <w:t xml:space="preserve"> 41(10): 704–712. doi:10.2307/1311765.</w:t>
      </w:r>
    </w:p>
    <w:p w14:paraId="5F8FAA2F" w14:textId="77777777" w:rsidR="00761C52" w:rsidRPr="00761C52" w:rsidRDefault="00761C52" w:rsidP="007E4777">
      <w:pPr>
        <w:spacing w:after="160"/>
        <w:ind w:left="720" w:hanging="720"/>
        <w:rPr>
          <w:rFonts w:eastAsia="Times New Roman"/>
          <w:sz w:val="20"/>
          <w:szCs w:val="20"/>
        </w:rPr>
      </w:pPr>
      <w:r w:rsidRPr="00761C52">
        <w:rPr>
          <w:rFonts w:eastAsia="Times New Roman"/>
        </w:rPr>
        <w:t xml:space="preserve">Schlosser, I.J. 1995a. Critical landscape attributes that influence fish population dynamics in headwater streams. </w:t>
      </w:r>
      <w:proofErr w:type="spellStart"/>
      <w:r w:rsidRPr="00761C52">
        <w:rPr>
          <w:rFonts w:eastAsia="Times New Roman"/>
        </w:rPr>
        <w:t>Hydrobiologia</w:t>
      </w:r>
      <w:proofErr w:type="spellEnd"/>
      <w:r w:rsidRPr="00761C52">
        <w:rPr>
          <w:rFonts w:eastAsia="Times New Roman"/>
        </w:rPr>
        <w:t xml:space="preserve"> 303(1): 71–81. doi:10.1007/BF00034045.</w:t>
      </w:r>
    </w:p>
    <w:p w14:paraId="2580A8DD" w14:textId="77777777" w:rsidR="00761C52" w:rsidRPr="00761C52" w:rsidRDefault="00761C52" w:rsidP="007E4777">
      <w:pPr>
        <w:spacing w:after="160"/>
        <w:ind w:left="720" w:hanging="720"/>
        <w:rPr>
          <w:rFonts w:eastAsia="Times New Roman"/>
          <w:sz w:val="20"/>
          <w:szCs w:val="20"/>
        </w:rPr>
      </w:pPr>
      <w:r w:rsidRPr="00761C52">
        <w:rPr>
          <w:rFonts w:eastAsia="Times New Roman"/>
        </w:rPr>
        <w:lastRenderedPageBreak/>
        <w:t>Schlosser, I.J. 1995b. Dispersal, boundary processes, and trophic‑level interactions in streams adjacent to beaver ponds. Ecology 76(3): 908–925. doi:10.2307/1939355.</w:t>
      </w:r>
    </w:p>
    <w:p w14:paraId="53DAED51" w14:textId="77777777" w:rsidR="00761C52" w:rsidRPr="00761C52" w:rsidRDefault="00761C52" w:rsidP="007E4777">
      <w:pPr>
        <w:spacing w:after="160"/>
        <w:ind w:left="720" w:hanging="720"/>
        <w:rPr>
          <w:rFonts w:eastAsia="Times New Roman"/>
          <w:sz w:val="20"/>
          <w:szCs w:val="20"/>
        </w:rPr>
      </w:pPr>
      <w:r w:rsidRPr="00761C52">
        <w:rPr>
          <w:rFonts w:eastAsia="Times New Roman"/>
        </w:rPr>
        <w:t>Servheen, G., and Huntington, C. 2001. Salmon subbasin summary. Prepared for the Northwest Power Planning Council. Available from http://cfw.nwcouncil.org/Content/FWProgram/ReviewCycle/fy2002ms/workplan/011130Salmon.pdf.</w:t>
      </w:r>
    </w:p>
    <w:p w14:paraId="10CF1DC3" w14:textId="77777777" w:rsidR="00761C52" w:rsidRPr="00761C52" w:rsidRDefault="00761C52" w:rsidP="007E4777">
      <w:pPr>
        <w:spacing w:after="160"/>
        <w:ind w:left="720" w:hanging="720"/>
        <w:rPr>
          <w:rFonts w:eastAsia="Times New Roman"/>
          <w:sz w:val="20"/>
          <w:szCs w:val="20"/>
        </w:rPr>
      </w:pPr>
      <w:r w:rsidRPr="00761C52">
        <w:rPr>
          <w:rFonts w:eastAsia="Times New Roman"/>
        </w:rPr>
        <w:t xml:space="preserve">Sheridan, W.L. 1962. Waterflow through a salmon spawning </w:t>
      </w:r>
      <w:proofErr w:type="gramStart"/>
      <w:r w:rsidRPr="00761C52">
        <w:rPr>
          <w:rFonts w:eastAsia="Times New Roman"/>
        </w:rPr>
        <w:t>riffle</w:t>
      </w:r>
      <w:proofErr w:type="gramEnd"/>
      <w:r w:rsidRPr="00761C52">
        <w:rPr>
          <w:rFonts w:eastAsia="Times New Roman"/>
        </w:rPr>
        <w:t xml:space="preserve"> in southeastern Alaska. U.S. Fish and Wildlife Service Special Scientific Report — Fisheries No. 407.</w:t>
      </w:r>
    </w:p>
    <w:p w14:paraId="74B57371" w14:textId="77777777" w:rsidR="00761C52" w:rsidRPr="00761C52" w:rsidRDefault="00761C52" w:rsidP="007E4777">
      <w:pPr>
        <w:spacing w:after="160"/>
        <w:ind w:left="720" w:hanging="720"/>
        <w:rPr>
          <w:rFonts w:eastAsia="Times New Roman"/>
          <w:sz w:val="20"/>
          <w:szCs w:val="20"/>
        </w:rPr>
      </w:pPr>
      <w:r w:rsidRPr="00761C52">
        <w:rPr>
          <w:rFonts w:eastAsia="Times New Roman"/>
        </w:rPr>
        <w:t xml:space="preserve">Siegel, J.E., Fullerton, A.H., FitzGerald, A.M., Holzer, D., and Jordan, C.E. 2023. Daily stream temperature predictions for free-flowing streams in the Pacific Northwest, USA. PLOS Water 2(8): e0000119. </w:t>
      </w:r>
      <w:proofErr w:type="gramStart"/>
      <w:r w:rsidRPr="00761C52">
        <w:rPr>
          <w:rFonts w:eastAsia="Times New Roman"/>
        </w:rPr>
        <w:t>doi:10.1371/journal.pwat</w:t>
      </w:r>
      <w:proofErr w:type="gramEnd"/>
      <w:r w:rsidRPr="00761C52">
        <w:rPr>
          <w:rFonts w:eastAsia="Times New Roman"/>
        </w:rPr>
        <w:t>.0000119.</w:t>
      </w:r>
    </w:p>
    <w:p w14:paraId="701A9954" w14:textId="77777777" w:rsidR="00761C52" w:rsidRPr="00761C52" w:rsidRDefault="00761C52" w:rsidP="007E4777">
      <w:pPr>
        <w:spacing w:after="160"/>
        <w:ind w:left="720" w:hanging="720"/>
        <w:rPr>
          <w:rFonts w:eastAsia="Times New Roman"/>
          <w:sz w:val="20"/>
          <w:szCs w:val="20"/>
        </w:rPr>
      </w:pPr>
      <w:r w:rsidRPr="00761C52">
        <w:rPr>
          <w:rFonts w:eastAsia="Times New Roman"/>
        </w:rPr>
        <w:t xml:space="preserve">Sparks, M.M., Falke, J.A., Quinn, T.P., Adkison, M.D., Schindler, D.E., Bartz, K., Young, D., and Westley, P.A. 2019. Influences of spawning timing, water temperature, and climatic warming on early life history phenology in western Alaska sockeye salmon. Can. J. Fish. </w:t>
      </w:r>
      <w:proofErr w:type="spellStart"/>
      <w:r w:rsidRPr="00761C52">
        <w:rPr>
          <w:rFonts w:eastAsia="Times New Roman"/>
        </w:rPr>
        <w:t>Aquat</w:t>
      </w:r>
      <w:proofErr w:type="spellEnd"/>
      <w:r w:rsidRPr="00761C52">
        <w:rPr>
          <w:rFonts w:eastAsia="Times New Roman"/>
        </w:rPr>
        <w:t>. Sci. 76(1): 123–135. doi:10.1139/cjfas-2017-0468.</w:t>
      </w:r>
    </w:p>
    <w:p w14:paraId="47791F48" w14:textId="77777777" w:rsidR="00761C52" w:rsidRPr="00761C52" w:rsidRDefault="00761C52" w:rsidP="007E4777">
      <w:pPr>
        <w:spacing w:after="160"/>
        <w:ind w:left="720" w:hanging="720"/>
        <w:rPr>
          <w:rFonts w:eastAsia="Times New Roman"/>
          <w:sz w:val="20"/>
          <w:szCs w:val="20"/>
        </w:rPr>
      </w:pPr>
      <w:r w:rsidRPr="00761C52">
        <w:rPr>
          <w:rFonts w:eastAsia="Times New Roman"/>
        </w:rPr>
        <w:t xml:space="preserve">Sparks, M.M., Maitland, B.M., Felts, E.A., Swartz, A.G., and Frater, P.N. 2026. </w:t>
      </w:r>
      <w:proofErr w:type="spellStart"/>
      <w:r w:rsidRPr="00761C52">
        <w:rPr>
          <w:rFonts w:eastAsia="Times New Roman"/>
        </w:rPr>
        <w:t>hatchR</w:t>
      </w:r>
      <w:proofErr w:type="spellEnd"/>
      <w:r w:rsidRPr="00761C52">
        <w:rPr>
          <w:rFonts w:eastAsia="Times New Roman"/>
        </w:rPr>
        <w:t xml:space="preserve">: a </w:t>
      </w:r>
      <w:proofErr w:type="gramStart"/>
      <w:r w:rsidRPr="00761C52">
        <w:rPr>
          <w:rFonts w:eastAsia="Times New Roman"/>
        </w:rPr>
        <w:t>toolset</w:t>
      </w:r>
      <w:proofErr w:type="gramEnd"/>
      <w:r w:rsidRPr="00761C52">
        <w:rPr>
          <w:rFonts w:eastAsia="Times New Roman"/>
        </w:rPr>
        <w:t xml:space="preserve"> to predict when fish hatch and emerge. Fisheries 51(2): 49–59. doi:10.1093/fisheries/hvae168.</w:t>
      </w:r>
    </w:p>
    <w:p w14:paraId="0CB1D910" w14:textId="77777777" w:rsidR="00761C52" w:rsidRPr="00761C52" w:rsidRDefault="00761C52" w:rsidP="007E4777">
      <w:pPr>
        <w:spacing w:after="160"/>
        <w:ind w:left="720" w:hanging="720"/>
        <w:rPr>
          <w:rFonts w:eastAsia="Times New Roman"/>
          <w:sz w:val="20"/>
          <w:szCs w:val="20"/>
        </w:rPr>
      </w:pPr>
      <w:r w:rsidRPr="00761C52">
        <w:rPr>
          <w:rFonts w:eastAsia="Times New Roman"/>
        </w:rPr>
        <w:t>Stearns, S.C. 1976. Life-history tactics: a review of the ideas. Q. Rev. Biol. 51(1): 3–47. doi:10.1086/409052.</w:t>
      </w:r>
    </w:p>
    <w:p w14:paraId="1DE0EE5E" w14:textId="77777777" w:rsidR="00761C52" w:rsidRPr="00761C52" w:rsidRDefault="00761C52" w:rsidP="007E4777">
      <w:pPr>
        <w:spacing w:after="160"/>
        <w:ind w:left="720" w:hanging="720"/>
        <w:rPr>
          <w:rFonts w:eastAsia="Times New Roman"/>
          <w:sz w:val="20"/>
          <w:szCs w:val="20"/>
        </w:rPr>
      </w:pPr>
      <w:r w:rsidRPr="00761C52">
        <w:rPr>
          <w:rFonts w:eastAsia="Times New Roman"/>
        </w:rPr>
        <w:t xml:space="preserve">Sturrock, A.M., Carlson, S.M., Wikert, J.D., Heyne, T., </w:t>
      </w:r>
      <w:proofErr w:type="spellStart"/>
      <w:r w:rsidRPr="00761C52">
        <w:rPr>
          <w:rFonts w:eastAsia="Times New Roman"/>
        </w:rPr>
        <w:t>Nusslé</w:t>
      </w:r>
      <w:proofErr w:type="spellEnd"/>
      <w:r w:rsidRPr="00761C52">
        <w:rPr>
          <w:rFonts w:eastAsia="Times New Roman"/>
        </w:rPr>
        <w:t>, S., Merz, J.E., Sturrock, H.J., and Johnson, R.C. 2020. Unnatural selection of salmon life histories in a modified riverscape. Glob. Change Biol. 26(3): 1235–1247. doi:10.1111/gcb.14896.</w:t>
      </w:r>
    </w:p>
    <w:p w14:paraId="59253E6D" w14:textId="77777777" w:rsidR="00761C52" w:rsidRPr="00761C52" w:rsidRDefault="00761C52" w:rsidP="007E4777">
      <w:pPr>
        <w:spacing w:after="160"/>
        <w:ind w:left="720" w:hanging="720"/>
        <w:rPr>
          <w:rFonts w:eastAsia="Times New Roman"/>
          <w:sz w:val="20"/>
          <w:szCs w:val="20"/>
        </w:rPr>
      </w:pPr>
      <w:r w:rsidRPr="00761C52">
        <w:rPr>
          <w:rFonts w:eastAsia="Times New Roman"/>
        </w:rPr>
        <w:t xml:space="preserve">Taylor, E.B. 1991. A review of local adaptation in Salmonidae, with </w:t>
      </w:r>
      <w:proofErr w:type="gramStart"/>
      <w:r w:rsidRPr="00761C52">
        <w:rPr>
          <w:rFonts w:eastAsia="Times New Roman"/>
        </w:rPr>
        <w:t>particular reference</w:t>
      </w:r>
      <w:proofErr w:type="gramEnd"/>
      <w:r w:rsidRPr="00761C52">
        <w:rPr>
          <w:rFonts w:eastAsia="Times New Roman"/>
        </w:rPr>
        <w:t xml:space="preserve"> to Pacific and Atlantic salmon. Aquaculture 98(1–3): 185–207. doi:10.1016/0044-8486(91)90383-I.</w:t>
      </w:r>
    </w:p>
    <w:p w14:paraId="04D8B0DF" w14:textId="77777777" w:rsidR="00761C52" w:rsidRPr="00761C52" w:rsidRDefault="00761C52" w:rsidP="007E4777">
      <w:pPr>
        <w:spacing w:after="160"/>
        <w:ind w:left="720" w:hanging="720"/>
        <w:rPr>
          <w:rFonts w:eastAsia="Times New Roman"/>
          <w:sz w:val="20"/>
          <w:szCs w:val="20"/>
        </w:rPr>
      </w:pPr>
      <w:r w:rsidRPr="00761C52">
        <w:rPr>
          <w:rFonts w:eastAsia="Times New Roman"/>
        </w:rPr>
        <w:t>Thompson, T.Q., Bellinger, M.R., O’Rourke, S.M., Prince, D.J., Stevenson, A.E., Rodrigues, A.T., and Miller, M.R. 2019. Anthropogenic habitat alteration leads to rapid loss of adaptive variation and restoration potential in wild salmon populations. Proc. Natl. Acad. Sci. U.S.A. 116(1): 177–186. doi:10.1073/pnas.1811559115.</w:t>
      </w:r>
    </w:p>
    <w:p w14:paraId="08060341" w14:textId="77777777" w:rsidR="00761C52" w:rsidRPr="00761C52" w:rsidRDefault="00761C52" w:rsidP="007E4777">
      <w:pPr>
        <w:spacing w:after="160"/>
        <w:ind w:left="720" w:hanging="720"/>
        <w:rPr>
          <w:rFonts w:eastAsia="Times New Roman"/>
          <w:sz w:val="20"/>
          <w:szCs w:val="20"/>
        </w:rPr>
      </w:pPr>
      <w:r w:rsidRPr="00761C52">
        <w:rPr>
          <w:rFonts w:eastAsia="Times New Roman"/>
        </w:rPr>
        <w:t>Thurow, R.F. 1985. Middle Fork Salmon River fisheries investigations. Federal Aid in Fish Restoration Project F-73-R-6. Idaho Department of Fish and Game, Job Completion Report, Boise, Idaho. Available from https://collaboration.idfg.idaho.gov/FisheriesTechnicalReports/Res-Thurow1984%20River%20and.</w:t>
      </w:r>
    </w:p>
    <w:p w14:paraId="69B7767B" w14:textId="77777777" w:rsidR="00761C52" w:rsidRPr="00761C52" w:rsidRDefault="00761C52" w:rsidP="007E4777">
      <w:pPr>
        <w:spacing w:after="160"/>
        <w:ind w:left="720" w:hanging="720"/>
        <w:rPr>
          <w:rFonts w:eastAsia="Times New Roman"/>
          <w:sz w:val="20"/>
          <w:szCs w:val="20"/>
        </w:rPr>
      </w:pPr>
      <w:r w:rsidRPr="00761C52">
        <w:rPr>
          <w:rFonts w:eastAsia="Times New Roman"/>
        </w:rPr>
        <w:t>Thurow, R.F. 2000. Dynamics of Chinook salmon populations. In Wilderness science in a time of change conference: wilderness as a place for scientific inquiry, Vol. 3. Edited by S.F. McCool, D.N. Cole, W.T. Borrie, and J. O’Loughlin. USDA Forest Service, Rocky Mountain Research Station, Ogden, UT. pp. 143–151.</w:t>
      </w:r>
    </w:p>
    <w:p w14:paraId="3E492A6B" w14:textId="77777777" w:rsidR="00761C52" w:rsidRPr="00761C52" w:rsidRDefault="00761C52" w:rsidP="007E4777">
      <w:pPr>
        <w:spacing w:after="160"/>
        <w:ind w:left="720" w:hanging="720"/>
        <w:rPr>
          <w:rFonts w:eastAsia="Times New Roman"/>
          <w:sz w:val="20"/>
          <w:szCs w:val="20"/>
        </w:rPr>
      </w:pPr>
      <w:r w:rsidRPr="00761C52">
        <w:rPr>
          <w:rFonts w:eastAsia="Times New Roman"/>
        </w:rPr>
        <w:lastRenderedPageBreak/>
        <w:t>Thurow, R.F. 2015. Accountability across resources. Wilderness Advisory Group News, WAG Tales. Winter 2015: 6–11.</w:t>
      </w:r>
    </w:p>
    <w:p w14:paraId="17ED2DA1" w14:textId="77777777" w:rsidR="00761C52" w:rsidRPr="00761C52" w:rsidRDefault="00761C52" w:rsidP="007E4777">
      <w:pPr>
        <w:spacing w:after="160"/>
        <w:ind w:left="720" w:hanging="720"/>
        <w:rPr>
          <w:rFonts w:eastAsia="Times New Roman"/>
          <w:sz w:val="20"/>
          <w:szCs w:val="20"/>
        </w:rPr>
      </w:pPr>
      <w:r w:rsidRPr="00761C52">
        <w:rPr>
          <w:rFonts w:eastAsia="Times New Roman"/>
        </w:rPr>
        <w:t xml:space="preserve">Thurow, R.F., Copeland, T., and </w:t>
      </w:r>
      <w:proofErr w:type="spellStart"/>
      <w:r w:rsidRPr="00761C52">
        <w:rPr>
          <w:rFonts w:eastAsia="Times New Roman"/>
        </w:rPr>
        <w:t>Oldemeyer</w:t>
      </w:r>
      <w:proofErr w:type="spellEnd"/>
      <w:r w:rsidRPr="00761C52">
        <w:rPr>
          <w:rFonts w:eastAsia="Times New Roman"/>
        </w:rPr>
        <w:t xml:space="preserve">, B.N. 2020. Wild salmon and the shifting baseline syndrome: application of archival and contemporary redd counts to estimate historical Chinook salmon (Oncorhynchus tshawytscha) production potential in the central Idaho wilderness. Can. J. Fish. </w:t>
      </w:r>
      <w:proofErr w:type="spellStart"/>
      <w:r w:rsidRPr="00761C52">
        <w:rPr>
          <w:rFonts w:eastAsia="Times New Roman"/>
        </w:rPr>
        <w:t>Aquat</w:t>
      </w:r>
      <w:proofErr w:type="spellEnd"/>
      <w:r w:rsidRPr="00761C52">
        <w:rPr>
          <w:rFonts w:eastAsia="Times New Roman"/>
        </w:rPr>
        <w:t>. Sci. 77(4): 651–665. doi:10.1139/cjfas-2019-0111.</w:t>
      </w:r>
    </w:p>
    <w:p w14:paraId="00FC3C67" w14:textId="77777777" w:rsidR="00761C52" w:rsidRPr="00761C52" w:rsidRDefault="00761C52" w:rsidP="007E4777">
      <w:pPr>
        <w:spacing w:after="160"/>
        <w:ind w:left="720" w:hanging="720"/>
        <w:rPr>
          <w:rFonts w:eastAsia="Times New Roman"/>
          <w:sz w:val="20"/>
          <w:szCs w:val="20"/>
        </w:rPr>
      </w:pPr>
      <w:r w:rsidRPr="00761C52">
        <w:rPr>
          <w:rFonts w:eastAsia="Times New Roman"/>
        </w:rPr>
        <w:t>Thurow, R.F., Lee, D.C., and Rieman, B.E. 2000. Status and distribution of chinook salmon and steelhead in the interior Columbia River basin and portions of the Klamath River basin. In Sustainable fisheries management: Pacific salmon. Edited by E.E. Knudsen, C.R. Steward, D.D. MacDonald, J.E. Williams, and D.W. Reiser. CRC Press, Boca Raton, FL. pp. 133–160.</w:t>
      </w:r>
    </w:p>
    <w:p w14:paraId="67A5F6C2" w14:textId="77777777" w:rsidR="00761C52" w:rsidRPr="00761C52" w:rsidRDefault="00761C52" w:rsidP="007E4777">
      <w:pPr>
        <w:spacing w:after="160"/>
        <w:ind w:left="720" w:hanging="720"/>
        <w:rPr>
          <w:rFonts w:eastAsia="Times New Roman"/>
          <w:sz w:val="20"/>
          <w:szCs w:val="20"/>
        </w:rPr>
      </w:pPr>
      <w:r w:rsidRPr="00761C52">
        <w:rPr>
          <w:rFonts w:eastAsia="Times New Roman"/>
        </w:rPr>
        <w:t>United States Forest Service (USFS). 1998. Frank Church–River of No Return Wilderness programmatic and operational management plans. Draft Environmental Impact Statement. U.S. Forest Service Intermountain and Northern Regions.</w:t>
      </w:r>
    </w:p>
    <w:p w14:paraId="64F86B49" w14:textId="77777777" w:rsidR="00761C52" w:rsidRPr="00761C52" w:rsidRDefault="00761C52" w:rsidP="007E4777">
      <w:pPr>
        <w:spacing w:after="160"/>
        <w:ind w:left="720" w:hanging="720"/>
        <w:rPr>
          <w:rFonts w:eastAsia="Times New Roman"/>
          <w:sz w:val="20"/>
          <w:szCs w:val="20"/>
        </w:rPr>
      </w:pPr>
      <w:r w:rsidRPr="00761C52">
        <w:rPr>
          <w:rFonts w:eastAsia="Times New Roman"/>
        </w:rPr>
        <w:t>Waples, R.S., Beechie, T., and Pess, G.R. 2009. Evolutionary history, habitat disturbance regimes, and anthropogenic changes: what do these mean for resilience of Pacific salmon populations? Ecol. Soc. 14(1). doi:10.5751/ES-02784-140117.</w:t>
      </w:r>
    </w:p>
    <w:p w14:paraId="2938A9A9" w14:textId="77777777" w:rsidR="00761C52" w:rsidRPr="00761C52" w:rsidRDefault="00761C52" w:rsidP="007E4777">
      <w:pPr>
        <w:spacing w:after="160"/>
        <w:ind w:left="720" w:hanging="720"/>
        <w:rPr>
          <w:rFonts w:eastAsia="Times New Roman"/>
          <w:sz w:val="20"/>
          <w:szCs w:val="20"/>
        </w:rPr>
      </w:pPr>
      <w:r w:rsidRPr="00761C52">
        <w:rPr>
          <w:rFonts w:eastAsia="Times New Roman"/>
        </w:rPr>
        <w:t>Waples, R.S., Teel, D.J., Myers, J.M., and Marshall, A.R. 2004. Life‑history divergence in Chinook salmon: historic contingency and parallel evolution. Evolution 58(2): 386–403. doi:10.1111/j.0014-</w:t>
      </w:r>
      <w:proofErr w:type="gramStart"/>
      <w:r w:rsidRPr="00761C52">
        <w:rPr>
          <w:rFonts w:eastAsia="Times New Roman"/>
        </w:rPr>
        <w:t>3820.2004.tb01654.x.</w:t>
      </w:r>
      <w:proofErr w:type="gramEnd"/>
    </w:p>
    <w:p w14:paraId="7DD17F93" w14:textId="77777777" w:rsidR="00761C52" w:rsidRPr="00761C52" w:rsidRDefault="00761C52" w:rsidP="007E4777">
      <w:pPr>
        <w:spacing w:after="160"/>
        <w:ind w:left="720" w:hanging="720"/>
        <w:rPr>
          <w:rFonts w:eastAsia="Times New Roman"/>
          <w:sz w:val="20"/>
          <w:szCs w:val="20"/>
        </w:rPr>
      </w:pPr>
      <w:r w:rsidRPr="00761C52">
        <w:rPr>
          <w:rFonts w:eastAsia="Times New Roman"/>
        </w:rPr>
        <w:t xml:space="preserve">Williams, R.N., Stanford, J.A., </w:t>
      </w:r>
      <w:proofErr w:type="spellStart"/>
      <w:r w:rsidRPr="00761C52">
        <w:rPr>
          <w:rFonts w:eastAsia="Times New Roman"/>
        </w:rPr>
        <w:t>Lichatowich</w:t>
      </w:r>
      <w:proofErr w:type="spellEnd"/>
      <w:r w:rsidRPr="00761C52">
        <w:rPr>
          <w:rFonts w:eastAsia="Times New Roman"/>
        </w:rPr>
        <w:t>, J.A., Liss, W.J., Coutant, C.C., McConnaha, W.E., Whitney, R.R., Mundy, P.R., Bisson, P.A., and Powell, M.S. 2006. Return to the river: strategies for salmon restoration in the Columbia River Basin. In Return to the river. Edited by R.N. Williams. Elsevier, Amsterdam. pp. 629–666.</w:t>
      </w:r>
    </w:p>
    <w:p w14:paraId="691819AB" w14:textId="77777777" w:rsidR="00761C52" w:rsidRPr="00761C52" w:rsidRDefault="00761C52" w:rsidP="007E4777">
      <w:pPr>
        <w:spacing w:after="160"/>
        <w:ind w:left="720" w:hanging="720"/>
        <w:rPr>
          <w:rFonts w:eastAsia="Times New Roman"/>
          <w:sz w:val="20"/>
          <w:szCs w:val="20"/>
        </w:rPr>
      </w:pPr>
      <w:r w:rsidRPr="00761C52">
        <w:rPr>
          <w:rFonts w:eastAsia="Times New Roman"/>
        </w:rPr>
        <w:t xml:space="preserve">Willson, M.F., and Halupka, K.C. 1995. Anadromous fish as keystone species in vertebrate communities. </w:t>
      </w:r>
      <w:proofErr w:type="spellStart"/>
      <w:r w:rsidRPr="00761C52">
        <w:rPr>
          <w:rFonts w:eastAsia="Times New Roman"/>
        </w:rPr>
        <w:t>Conserv</w:t>
      </w:r>
      <w:proofErr w:type="spellEnd"/>
      <w:r w:rsidRPr="00761C52">
        <w:rPr>
          <w:rFonts w:eastAsia="Times New Roman"/>
        </w:rPr>
        <w:t>. Biol. 9(3): 489–497. doi:10.1046/j.1523-1739.1995.</w:t>
      </w:r>
      <w:proofErr w:type="gramStart"/>
      <w:r w:rsidRPr="00761C52">
        <w:rPr>
          <w:rFonts w:eastAsia="Times New Roman"/>
        </w:rPr>
        <w:t>09030489.x.</w:t>
      </w:r>
      <w:proofErr w:type="gramEnd"/>
    </w:p>
    <w:p w14:paraId="5C9DAB48" w14:textId="77777777" w:rsidR="00761C52" w:rsidRPr="00761C52" w:rsidRDefault="00761C52" w:rsidP="007E4777">
      <w:pPr>
        <w:spacing w:after="160"/>
        <w:ind w:left="720" w:hanging="720"/>
        <w:rPr>
          <w:rFonts w:eastAsia="Times New Roman"/>
          <w:sz w:val="20"/>
          <w:szCs w:val="20"/>
        </w:rPr>
      </w:pPr>
      <w:r w:rsidRPr="00761C52">
        <w:rPr>
          <w:rFonts w:eastAsia="Times New Roman"/>
        </w:rPr>
        <w:t>Wipfli, M.S., and Baxter, C.V. 2010. Linking ecosystems, food webs, and fish production: subsidies in salmonid watersheds. Fisheries 35(8): 373–387. doi:10.1577/1548-8446-35.8.373.</w:t>
      </w:r>
    </w:p>
    <w:p w14:paraId="6BE3036E" w14:textId="77777777" w:rsidR="00FE38DE" w:rsidRDefault="00FE38DE" w:rsidP="007E4777"/>
    <w:p w14:paraId="3D923BCD" w14:textId="77777777" w:rsidR="00FE38DE" w:rsidRDefault="00FE38DE" w:rsidP="007E4777"/>
    <w:p w14:paraId="536C4549" w14:textId="77777777" w:rsidR="00CC5927" w:rsidRDefault="00CC5927" w:rsidP="007E4777">
      <w:pPr>
        <w:rPr>
          <w:b/>
          <w:bCs/>
          <w:color w:val="000000" w:themeColor="text1"/>
        </w:rPr>
      </w:pPr>
      <w:r>
        <w:rPr>
          <w:b/>
          <w:bCs/>
          <w:color w:val="000000" w:themeColor="text1"/>
        </w:rPr>
        <w:br w:type="page"/>
      </w:r>
    </w:p>
    <w:p w14:paraId="4827A3AD" w14:textId="0137C424" w:rsidR="00B813EE" w:rsidRDefault="00FE38DE" w:rsidP="007E4777">
      <w:pPr>
        <w:rPr>
          <w:b/>
          <w:bCs/>
          <w:color w:val="000000" w:themeColor="text1"/>
        </w:rPr>
      </w:pPr>
      <w:r w:rsidRPr="00FE38DE">
        <w:rPr>
          <w:b/>
          <w:bCs/>
          <w:color w:val="000000" w:themeColor="text1"/>
        </w:rPr>
        <w:lastRenderedPageBreak/>
        <w:t>Tables and Figures</w:t>
      </w:r>
    </w:p>
    <w:p w14:paraId="2DD55F52" w14:textId="5AAA5FD7" w:rsidR="00B813EE" w:rsidRDefault="00B813EE" w:rsidP="007E4777">
      <w:pPr>
        <w:rPr>
          <w:bCs/>
        </w:rPr>
      </w:pPr>
      <w:r w:rsidRPr="00613FB6">
        <w:rPr>
          <w:bCs/>
        </w:rPr>
        <w:t xml:space="preserve">Table 1. </w:t>
      </w:r>
      <w:r w:rsidR="00CC5927">
        <w:rPr>
          <w:bCs/>
        </w:rPr>
        <w:t xml:space="preserve">Model selection </w:t>
      </w:r>
      <w:r w:rsidRPr="00613FB6">
        <w:rPr>
          <w:bCs/>
        </w:rPr>
        <w:t>for linear</w:t>
      </w:r>
      <w:r w:rsidR="00CC5927">
        <w:rPr>
          <w:bCs/>
        </w:rPr>
        <w:t xml:space="preserve">-mixed effects </w:t>
      </w:r>
      <w:r w:rsidRPr="00613FB6">
        <w:rPr>
          <w:bCs/>
        </w:rPr>
        <w:t>models</w:t>
      </w:r>
      <w:r w:rsidR="00CC5927">
        <w:rPr>
          <w:bCs/>
        </w:rPr>
        <w:t xml:space="preserve"> of Chinook salmon spawn timing</w:t>
      </w:r>
      <w:r w:rsidR="00DA742D">
        <w:rPr>
          <w:bCs/>
        </w:rPr>
        <w:t xml:space="preserve"> </w:t>
      </w:r>
      <w:r w:rsidR="00DA742D" w:rsidRPr="00DA742D">
        <w:rPr>
          <w:bCs/>
        </w:rPr>
        <w:t>(</w:t>
      </w:r>
      <w:r w:rsidR="00DA742D" w:rsidRPr="00DA742D">
        <w:rPr>
          <w:rFonts w:ascii="Cambria Math" w:hAnsi="Cambria Math" w:cs="Cambria Math"/>
          <w:bCs/>
        </w:rPr>
        <w:t>𝑛</w:t>
      </w:r>
      <w:r w:rsidR="00DA742D" w:rsidRPr="00DA742D">
        <w:rPr>
          <w:bCs/>
        </w:rPr>
        <w:t xml:space="preserve"> = 3,016</w:t>
      </w:r>
      <w:r w:rsidR="00DA742D">
        <w:rPr>
          <w:bCs/>
        </w:rPr>
        <w:t xml:space="preserve"> </w:t>
      </w:r>
      <w:r w:rsidR="00DA742D" w:rsidRPr="00DA742D">
        <w:rPr>
          <w:bCs/>
        </w:rPr>
        <w:t>redds; 104 COMIDs; 8 streams; 2002–2005). Models were evaluated sequentially across four decision points:</w:t>
      </w:r>
      <w:r w:rsidR="00DA742D">
        <w:rPr>
          <w:bCs/>
        </w:rPr>
        <w:t xml:space="preserve"> </w:t>
      </w:r>
      <w:r w:rsidR="00DA742D" w:rsidRPr="00DA742D">
        <w:rPr>
          <w:bCs/>
        </w:rPr>
        <w:t>fixed-effect structure, random slope inclusion, temperature functional form, and interaction terms.</w:t>
      </w:r>
    </w:p>
    <w:p w14:paraId="0D4A8AAF" w14:textId="77777777" w:rsidR="00DA742D" w:rsidRDefault="00DA742D" w:rsidP="007E4777">
      <w:pPr>
        <w:rPr>
          <w:bCs/>
        </w:rPr>
      </w:pPr>
    </w:p>
    <w:tbl>
      <w:tblPr>
        <w:tblStyle w:val="Table"/>
        <w:tblW w:w="0" w:type="auto"/>
        <w:jc w:val="center"/>
        <w:tblCellMar>
          <w:left w:w="60" w:type="dxa"/>
          <w:right w:w="60" w:type="dxa"/>
        </w:tblCellMar>
        <w:tblLook w:val="0000" w:firstRow="0" w:lastRow="0" w:firstColumn="0" w:lastColumn="0" w:noHBand="0" w:noVBand="0"/>
      </w:tblPr>
      <w:tblGrid>
        <w:gridCol w:w="1939"/>
        <w:gridCol w:w="785"/>
        <w:gridCol w:w="819"/>
        <w:gridCol w:w="1077"/>
        <w:gridCol w:w="1286"/>
        <w:gridCol w:w="3454"/>
      </w:tblGrid>
      <w:tr w:rsidR="003307DE" w14:paraId="06A384EC" w14:textId="77777777" w:rsidTr="00E528E3">
        <w:trPr>
          <w:cantSplit/>
          <w:tblHeader/>
          <w:jc w:val="center"/>
        </w:trPr>
        <w:tc>
          <w:tcPr>
            <w:tcW w:w="0" w:type="auto"/>
            <w:tcBorders>
              <w:top w:val="single" w:sz="16" w:space="0" w:color="D3D3D3"/>
              <w:left w:val="single" w:sz="0" w:space="0" w:color="D3D3D3"/>
              <w:bottom w:val="single" w:sz="16" w:space="0" w:color="D3D3D3"/>
            </w:tcBorders>
          </w:tcPr>
          <w:p w14:paraId="3C31E21F" w14:textId="77777777" w:rsidR="003307DE" w:rsidRDefault="003307DE" w:rsidP="007E4777">
            <w:pPr>
              <w:keepNext/>
              <w:spacing w:after="60"/>
            </w:pPr>
            <w:r>
              <w:rPr>
                <w:rFonts w:ascii="Calibri" w:hAnsi="Calibri"/>
                <w:sz w:val="20"/>
              </w:rPr>
              <w:t>Model</w:t>
            </w:r>
          </w:p>
        </w:tc>
        <w:tc>
          <w:tcPr>
            <w:tcW w:w="0" w:type="auto"/>
            <w:tcBorders>
              <w:top w:val="single" w:sz="16" w:space="0" w:color="D3D3D3"/>
              <w:bottom w:val="single" w:sz="16" w:space="0" w:color="D3D3D3"/>
            </w:tcBorders>
          </w:tcPr>
          <w:p w14:paraId="60BC82B2" w14:textId="77777777" w:rsidR="003307DE" w:rsidRDefault="003307DE" w:rsidP="007E4777">
            <w:pPr>
              <w:keepNext/>
              <w:spacing w:after="60"/>
              <w:jc w:val="right"/>
            </w:pPr>
            <w:r>
              <w:rPr>
                <w:rFonts w:ascii="Calibri" w:hAnsi="Calibri"/>
                <w:sz w:val="20"/>
              </w:rPr>
              <w:t>ΔAIC</w:t>
            </w:r>
            <w:r>
              <w:rPr>
                <w:rFonts w:ascii="Calibri" w:hAnsi="Calibri"/>
                <w:i/>
                <w:sz w:val="20"/>
                <w:vertAlign w:val="superscript"/>
              </w:rPr>
              <w:t>1</w:t>
            </w:r>
          </w:p>
        </w:tc>
        <w:tc>
          <w:tcPr>
            <w:tcW w:w="0" w:type="auto"/>
            <w:tcBorders>
              <w:top w:val="single" w:sz="16" w:space="0" w:color="D3D3D3"/>
              <w:bottom w:val="single" w:sz="16" w:space="0" w:color="D3D3D3"/>
            </w:tcBorders>
          </w:tcPr>
          <w:p w14:paraId="3AEED2C9" w14:textId="77777777" w:rsidR="003307DE" w:rsidRDefault="003307DE" w:rsidP="007E4777">
            <w:pPr>
              <w:keepNext/>
              <w:spacing w:after="60"/>
              <w:jc w:val="right"/>
            </w:pPr>
            <w:r>
              <w:rPr>
                <w:rFonts w:ascii="Calibri" w:hAnsi="Calibri"/>
                <w:sz w:val="20"/>
              </w:rPr>
              <w:t>RMSE (days)</w:t>
            </w:r>
          </w:p>
        </w:tc>
        <w:tc>
          <w:tcPr>
            <w:tcW w:w="0" w:type="auto"/>
            <w:tcBorders>
              <w:top w:val="single" w:sz="16" w:space="0" w:color="D3D3D3"/>
              <w:bottom w:val="single" w:sz="16" w:space="0" w:color="D3D3D3"/>
            </w:tcBorders>
          </w:tcPr>
          <w:p w14:paraId="771946FA" w14:textId="77777777" w:rsidR="003307DE" w:rsidRDefault="003307DE" w:rsidP="007E4777">
            <w:pPr>
              <w:keepNext/>
              <w:spacing w:after="60"/>
              <w:jc w:val="right"/>
            </w:pPr>
            <w:r>
              <w:rPr>
                <w:rFonts w:ascii="Calibri" w:hAnsi="Calibri"/>
                <w:sz w:val="20"/>
              </w:rPr>
              <w:t>R² (marginal)</w:t>
            </w:r>
          </w:p>
        </w:tc>
        <w:tc>
          <w:tcPr>
            <w:tcW w:w="0" w:type="auto"/>
            <w:tcBorders>
              <w:top w:val="single" w:sz="16" w:space="0" w:color="D3D3D3"/>
              <w:bottom w:val="single" w:sz="16" w:space="0" w:color="D3D3D3"/>
            </w:tcBorders>
          </w:tcPr>
          <w:p w14:paraId="1FC4DC7C" w14:textId="77777777" w:rsidR="003307DE" w:rsidRDefault="003307DE" w:rsidP="007E4777">
            <w:pPr>
              <w:keepNext/>
              <w:spacing w:after="60"/>
              <w:jc w:val="right"/>
            </w:pPr>
            <w:r>
              <w:rPr>
                <w:rFonts w:ascii="Calibri" w:hAnsi="Calibri"/>
                <w:sz w:val="20"/>
              </w:rPr>
              <w:t>R² (conditional)</w:t>
            </w:r>
          </w:p>
        </w:tc>
        <w:tc>
          <w:tcPr>
            <w:tcW w:w="0" w:type="auto"/>
            <w:tcBorders>
              <w:top w:val="single" w:sz="16" w:space="0" w:color="D3D3D3"/>
              <w:bottom w:val="single" w:sz="16" w:space="0" w:color="D3D3D3"/>
              <w:right w:val="single" w:sz="0" w:space="0" w:color="D3D3D3"/>
            </w:tcBorders>
          </w:tcPr>
          <w:p w14:paraId="5E4B37AB" w14:textId="77777777" w:rsidR="003307DE" w:rsidRDefault="003307DE" w:rsidP="007E4777">
            <w:pPr>
              <w:keepNext/>
              <w:spacing w:after="60"/>
            </w:pPr>
            <w:r>
              <w:rPr>
                <w:rFonts w:ascii="Calibri" w:hAnsi="Calibri"/>
                <w:sz w:val="20"/>
              </w:rPr>
              <w:t>Notes</w:t>
            </w:r>
            <w:r>
              <w:rPr>
                <w:rFonts w:ascii="Calibri" w:hAnsi="Calibri"/>
                <w:i/>
                <w:sz w:val="20"/>
                <w:vertAlign w:val="superscript"/>
              </w:rPr>
              <w:t>2</w:t>
            </w:r>
          </w:p>
        </w:tc>
      </w:tr>
      <w:tr w:rsidR="003307DE" w14:paraId="0BA51ABD" w14:textId="77777777" w:rsidTr="00E528E3">
        <w:trPr>
          <w:cantSplit/>
          <w:jc w:val="center"/>
        </w:trPr>
        <w:tc>
          <w:tcPr>
            <w:tcW w:w="0" w:type="auto"/>
            <w:gridSpan w:val="6"/>
            <w:tcBorders>
              <w:top w:val="single" w:sz="16" w:space="0" w:color="D3D3D3"/>
              <w:left w:val="single" w:sz="0" w:space="0" w:color="D3D3D3"/>
              <w:bottom w:val="single" w:sz="16" w:space="0" w:color="D3D3D3"/>
              <w:right w:val="single" w:sz="0" w:space="0" w:color="D3D3D3"/>
            </w:tcBorders>
            <w:shd w:val="clear" w:color="auto" w:fill="EEEEEE"/>
            <w:tcMar>
              <w:top w:w="25" w:type="dxa"/>
            </w:tcMar>
          </w:tcPr>
          <w:p w14:paraId="4A2F177E" w14:textId="77777777" w:rsidR="003307DE" w:rsidRDefault="003307DE" w:rsidP="007E4777">
            <w:pPr>
              <w:keepNext/>
              <w:spacing w:after="60"/>
            </w:pPr>
            <w:r>
              <w:rPr>
                <w:rFonts w:ascii="Calibri" w:hAnsi="Calibri"/>
                <w:sz w:val="20"/>
              </w:rPr>
              <w:t>1. Additive models (random intercept only)</w:t>
            </w:r>
          </w:p>
        </w:tc>
      </w:tr>
      <w:tr w:rsidR="003307DE" w14:paraId="579FF242" w14:textId="77777777" w:rsidTr="00E528E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7FF6F98" w14:textId="77777777" w:rsidR="003307DE" w:rsidRDefault="003307DE" w:rsidP="007E4777">
            <w:pPr>
              <w:keepNext/>
              <w:spacing w:after="60"/>
            </w:pPr>
            <w:r>
              <w:rPr>
                <w:rFonts w:ascii="Calibri" w:hAnsi="Calibri"/>
                <w:b/>
                <w:sz w:val="20"/>
              </w:rPr>
              <w:t>m16: temp_90 + stream + year</w:t>
            </w:r>
          </w:p>
        </w:tc>
        <w:tc>
          <w:tcPr>
            <w:tcW w:w="0" w:type="auto"/>
            <w:tcBorders>
              <w:top w:val="single" w:sz="0" w:space="0" w:color="D3D3D3"/>
              <w:left w:val="single" w:sz="0" w:space="0" w:color="D3D3D3"/>
              <w:bottom w:val="single" w:sz="0" w:space="0" w:color="D3D3D3"/>
              <w:right w:val="single" w:sz="0" w:space="0" w:color="D3D3D3"/>
            </w:tcBorders>
          </w:tcPr>
          <w:p w14:paraId="7D68F720" w14:textId="77777777" w:rsidR="003307DE" w:rsidRDefault="003307DE" w:rsidP="007E4777">
            <w:pPr>
              <w:keepNext/>
              <w:spacing w:after="60"/>
              <w:jc w:val="right"/>
            </w:pPr>
            <w:r>
              <w:rPr>
                <w:rFonts w:ascii="Calibri" w:hAnsi="Calibri"/>
                <w:b/>
                <w:sz w:val="20"/>
              </w:rPr>
              <w:t>0.0</w:t>
            </w:r>
          </w:p>
        </w:tc>
        <w:tc>
          <w:tcPr>
            <w:tcW w:w="0" w:type="auto"/>
            <w:tcBorders>
              <w:top w:val="single" w:sz="0" w:space="0" w:color="D3D3D3"/>
              <w:left w:val="single" w:sz="0" w:space="0" w:color="D3D3D3"/>
              <w:bottom w:val="single" w:sz="0" w:space="0" w:color="D3D3D3"/>
              <w:right w:val="single" w:sz="0" w:space="0" w:color="D3D3D3"/>
            </w:tcBorders>
          </w:tcPr>
          <w:p w14:paraId="3EDD8FD2" w14:textId="77777777" w:rsidR="003307DE" w:rsidRDefault="003307DE" w:rsidP="007E4777">
            <w:pPr>
              <w:keepNext/>
              <w:spacing w:after="60"/>
              <w:jc w:val="right"/>
            </w:pPr>
            <w:r>
              <w:rPr>
                <w:rFonts w:ascii="Calibri" w:hAnsi="Calibri"/>
                <w:b/>
                <w:sz w:val="20"/>
              </w:rPr>
              <w:t>2.02</w:t>
            </w:r>
          </w:p>
        </w:tc>
        <w:tc>
          <w:tcPr>
            <w:tcW w:w="0" w:type="auto"/>
            <w:tcBorders>
              <w:top w:val="single" w:sz="0" w:space="0" w:color="D3D3D3"/>
              <w:left w:val="single" w:sz="0" w:space="0" w:color="D3D3D3"/>
              <w:bottom w:val="single" w:sz="0" w:space="0" w:color="D3D3D3"/>
              <w:right w:val="single" w:sz="0" w:space="0" w:color="D3D3D3"/>
            </w:tcBorders>
          </w:tcPr>
          <w:p w14:paraId="54E3353E" w14:textId="77777777" w:rsidR="003307DE" w:rsidRDefault="003307DE" w:rsidP="007E4777">
            <w:pPr>
              <w:keepNext/>
              <w:spacing w:after="60"/>
              <w:jc w:val="right"/>
            </w:pPr>
            <w:r>
              <w:rPr>
                <w:rFonts w:ascii="Calibri" w:hAnsi="Calibri"/>
                <w:b/>
                <w:sz w:val="20"/>
              </w:rPr>
              <w:t>0.729</w:t>
            </w:r>
          </w:p>
        </w:tc>
        <w:tc>
          <w:tcPr>
            <w:tcW w:w="0" w:type="auto"/>
            <w:tcBorders>
              <w:top w:val="single" w:sz="0" w:space="0" w:color="D3D3D3"/>
              <w:left w:val="single" w:sz="0" w:space="0" w:color="D3D3D3"/>
              <w:bottom w:val="single" w:sz="0" w:space="0" w:color="D3D3D3"/>
              <w:right w:val="single" w:sz="0" w:space="0" w:color="D3D3D3"/>
            </w:tcBorders>
          </w:tcPr>
          <w:p w14:paraId="2B7E7014" w14:textId="77777777" w:rsidR="003307DE" w:rsidRDefault="003307DE" w:rsidP="007E4777">
            <w:pPr>
              <w:keepNext/>
              <w:spacing w:after="60"/>
              <w:jc w:val="right"/>
            </w:pPr>
            <w:r>
              <w:rPr>
                <w:rFonts w:ascii="Calibri" w:hAnsi="Calibri"/>
                <w:b/>
                <w:sz w:val="20"/>
              </w:rPr>
              <w:t>0.980</w:t>
            </w:r>
          </w:p>
        </w:tc>
        <w:tc>
          <w:tcPr>
            <w:tcW w:w="0" w:type="auto"/>
            <w:tcBorders>
              <w:top w:val="single" w:sz="0" w:space="0" w:color="D3D3D3"/>
              <w:left w:val="single" w:sz="0" w:space="0" w:color="D3D3D3"/>
              <w:bottom w:val="single" w:sz="0" w:space="0" w:color="D3D3D3"/>
              <w:right w:val="single" w:sz="0" w:space="0" w:color="D3D3D3"/>
            </w:tcBorders>
          </w:tcPr>
          <w:p w14:paraId="2C9E7FF7" w14:textId="77777777" w:rsidR="003307DE" w:rsidRDefault="003307DE" w:rsidP="007E4777">
            <w:pPr>
              <w:keepNext/>
              <w:spacing w:after="60"/>
            </w:pPr>
            <w:r>
              <w:rPr>
                <w:rFonts w:ascii="Calibri" w:hAnsi="Calibri"/>
                <w:b/>
                <w:sz w:val="20"/>
              </w:rPr>
              <w:t>Selected base model</w:t>
            </w:r>
          </w:p>
        </w:tc>
      </w:tr>
      <w:tr w:rsidR="003307DE" w14:paraId="148B4339" w14:textId="77777777" w:rsidTr="00E528E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E1DAB6A" w14:textId="77777777" w:rsidR="003307DE" w:rsidRDefault="003307DE" w:rsidP="007E4777">
            <w:pPr>
              <w:keepNext/>
              <w:spacing w:after="60"/>
            </w:pPr>
            <w:r>
              <w:rPr>
                <w:rFonts w:ascii="Calibri" w:hAnsi="Calibri"/>
                <w:i/>
                <w:color w:val="888888"/>
                <w:sz w:val="20"/>
              </w:rPr>
              <w:t>m26: m16 + elevation†</w:t>
            </w:r>
          </w:p>
        </w:tc>
        <w:tc>
          <w:tcPr>
            <w:tcW w:w="0" w:type="auto"/>
            <w:tcBorders>
              <w:top w:val="single" w:sz="0" w:space="0" w:color="D3D3D3"/>
              <w:left w:val="single" w:sz="0" w:space="0" w:color="D3D3D3"/>
              <w:bottom w:val="single" w:sz="0" w:space="0" w:color="D3D3D3"/>
              <w:right w:val="single" w:sz="0" w:space="0" w:color="D3D3D3"/>
            </w:tcBorders>
          </w:tcPr>
          <w:p w14:paraId="4345C864" w14:textId="77777777" w:rsidR="003307DE" w:rsidRDefault="003307DE" w:rsidP="007E4777">
            <w:pPr>
              <w:keepNext/>
              <w:spacing w:after="60"/>
              <w:jc w:val="right"/>
            </w:pPr>
            <w:r>
              <w:rPr>
                <w:rFonts w:ascii="Calibri" w:hAnsi="Calibri"/>
                <w:i/>
                <w:color w:val="888888"/>
                <w:sz w:val="20"/>
              </w:rPr>
              <w:t>-117.1</w:t>
            </w:r>
          </w:p>
        </w:tc>
        <w:tc>
          <w:tcPr>
            <w:tcW w:w="0" w:type="auto"/>
            <w:tcBorders>
              <w:top w:val="single" w:sz="0" w:space="0" w:color="D3D3D3"/>
              <w:left w:val="single" w:sz="0" w:space="0" w:color="D3D3D3"/>
              <w:bottom w:val="single" w:sz="0" w:space="0" w:color="D3D3D3"/>
              <w:right w:val="single" w:sz="0" w:space="0" w:color="D3D3D3"/>
            </w:tcBorders>
          </w:tcPr>
          <w:p w14:paraId="672577B9" w14:textId="77777777" w:rsidR="003307DE" w:rsidRDefault="003307DE" w:rsidP="007E4777">
            <w:pPr>
              <w:keepNext/>
              <w:spacing w:after="60"/>
              <w:jc w:val="right"/>
            </w:pPr>
            <w:r>
              <w:rPr>
                <w:rFonts w:ascii="Calibri" w:hAnsi="Calibri"/>
                <w:i/>
                <w:color w:val="888888"/>
                <w:sz w:val="20"/>
              </w:rPr>
              <w:t>2.02</w:t>
            </w:r>
          </w:p>
        </w:tc>
        <w:tc>
          <w:tcPr>
            <w:tcW w:w="0" w:type="auto"/>
            <w:tcBorders>
              <w:top w:val="single" w:sz="0" w:space="0" w:color="D3D3D3"/>
              <w:left w:val="single" w:sz="0" w:space="0" w:color="D3D3D3"/>
              <w:bottom w:val="single" w:sz="0" w:space="0" w:color="D3D3D3"/>
              <w:right w:val="single" w:sz="0" w:space="0" w:color="D3D3D3"/>
            </w:tcBorders>
          </w:tcPr>
          <w:p w14:paraId="236ED46B" w14:textId="77777777" w:rsidR="003307DE" w:rsidRDefault="003307DE" w:rsidP="007E4777">
            <w:pPr>
              <w:keepNext/>
              <w:spacing w:after="60"/>
              <w:jc w:val="right"/>
            </w:pPr>
            <w:r>
              <w:rPr>
                <w:rFonts w:ascii="Calibri" w:hAnsi="Calibri"/>
                <w:i/>
                <w:color w:val="888888"/>
                <w:sz w:val="20"/>
              </w:rPr>
              <w:t>0.785</w:t>
            </w:r>
          </w:p>
        </w:tc>
        <w:tc>
          <w:tcPr>
            <w:tcW w:w="0" w:type="auto"/>
            <w:tcBorders>
              <w:top w:val="single" w:sz="0" w:space="0" w:color="D3D3D3"/>
              <w:left w:val="single" w:sz="0" w:space="0" w:color="D3D3D3"/>
              <w:bottom w:val="single" w:sz="0" w:space="0" w:color="D3D3D3"/>
              <w:right w:val="single" w:sz="0" w:space="0" w:color="D3D3D3"/>
            </w:tcBorders>
          </w:tcPr>
          <w:p w14:paraId="6DD7C909" w14:textId="77777777" w:rsidR="003307DE" w:rsidRDefault="003307DE" w:rsidP="007E4777">
            <w:pPr>
              <w:keepNext/>
              <w:spacing w:after="60"/>
              <w:jc w:val="right"/>
            </w:pPr>
            <w:r>
              <w:rPr>
                <w:rFonts w:ascii="Calibri" w:hAnsi="Calibri"/>
                <w:i/>
                <w:color w:val="888888"/>
                <w:sz w:val="20"/>
              </w:rPr>
              <w:t>0.956</w:t>
            </w:r>
          </w:p>
        </w:tc>
        <w:tc>
          <w:tcPr>
            <w:tcW w:w="0" w:type="auto"/>
            <w:tcBorders>
              <w:top w:val="single" w:sz="0" w:space="0" w:color="D3D3D3"/>
              <w:left w:val="single" w:sz="0" w:space="0" w:color="D3D3D3"/>
              <w:bottom w:val="single" w:sz="0" w:space="0" w:color="D3D3D3"/>
              <w:right w:val="single" w:sz="0" w:space="0" w:color="D3D3D3"/>
            </w:tcBorders>
          </w:tcPr>
          <w:p w14:paraId="0A485901" w14:textId="77777777" w:rsidR="003307DE" w:rsidRDefault="003307DE" w:rsidP="007E4777">
            <w:pPr>
              <w:keepNext/>
              <w:spacing w:after="60"/>
            </w:pPr>
            <w:r>
              <w:rPr>
                <w:rFonts w:ascii="Calibri" w:hAnsi="Calibri"/>
                <w:i/>
                <w:color w:val="888888"/>
                <w:sz w:val="20"/>
              </w:rPr>
              <w:t>Collinearity and signal captured by random structure; excluded</w:t>
            </w:r>
          </w:p>
        </w:tc>
      </w:tr>
      <w:tr w:rsidR="003307DE" w14:paraId="17F71934" w14:textId="77777777" w:rsidTr="00E528E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D9E9C9A" w14:textId="77777777" w:rsidR="003307DE" w:rsidRDefault="003307DE" w:rsidP="007E4777">
            <w:pPr>
              <w:keepNext/>
              <w:spacing w:after="60"/>
            </w:pPr>
            <w:r>
              <w:rPr>
                <w:rFonts w:ascii="Calibri" w:hAnsi="Calibri"/>
                <w:i/>
                <w:color w:val="888888"/>
                <w:sz w:val="20"/>
              </w:rPr>
              <w:t>m31: m26 + slope†</w:t>
            </w:r>
          </w:p>
        </w:tc>
        <w:tc>
          <w:tcPr>
            <w:tcW w:w="0" w:type="auto"/>
            <w:tcBorders>
              <w:top w:val="single" w:sz="0" w:space="0" w:color="D3D3D3"/>
              <w:left w:val="single" w:sz="0" w:space="0" w:color="D3D3D3"/>
              <w:bottom w:val="single" w:sz="0" w:space="0" w:color="D3D3D3"/>
              <w:right w:val="single" w:sz="0" w:space="0" w:color="D3D3D3"/>
            </w:tcBorders>
          </w:tcPr>
          <w:p w14:paraId="08EA90F2" w14:textId="77777777" w:rsidR="003307DE" w:rsidRDefault="003307DE" w:rsidP="007E4777">
            <w:pPr>
              <w:keepNext/>
              <w:spacing w:after="60"/>
              <w:jc w:val="right"/>
            </w:pPr>
            <w:r>
              <w:rPr>
                <w:rFonts w:ascii="Calibri" w:hAnsi="Calibri"/>
                <w:i/>
                <w:color w:val="888888"/>
                <w:sz w:val="20"/>
              </w:rPr>
              <w:t>-115.1</w:t>
            </w:r>
          </w:p>
        </w:tc>
        <w:tc>
          <w:tcPr>
            <w:tcW w:w="0" w:type="auto"/>
            <w:tcBorders>
              <w:top w:val="single" w:sz="0" w:space="0" w:color="D3D3D3"/>
              <w:left w:val="single" w:sz="0" w:space="0" w:color="D3D3D3"/>
              <w:bottom w:val="single" w:sz="0" w:space="0" w:color="D3D3D3"/>
              <w:right w:val="single" w:sz="0" w:space="0" w:color="D3D3D3"/>
            </w:tcBorders>
          </w:tcPr>
          <w:p w14:paraId="29C754F4" w14:textId="77777777" w:rsidR="003307DE" w:rsidRDefault="003307DE" w:rsidP="007E4777">
            <w:pPr>
              <w:keepNext/>
              <w:spacing w:after="60"/>
              <w:jc w:val="right"/>
            </w:pPr>
            <w:r>
              <w:rPr>
                <w:rFonts w:ascii="Calibri" w:hAnsi="Calibri"/>
                <w:i/>
                <w:color w:val="888888"/>
                <w:sz w:val="20"/>
              </w:rPr>
              <w:t>2.02</w:t>
            </w:r>
          </w:p>
        </w:tc>
        <w:tc>
          <w:tcPr>
            <w:tcW w:w="0" w:type="auto"/>
            <w:tcBorders>
              <w:top w:val="single" w:sz="0" w:space="0" w:color="D3D3D3"/>
              <w:left w:val="single" w:sz="0" w:space="0" w:color="D3D3D3"/>
              <w:bottom w:val="single" w:sz="0" w:space="0" w:color="D3D3D3"/>
              <w:right w:val="single" w:sz="0" w:space="0" w:color="D3D3D3"/>
            </w:tcBorders>
          </w:tcPr>
          <w:p w14:paraId="5F12E197" w14:textId="77777777" w:rsidR="003307DE" w:rsidRDefault="003307DE" w:rsidP="007E4777">
            <w:pPr>
              <w:keepNext/>
              <w:spacing w:after="60"/>
              <w:jc w:val="right"/>
            </w:pPr>
            <w:r>
              <w:rPr>
                <w:rFonts w:ascii="Calibri" w:hAnsi="Calibri"/>
                <w:i/>
                <w:color w:val="888888"/>
                <w:sz w:val="20"/>
              </w:rPr>
              <w:t>0.785</w:t>
            </w:r>
          </w:p>
        </w:tc>
        <w:tc>
          <w:tcPr>
            <w:tcW w:w="0" w:type="auto"/>
            <w:tcBorders>
              <w:top w:val="single" w:sz="0" w:space="0" w:color="D3D3D3"/>
              <w:left w:val="single" w:sz="0" w:space="0" w:color="D3D3D3"/>
              <w:bottom w:val="single" w:sz="0" w:space="0" w:color="D3D3D3"/>
              <w:right w:val="single" w:sz="0" w:space="0" w:color="D3D3D3"/>
            </w:tcBorders>
          </w:tcPr>
          <w:p w14:paraId="72654C99" w14:textId="77777777" w:rsidR="003307DE" w:rsidRDefault="003307DE" w:rsidP="007E4777">
            <w:pPr>
              <w:keepNext/>
              <w:spacing w:after="60"/>
              <w:jc w:val="right"/>
            </w:pPr>
            <w:r>
              <w:rPr>
                <w:rFonts w:ascii="Calibri" w:hAnsi="Calibri"/>
                <w:i/>
                <w:color w:val="888888"/>
                <w:sz w:val="20"/>
              </w:rPr>
              <w:t>0.956</w:t>
            </w:r>
          </w:p>
        </w:tc>
        <w:tc>
          <w:tcPr>
            <w:tcW w:w="0" w:type="auto"/>
            <w:tcBorders>
              <w:top w:val="single" w:sz="0" w:space="0" w:color="D3D3D3"/>
              <w:left w:val="single" w:sz="0" w:space="0" w:color="D3D3D3"/>
              <w:bottom w:val="single" w:sz="0" w:space="0" w:color="D3D3D3"/>
              <w:right w:val="single" w:sz="0" w:space="0" w:color="D3D3D3"/>
            </w:tcBorders>
          </w:tcPr>
          <w:p w14:paraId="33387541" w14:textId="251EC726" w:rsidR="003307DE" w:rsidRDefault="003307DE" w:rsidP="007E4777">
            <w:pPr>
              <w:keepNext/>
              <w:spacing w:after="60"/>
            </w:pPr>
            <w:r>
              <w:rPr>
                <w:rFonts w:ascii="Calibri" w:hAnsi="Calibri"/>
                <w:i/>
                <w:color w:val="888888"/>
                <w:sz w:val="20"/>
              </w:rPr>
              <w:t xml:space="preserve">As m26, </w:t>
            </w:r>
            <w:r w:rsidR="00D755C9">
              <w:rPr>
                <w:rFonts w:ascii="Calibri" w:hAnsi="Calibri"/>
                <w:i/>
                <w:color w:val="888888"/>
                <w:sz w:val="20"/>
              </w:rPr>
              <w:t>negligible</w:t>
            </w:r>
            <w:r>
              <w:rPr>
                <w:rFonts w:ascii="Calibri" w:hAnsi="Calibri"/>
                <w:i/>
                <w:color w:val="888888"/>
                <w:sz w:val="20"/>
              </w:rPr>
              <w:t xml:space="preserve"> improvement; excluded</w:t>
            </w:r>
          </w:p>
        </w:tc>
      </w:tr>
      <w:tr w:rsidR="003307DE" w14:paraId="653086DB" w14:textId="77777777" w:rsidTr="00E528E3">
        <w:trPr>
          <w:cantSplit/>
          <w:jc w:val="center"/>
        </w:trPr>
        <w:tc>
          <w:tcPr>
            <w:tcW w:w="0" w:type="auto"/>
            <w:gridSpan w:val="6"/>
            <w:tcBorders>
              <w:top w:val="single" w:sz="16" w:space="0" w:color="D3D3D3"/>
              <w:left w:val="single" w:sz="0" w:space="0" w:color="D3D3D3"/>
              <w:bottom w:val="single" w:sz="16" w:space="0" w:color="D3D3D3"/>
              <w:right w:val="single" w:sz="0" w:space="0" w:color="D3D3D3"/>
            </w:tcBorders>
            <w:shd w:val="clear" w:color="auto" w:fill="EEEEEE"/>
            <w:tcMar>
              <w:top w:w="25" w:type="dxa"/>
            </w:tcMar>
          </w:tcPr>
          <w:p w14:paraId="7D8EAA84" w14:textId="77777777" w:rsidR="003307DE" w:rsidRDefault="003307DE" w:rsidP="007E4777">
            <w:pPr>
              <w:keepNext/>
              <w:spacing w:after="60"/>
            </w:pPr>
            <w:r>
              <w:rPr>
                <w:rFonts w:ascii="Calibri" w:hAnsi="Calibri"/>
                <w:sz w:val="20"/>
              </w:rPr>
              <w:t>2. Random slope evaluation (ML fit)</w:t>
            </w:r>
          </w:p>
        </w:tc>
      </w:tr>
      <w:tr w:rsidR="003307DE" w14:paraId="31F0E23A" w14:textId="77777777" w:rsidTr="00E528E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1B277F9" w14:textId="77777777" w:rsidR="003307DE" w:rsidRDefault="003307DE" w:rsidP="007E4777">
            <w:pPr>
              <w:keepNext/>
              <w:spacing w:after="60"/>
            </w:pPr>
            <w:r>
              <w:rPr>
                <w:rFonts w:ascii="Calibri" w:hAnsi="Calibri"/>
                <w:b/>
                <w:sz w:val="20"/>
              </w:rPr>
              <w:t>m16_rs: + random slopes for temp_90</w:t>
            </w:r>
          </w:p>
        </w:tc>
        <w:tc>
          <w:tcPr>
            <w:tcW w:w="0" w:type="auto"/>
            <w:tcBorders>
              <w:top w:val="single" w:sz="0" w:space="0" w:color="D3D3D3"/>
              <w:left w:val="single" w:sz="0" w:space="0" w:color="D3D3D3"/>
              <w:bottom w:val="single" w:sz="0" w:space="0" w:color="D3D3D3"/>
              <w:right w:val="single" w:sz="0" w:space="0" w:color="D3D3D3"/>
            </w:tcBorders>
          </w:tcPr>
          <w:p w14:paraId="06B13AF7" w14:textId="77777777" w:rsidR="003307DE" w:rsidRDefault="003307DE" w:rsidP="007E4777">
            <w:pPr>
              <w:keepNext/>
              <w:spacing w:after="60"/>
              <w:jc w:val="right"/>
            </w:pPr>
            <w:r>
              <w:rPr>
                <w:rFonts w:ascii="Calibri" w:hAnsi="Calibri"/>
                <w:b/>
                <w:sz w:val="20"/>
              </w:rPr>
              <w:t>0.0</w:t>
            </w:r>
          </w:p>
        </w:tc>
        <w:tc>
          <w:tcPr>
            <w:tcW w:w="0" w:type="auto"/>
            <w:tcBorders>
              <w:top w:val="single" w:sz="0" w:space="0" w:color="D3D3D3"/>
              <w:left w:val="single" w:sz="0" w:space="0" w:color="D3D3D3"/>
              <w:bottom w:val="single" w:sz="0" w:space="0" w:color="D3D3D3"/>
              <w:right w:val="single" w:sz="0" w:space="0" w:color="D3D3D3"/>
            </w:tcBorders>
          </w:tcPr>
          <w:p w14:paraId="582FCF59" w14:textId="77777777" w:rsidR="003307DE" w:rsidRDefault="003307DE" w:rsidP="007E4777">
            <w:pPr>
              <w:keepNext/>
              <w:spacing w:after="60"/>
              <w:jc w:val="right"/>
            </w:pPr>
            <w:r>
              <w:rPr>
                <w:rFonts w:ascii="Calibri" w:hAnsi="Calibri"/>
                <w:b/>
                <w:sz w:val="20"/>
              </w:rPr>
              <w:t>1.78</w:t>
            </w:r>
          </w:p>
        </w:tc>
        <w:tc>
          <w:tcPr>
            <w:tcW w:w="0" w:type="auto"/>
            <w:tcBorders>
              <w:top w:val="single" w:sz="0" w:space="0" w:color="D3D3D3"/>
              <w:left w:val="single" w:sz="0" w:space="0" w:color="D3D3D3"/>
              <w:bottom w:val="single" w:sz="0" w:space="0" w:color="D3D3D3"/>
              <w:right w:val="single" w:sz="0" w:space="0" w:color="D3D3D3"/>
            </w:tcBorders>
          </w:tcPr>
          <w:p w14:paraId="3D327D52" w14:textId="77777777" w:rsidR="003307DE" w:rsidRDefault="003307DE" w:rsidP="007E4777">
            <w:pPr>
              <w:keepNext/>
              <w:spacing w:after="60"/>
              <w:jc w:val="right"/>
            </w:pPr>
            <w:r>
              <w:rPr>
                <w:rFonts w:ascii="Calibri" w:hAnsi="Calibri"/>
                <w:b/>
                <w:sz w:val="20"/>
              </w:rPr>
              <w:t>0.713</w:t>
            </w:r>
          </w:p>
        </w:tc>
        <w:tc>
          <w:tcPr>
            <w:tcW w:w="0" w:type="auto"/>
            <w:tcBorders>
              <w:top w:val="single" w:sz="0" w:space="0" w:color="D3D3D3"/>
              <w:left w:val="single" w:sz="0" w:space="0" w:color="D3D3D3"/>
              <w:bottom w:val="single" w:sz="0" w:space="0" w:color="D3D3D3"/>
              <w:right w:val="single" w:sz="0" w:space="0" w:color="D3D3D3"/>
            </w:tcBorders>
          </w:tcPr>
          <w:p w14:paraId="54FE9385" w14:textId="77777777" w:rsidR="003307DE" w:rsidRDefault="003307DE" w:rsidP="007E4777">
            <w:pPr>
              <w:keepNext/>
              <w:spacing w:after="60"/>
              <w:jc w:val="right"/>
            </w:pPr>
            <w:r>
              <w:rPr>
                <w:rFonts w:ascii="Calibri" w:hAnsi="Calibri"/>
                <w:b/>
                <w:sz w:val="20"/>
              </w:rPr>
              <w:t>0.984</w:t>
            </w:r>
          </w:p>
        </w:tc>
        <w:tc>
          <w:tcPr>
            <w:tcW w:w="0" w:type="auto"/>
            <w:tcBorders>
              <w:top w:val="single" w:sz="0" w:space="0" w:color="D3D3D3"/>
              <w:left w:val="single" w:sz="0" w:space="0" w:color="D3D3D3"/>
              <w:bottom w:val="single" w:sz="0" w:space="0" w:color="D3D3D3"/>
              <w:right w:val="single" w:sz="0" w:space="0" w:color="D3D3D3"/>
            </w:tcBorders>
          </w:tcPr>
          <w:p w14:paraId="456E4243" w14:textId="77777777" w:rsidR="003307DE" w:rsidRDefault="003307DE" w:rsidP="007E4777">
            <w:pPr>
              <w:keepNext/>
              <w:spacing w:after="60"/>
            </w:pPr>
            <w:r>
              <w:rPr>
                <w:rFonts w:ascii="Calibri" w:hAnsi="Calibri"/>
                <w:b/>
                <w:sz w:val="20"/>
              </w:rPr>
              <w:t>ΔAIC = 507.1 vs. intercept-only</w:t>
            </w:r>
          </w:p>
        </w:tc>
      </w:tr>
      <w:tr w:rsidR="003307DE" w14:paraId="66B9D5FB" w14:textId="77777777" w:rsidTr="00E528E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1239567" w14:textId="77777777" w:rsidR="003307DE" w:rsidRDefault="003307DE" w:rsidP="007E4777">
            <w:pPr>
              <w:keepNext/>
              <w:spacing w:after="60"/>
            </w:pPr>
            <w:r>
              <w:rPr>
                <w:rFonts w:ascii="Calibri" w:hAnsi="Calibri"/>
                <w:sz w:val="20"/>
              </w:rPr>
              <w:t>m16: random intercept only</w:t>
            </w:r>
          </w:p>
        </w:tc>
        <w:tc>
          <w:tcPr>
            <w:tcW w:w="0" w:type="auto"/>
            <w:tcBorders>
              <w:top w:val="single" w:sz="0" w:space="0" w:color="D3D3D3"/>
              <w:left w:val="single" w:sz="0" w:space="0" w:color="D3D3D3"/>
              <w:bottom w:val="single" w:sz="0" w:space="0" w:color="D3D3D3"/>
              <w:right w:val="single" w:sz="0" w:space="0" w:color="D3D3D3"/>
            </w:tcBorders>
          </w:tcPr>
          <w:p w14:paraId="4D274B16" w14:textId="77777777" w:rsidR="003307DE" w:rsidRDefault="003307DE" w:rsidP="007E4777">
            <w:pPr>
              <w:keepNext/>
              <w:spacing w:after="60"/>
              <w:jc w:val="right"/>
            </w:pPr>
            <w:r>
              <w:rPr>
                <w:rFonts w:ascii="Calibri" w:hAnsi="Calibri"/>
                <w:sz w:val="20"/>
              </w:rPr>
              <w:t>507.1</w:t>
            </w:r>
          </w:p>
        </w:tc>
        <w:tc>
          <w:tcPr>
            <w:tcW w:w="0" w:type="auto"/>
            <w:tcBorders>
              <w:top w:val="single" w:sz="0" w:space="0" w:color="D3D3D3"/>
              <w:left w:val="single" w:sz="0" w:space="0" w:color="D3D3D3"/>
              <w:bottom w:val="single" w:sz="0" w:space="0" w:color="D3D3D3"/>
              <w:right w:val="single" w:sz="0" w:space="0" w:color="D3D3D3"/>
            </w:tcBorders>
          </w:tcPr>
          <w:p w14:paraId="77786D72" w14:textId="77777777" w:rsidR="003307DE" w:rsidRDefault="003307DE" w:rsidP="007E4777">
            <w:pPr>
              <w:keepNext/>
              <w:spacing w:after="60"/>
              <w:jc w:val="right"/>
            </w:pPr>
            <w:r>
              <w:rPr>
                <w:rFonts w:ascii="Calibri" w:hAnsi="Calibri"/>
                <w:sz w:val="20"/>
              </w:rPr>
              <w:t>2.02</w:t>
            </w:r>
          </w:p>
        </w:tc>
        <w:tc>
          <w:tcPr>
            <w:tcW w:w="0" w:type="auto"/>
            <w:tcBorders>
              <w:top w:val="single" w:sz="0" w:space="0" w:color="D3D3D3"/>
              <w:left w:val="single" w:sz="0" w:space="0" w:color="D3D3D3"/>
              <w:bottom w:val="single" w:sz="0" w:space="0" w:color="D3D3D3"/>
              <w:right w:val="single" w:sz="0" w:space="0" w:color="D3D3D3"/>
            </w:tcBorders>
          </w:tcPr>
          <w:p w14:paraId="620BADA4" w14:textId="77777777" w:rsidR="003307DE" w:rsidRDefault="003307DE" w:rsidP="007E4777">
            <w:pPr>
              <w:keepNext/>
              <w:spacing w:after="60"/>
              <w:jc w:val="right"/>
            </w:pPr>
            <w:r>
              <w:rPr>
                <w:rFonts w:ascii="Calibri" w:hAnsi="Calibri"/>
                <w:sz w:val="20"/>
              </w:rPr>
              <w:t>0.729</w:t>
            </w:r>
          </w:p>
        </w:tc>
        <w:tc>
          <w:tcPr>
            <w:tcW w:w="0" w:type="auto"/>
            <w:tcBorders>
              <w:top w:val="single" w:sz="0" w:space="0" w:color="D3D3D3"/>
              <w:left w:val="single" w:sz="0" w:space="0" w:color="D3D3D3"/>
              <w:bottom w:val="single" w:sz="0" w:space="0" w:color="D3D3D3"/>
              <w:right w:val="single" w:sz="0" w:space="0" w:color="D3D3D3"/>
            </w:tcBorders>
          </w:tcPr>
          <w:p w14:paraId="751156E6" w14:textId="77777777" w:rsidR="003307DE" w:rsidRDefault="003307DE" w:rsidP="007E4777">
            <w:pPr>
              <w:keepNext/>
              <w:spacing w:after="60"/>
              <w:jc w:val="right"/>
            </w:pPr>
            <w:r>
              <w:rPr>
                <w:rFonts w:ascii="Calibri" w:hAnsi="Calibri"/>
                <w:sz w:val="20"/>
              </w:rPr>
              <w:t>0.980</w:t>
            </w:r>
          </w:p>
        </w:tc>
        <w:tc>
          <w:tcPr>
            <w:tcW w:w="0" w:type="auto"/>
            <w:tcBorders>
              <w:top w:val="single" w:sz="0" w:space="0" w:color="D3D3D3"/>
              <w:left w:val="single" w:sz="0" w:space="0" w:color="D3D3D3"/>
              <w:bottom w:val="single" w:sz="0" w:space="0" w:color="D3D3D3"/>
              <w:right w:val="single" w:sz="0" w:space="0" w:color="D3D3D3"/>
            </w:tcBorders>
          </w:tcPr>
          <w:p w14:paraId="353FAC18" w14:textId="77777777" w:rsidR="003307DE" w:rsidRDefault="003307DE" w:rsidP="007E4777">
            <w:pPr>
              <w:keepNext/>
              <w:spacing w:after="60"/>
            </w:pPr>
          </w:p>
        </w:tc>
      </w:tr>
      <w:tr w:rsidR="003307DE" w14:paraId="4069C204" w14:textId="77777777" w:rsidTr="00E528E3">
        <w:trPr>
          <w:cantSplit/>
          <w:jc w:val="center"/>
        </w:trPr>
        <w:tc>
          <w:tcPr>
            <w:tcW w:w="0" w:type="auto"/>
            <w:gridSpan w:val="6"/>
            <w:tcBorders>
              <w:top w:val="single" w:sz="16" w:space="0" w:color="D3D3D3"/>
              <w:left w:val="single" w:sz="0" w:space="0" w:color="D3D3D3"/>
              <w:bottom w:val="single" w:sz="16" w:space="0" w:color="D3D3D3"/>
              <w:right w:val="single" w:sz="0" w:space="0" w:color="D3D3D3"/>
            </w:tcBorders>
            <w:shd w:val="clear" w:color="auto" w:fill="EEEEEE"/>
            <w:tcMar>
              <w:top w:w="25" w:type="dxa"/>
            </w:tcMar>
          </w:tcPr>
          <w:p w14:paraId="0252E00B" w14:textId="77777777" w:rsidR="003307DE" w:rsidRDefault="003307DE" w:rsidP="007E4777">
            <w:pPr>
              <w:keepNext/>
              <w:spacing w:after="60"/>
            </w:pPr>
            <w:r>
              <w:rPr>
                <w:rFonts w:ascii="Calibri" w:hAnsi="Calibri"/>
                <w:sz w:val="20"/>
              </w:rPr>
              <w:t>3. Temperature functional form (ML fit)</w:t>
            </w:r>
          </w:p>
        </w:tc>
      </w:tr>
      <w:tr w:rsidR="003307DE" w14:paraId="1FF5F8D8" w14:textId="77777777" w:rsidTr="00E528E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444D9E4" w14:textId="77777777" w:rsidR="003307DE" w:rsidRDefault="003307DE" w:rsidP="007E4777">
            <w:pPr>
              <w:keepNext/>
              <w:spacing w:after="60"/>
            </w:pPr>
            <w:r>
              <w:rPr>
                <w:rFonts w:ascii="Calibri" w:hAnsi="Calibri"/>
                <w:b/>
                <w:sz w:val="20"/>
              </w:rPr>
              <w:t xml:space="preserve">Natural spline </w:t>
            </w:r>
            <w:proofErr w:type="spellStart"/>
            <w:r>
              <w:rPr>
                <w:rFonts w:ascii="Calibri" w:hAnsi="Calibri"/>
                <w:b/>
                <w:sz w:val="20"/>
              </w:rPr>
              <w:t>df</w:t>
            </w:r>
            <w:proofErr w:type="spellEnd"/>
            <w:r>
              <w:rPr>
                <w:rFonts w:ascii="Calibri" w:hAnsi="Calibri"/>
                <w:b/>
                <w:sz w:val="20"/>
              </w:rPr>
              <w:t xml:space="preserve"> = 3</w:t>
            </w:r>
          </w:p>
        </w:tc>
        <w:tc>
          <w:tcPr>
            <w:tcW w:w="0" w:type="auto"/>
            <w:tcBorders>
              <w:top w:val="single" w:sz="0" w:space="0" w:color="D3D3D3"/>
              <w:left w:val="single" w:sz="0" w:space="0" w:color="D3D3D3"/>
              <w:bottom w:val="single" w:sz="0" w:space="0" w:color="D3D3D3"/>
              <w:right w:val="single" w:sz="0" w:space="0" w:color="D3D3D3"/>
            </w:tcBorders>
          </w:tcPr>
          <w:p w14:paraId="5067C06A" w14:textId="77777777" w:rsidR="003307DE" w:rsidRDefault="003307DE" w:rsidP="007E4777">
            <w:pPr>
              <w:keepNext/>
              <w:spacing w:after="60"/>
              <w:jc w:val="right"/>
            </w:pPr>
            <w:r>
              <w:rPr>
                <w:rFonts w:ascii="Calibri" w:hAnsi="Calibri"/>
                <w:b/>
                <w:sz w:val="20"/>
              </w:rPr>
              <w:t>0.0</w:t>
            </w:r>
          </w:p>
        </w:tc>
        <w:tc>
          <w:tcPr>
            <w:tcW w:w="0" w:type="auto"/>
            <w:tcBorders>
              <w:top w:val="single" w:sz="0" w:space="0" w:color="D3D3D3"/>
              <w:left w:val="single" w:sz="0" w:space="0" w:color="D3D3D3"/>
              <w:bottom w:val="single" w:sz="0" w:space="0" w:color="D3D3D3"/>
              <w:right w:val="single" w:sz="0" w:space="0" w:color="D3D3D3"/>
            </w:tcBorders>
          </w:tcPr>
          <w:p w14:paraId="374D9260" w14:textId="77777777" w:rsidR="003307DE" w:rsidRDefault="003307DE" w:rsidP="007E4777">
            <w:pPr>
              <w:keepNext/>
              <w:spacing w:after="60"/>
              <w:jc w:val="right"/>
            </w:pPr>
            <w:r>
              <w:rPr>
                <w:rFonts w:ascii="Calibri" w:hAnsi="Calibri"/>
                <w:b/>
                <w:sz w:val="20"/>
              </w:rPr>
              <w:t>1.72</w:t>
            </w:r>
          </w:p>
        </w:tc>
        <w:tc>
          <w:tcPr>
            <w:tcW w:w="0" w:type="auto"/>
            <w:tcBorders>
              <w:top w:val="single" w:sz="0" w:space="0" w:color="D3D3D3"/>
              <w:left w:val="single" w:sz="0" w:space="0" w:color="D3D3D3"/>
              <w:bottom w:val="single" w:sz="0" w:space="0" w:color="D3D3D3"/>
              <w:right w:val="single" w:sz="0" w:space="0" w:color="D3D3D3"/>
            </w:tcBorders>
          </w:tcPr>
          <w:p w14:paraId="35F54DFC" w14:textId="77777777" w:rsidR="003307DE" w:rsidRDefault="003307DE" w:rsidP="007E4777">
            <w:pPr>
              <w:keepNext/>
              <w:spacing w:after="60"/>
              <w:jc w:val="right"/>
            </w:pPr>
            <w:r>
              <w:rPr>
                <w:rFonts w:ascii="Calibri" w:hAnsi="Calibri"/>
                <w:b/>
                <w:sz w:val="20"/>
              </w:rPr>
              <w:t>0.609</w:t>
            </w:r>
          </w:p>
        </w:tc>
        <w:tc>
          <w:tcPr>
            <w:tcW w:w="0" w:type="auto"/>
            <w:tcBorders>
              <w:top w:val="single" w:sz="0" w:space="0" w:color="D3D3D3"/>
              <w:left w:val="single" w:sz="0" w:space="0" w:color="D3D3D3"/>
              <w:bottom w:val="single" w:sz="0" w:space="0" w:color="D3D3D3"/>
              <w:right w:val="single" w:sz="0" w:space="0" w:color="D3D3D3"/>
            </w:tcBorders>
          </w:tcPr>
          <w:p w14:paraId="1EBD7F9C" w14:textId="77777777" w:rsidR="003307DE" w:rsidRDefault="003307DE" w:rsidP="007E4777">
            <w:pPr>
              <w:keepNext/>
              <w:spacing w:after="60"/>
              <w:jc w:val="right"/>
            </w:pPr>
            <w:r>
              <w:rPr>
                <w:rFonts w:ascii="Calibri" w:hAnsi="Calibri"/>
                <w:b/>
                <w:sz w:val="20"/>
              </w:rPr>
              <w:t>0.990</w:t>
            </w:r>
          </w:p>
        </w:tc>
        <w:tc>
          <w:tcPr>
            <w:tcW w:w="0" w:type="auto"/>
            <w:tcBorders>
              <w:top w:val="single" w:sz="0" w:space="0" w:color="D3D3D3"/>
              <w:left w:val="single" w:sz="0" w:space="0" w:color="D3D3D3"/>
              <w:bottom w:val="single" w:sz="0" w:space="0" w:color="D3D3D3"/>
              <w:right w:val="single" w:sz="0" w:space="0" w:color="D3D3D3"/>
            </w:tcBorders>
          </w:tcPr>
          <w:p w14:paraId="66D54CF3" w14:textId="77777777" w:rsidR="003307DE" w:rsidRDefault="003307DE" w:rsidP="007E4777">
            <w:pPr>
              <w:keepNext/>
              <w:spacing w:after="60"/>
            </w:pPr>
            <w:r>
              <w:rPr>
                <w:rFonts w:ascii="Calibri" w:hAnsi="Calibri"/>
                <w:b/>
                <w:sz w:val="20"/>
              </w:rPr>
              <w:t>Selected final functional form</w:t>
            </w:r>
          </w:p>
        </w:tc>
      </w:tr>
      <w:tr w:rsidR="003307DE" w14:paraId="66C02461" w14:textId="77777777" w:rsidTr="00E528E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A5845E5" w14:textId="77777777" w:rsidR="003307DE" w:rsidRDefault="003307DE" w:rsidP="007E4777">
            <w:pPr>
              <w:keepNext/>
              <w:spacing w:after="60"/>
            </w:pPr>
            <w:r>
              <w:rPr>
                <w:rFonts w:ascii="Calibri" w:hAnsi="Calibri"/>
                <w:sz w:val="20"/>
              </w:rPr>
              <w:t>Quadratic: temp_90 + temp_90²</w:t>
            </w:r>
          </w:p>
        </w:tc>
        <w:tc>
          <w:tcPr>
            <w:tcW w:w="0" w:type="auto"/>
            <w:tcBorders>
              <w:top w:val="single" w:sz="0" w:space="0" w:color="D3D3D3"/>
              <w:left w:val="single" w:sz="0" w:space="0" w:color="D3D3D3"/>
              <w:bottom w:val="single" w:sz="0" w:space="0" w:color="D3D3D3"/>
              <w:right w:val="single" w:sz="0" w:space="0" w:color="D3D3D3"/>
            </w:tcBorders>
          </w:tcPr>
          <w:p w14:paraId="677E2A58" w14:textId="77777777" w:rsidR="003307DE" w:rsidRDefault="003307DE" w:rsidP="007E4777">
            <w:pPr>
              <w:keepNext/>
              <w:spacing w:after="60"/>
              <w:jc w:val="right"/>
            </w:pPr>
            <w:r>
              <w:rPr>
                <w:rFonts w:ascii="Calibri" w:hAnsi="Calibri"/>
                <w:sz w:val="20"/>
              </w:rPr>
              <w:t>138.9</w:t>
            </w:r>
          </w:p>
        </w:tc>
        <w:tc>
          <w:tcPr>
            <w:tcW w:w="0" w:type="auto"/>
            <w:tcBorders>
              <w:top w:val="single" w:sz="0" w:space="0" w:color="D3D3D3"/>
              <w:left w:val="single" w:sz="0" w:space="0" w:color="D3D3D3"/>
              <w:bottom w:val="single" w:sz="0" w:space="0" w:color="D3D3D3"/>
              <w:right w:val="single" w:sz="0" w:space="0" w:color="D3D3D3"/>
            </w:tcBorders>
          </w:tcPr>
          <w:p w14:paraId="6E2B6F19" w14:textId="77777777" w:rsidR="003307DE" w:rsidRDefault="003307DE" w:rsidP="007E4777">
            <w:pPr>
              <w:keepNext/>
              <w:spacing w:after="60"/>
              <w:jc w:val="right"/>
            </w:pPr>
            <w:r>
              <w:rPr>
                <w:rFonts w:ascii="Calibri" w:hAnsi="Calibri"/>
                <w:sz w:val="20"/>
              </w:rPr>
              <w:t>1.78</w:t>
            </w:r>
          </w:p>
        </w:tc>
        <w:tc>
          <w:tcPr>
            <w:tcW w:w="0" w:type="auto"/>
            <w:tcBorders>
              <w:top w:val="single" w:sz="0" w:space="0" w:color="D3D3D3"/>
              <w:left w:val="single" w:sz="0" w:space="0" w:color="D3D3D3"/>
              <w:bottom w:val="single" w:sz="0" w:space="0" w:color="D3D3D3"/>
              <w:right w:val="single" w:sz="0" w:space="0" w:color="D3D3D3"/>
            </w:tcBorders>
          </w:tcPr>
          <w:p w14:paraId="1351F8F6" w14:textId="77777777" w:rsidR="003307DE" w:rsidRDefault="003307DE" w:rsidP="007E4777">
            <w:pPr>
              <w:keepNext/>
              <w:spacing w:after="60"/>
              <w:jc w:val="right"/>
            </w:pPr>
            <w:r>
              <w:rPr>
                <w:rFonts w:ascii="Calibri" w:hAnsi="Calibri"/>
                <w:sz w:val="20"/>
              </w:rPr>
              <w:t>0.713</w:t>
            </w:r>
          </w:p>
        </w:tc>
        <w:tc>
          <w:tcPr>
            <w:tcW w:w="0" w:type="auto"/>
            <w:tcBorders>
              <w:top w:val="single" w:sz="0" w:space="0" w:color="D3D3D3"/>
              <w:left w:val="single" w:sz="0" w:space="0" w:color="D3D3D3"/>
              <w:bottom w:val="single" w:sz="0" w:space="0" w:color="D3D3D3"/>
              <w:right w:val="single" w:sz="0" w:space="0" w:color="D3D3D3"/>
            </w:tcBorders>
          </w:tcPr>
          <w:p w14:paraId="4AC8B7FA" w14:textId="77777777" w:rsidR="003307DE" w:rsidRDefault="003307DE" w:rsidP="007E4777">
            <w:pPr>
              <w:keepNext/>
              <w:spacing w:after="60"/>
              <w:jc w:val="right"/>
            </w:pPr>
            <w:r>
              <w:rPr>
                <w:rFonts w:ascii="Calibri" w:hAnsi="Calibri"/>
                <w:sz w:val="20"/>
              </w:rPr>
              <w:t>0.984</w:t>
            </w:r>
          </w:p>
        </w:tc>
        <w:tc>
          <w:tcPr>
            <w:tcW w:w="0" w:type="auto"/>
            <w:tcBorders>
              <w:top w:val="single" w:sz="0" w:space="0" w:color="D3D3D3"/>
              <w:left w:val="single" w:sz="0" w:space="0" w:color="D3D3D3"/>
              <w:bottom w:val="single" w:sz="0" w:space="0" w:color="D3D3D3"/>
              <w:right w:val="single" w:sz="0" w:space="0" w:color="D3D3D3"/>
            </w:tcBorders>
          </w:tcPr>
          <w:p w14:paraId="1146DE05" w14:textId="77777777" w:rsidR="003307DE" w:rsidRDefault="003307DE" w:rsidP="007E4777">
            <w:pPr>
              <w:keepNext/>
              <w:spacing w:after="60"/>
            </w:pPr>
          </w:p>
        </w:tc>
      </w:tr>
      <w:tr w:rsidR="003307DE" w14:paraId="26FD85C0" w14:textId="77777777" w:rsidTr="00E528E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44090C6" w14:textId="77777777" w:rsidR="003307DE" w:rsidRDefault="003307DE" w:rsidP="007E4777">
            <w:pPr>
              <w:keepNext/>
              <w:spacing w:after="60"/>
            </w:pPr>
            <w:r>
              <w:rPr>
                <w:rFonts w:ascii="Calibri" w:hAnsi="Calibri"/>
                <w:i/>
                <w:color w:val="888888"/>
                <w:sz w:val="20"/>
              </w:rPr>
              <w:t xml:space="preserve">Natural spline </w:t>
            </w:r>
            <w:proofErr w:type="spellStart"/>
            <w:r>
              <w:rPr>
                <w:rFonts w:ascii="Calibri" w:hAnsi="Calibri"/>
                <w:i/>
                <w:color w:val="888888"/>
                <w:sz w:val="20"/>
              </w:rPr>
              <w:t>df</w:t>
            </w:r>
            <w:proofErr w:type="spellEnd"/>
            <w:r>
              <w:rPr>
                <w:rFonts w:ascii="Calibri" w:hAnsi="Calibri"/>
                <w:i/>
                <w:color w:val="888888"/>
                <w:sz w:val="20"/>
              </w:rPr>
              <w:t xml:space="preserve"> = 4†</w:t>
            </w:r>
          </w:p>
        </w:tc>
        <w:tc>
          <w:tcPr>
            <w:tcW w:w="0" w:type="auto"/>
            <w:tcBorders>
              <w:top w:val="single" w:sz="0" w:space="0" w:color="D3D3D3"/>
              <w:left w:val="single" w:sz="0" w:space="0" w:color="D3D3D3"/>
              <w:bottom w:val="single" w:sz="0" w:space="0" w:color="D3D3D3"/>
              <w:right w:val="single" w:sz="0" w:space="0" w:color="D3D3D3"/>
            </w:tcBorders>
          </w:tcPr>
          <w:p w14:paraId="6BFEFF94" w14:textId="77777777" w:rsidR="003307DE" w:rsidRDefault="003307DE" w:rsidP="007E4777">
            <w:pPr>
              <w:keepNext/>
              <w:spacing w:after="60"/>
              <w:jc w:val="right"/>
            </w:pPr>
            <w:r>
              <w:rPr>
                <w:rFonts w:ascii="Calibri" w:hAnsi="Calibri"/>
                <w:i/>
                <w:color w:val="888888"/>
                <w:sz w:val="20"/>
              </w:rPr>
              <w:t>-65.8</w:t>
            </w:r>
          </w:p>
        </w:tc>
        <w:tc>
          <w:tcPr>
            <w:tcW w:w="0" w:type="auto"/>
            <w:tcBorders>
              <w:top w:val="single" w:sz="0" w:space="0" w:color="D3D3D3"/>
              <w:left w:val="single" w:sz="0" w:space="0" w:color="D3D3D3"/>
              <w:bottom w:val="single" w:sz="0" w:space="0" w:color="D3D3D3"/>
              <w:right w:val="single" w:sz="0" w:space="0" w:color="D3D3D3"/>
            </w:tcBorders>
          </w:tcPr>
          <w:p w14:paraId="309FB027" w14:textId="77777777" w:rsidR="003307DE" w:rsidRDefault="003307DE" w:rsidP="007E4777">
            <w:pPr>
              <w:keepNext/>
              <w:spacing w:after="60"/>
              <w:jc w:val="right"/>
            </w:pPr>
            <w:r>
              <w:rPr>
                <w:rFonts w:ascii="Calibri" w:hAnsi="Calibri"/>
                <w:i/>
                <w:color w:val="888888"/>
                <w:sz w:val="20"/>
              </w:rPr>
              <w:t>1.67</w:t>
            </w:r>
          </w:p>
        </w:tc>
        <w:tc>
          <w:tcPr>
            <w:tcW w:w="0" w:type="auto"/>
            <w:tcBorders>
              <w:top w:val="single" w:sz="0" w:space="0" w:color="D3D3D3"/>
              <w:left w:val="single" w:sz="0" w:space="0" w:color="D3D3D3"/>
              <w:bottom w:val="single" w:sz="0" w:space="0" w:color="D3D3D3"/>
              <w:right w:val="single" w:sz="0" w:space="0" w:color="D3D3D3"/>
            </w:tcBorders>
          </w:tcPr>
          <w:p w14:paraId="7935847B" w14:textId="77777777" w:rsidR="003307DE" w:rsidRDefault="003307DE" w:rsidP="007E4777">
            <w:pPr>
              <w:keepNext/>
              <w:spacing w:after="60"/>
              <w:jc w:val="right"/>
            </w:pPr>
            <w:r>
              <w:rPr>
                <w:rFonts w:ascii="Calibri" w:hAnsi="Calibri"/>
                <w:i/>
                <w:color w:val="888888"/>
                <w:sz w:val="20"/>
              </w:rPr>
              <w:t>0.483</w:t>
            </w:r>
          </w:p>
        </w:tc>
        <w:tc>
          <w:tcPr>
            <w:tcW w:w="0" w:type="auto"/>
            <w:tcBorders>
              <w:top w:val="single" w:sz="0" w:space="0" w:color="D3D3D3"/>
              <w:left w:val="single" w:sz="0" w:space="0" w:color="D3D3D3"/>
              <w:bottom w:val="single" w:sz="0" w:space="0" w:color="D3D3D3"/>
              <w:right w:val="single" w:sz="0" w:space="0" w:color="D3D3D3"/>
            </w:tcBorders>
          </w:tcPr>
          <w:p w14:paraId="15286B5B" w14:textId="77777777" w:rsidR="003307DE" w:rsidRDefault="003307DE" w:rsidP="007E4777">
            <w:pPr>
              <w:keepNext/>
              <w:spacing w:after="60"/>
              <w:jc w:val="right"/>
            </w:pPr>
            <w:r>
              <w:rPr>
                <w:rFonts w:ascii="Calibri" w:hAnsi="Calibri"/>
                <w:i/>
                <w:color w:val="888888"/>
                <w:sz w:val="20"/>
              </w:rPr>
              <w:t>0.995</w:t>
            </w:r>
          </w:p>
        </w:tc>
        <w:tc>
          <w:tcPr>
            <w:tcW w:w="0" w:type="auto"/>
            <w:tcBorders>
              <w:top w:val="single" w:sz="0" w:space="0" w:color="D3D3D3"/>
              <w:left w:val="single" w:sz="0" w:space="0" w:color="D3D3D3"/>
              <w:bottom w:val="single" w:sz="0" w:space="0" w:color="D3D3D3"/>
              <w:right w:val="single" w:sz="0" w:space="0" w:color="D3D3D3"/>
            </w:tcBorders>
          </w:tcPr>
          <w:p w14:paraId="4AAB4186" w14:textId="77777777" w:rsidR="003307DE" w:rsidRDefault="003307DE" w:rsidP="007E4777">
            <w:pPr>
              <w:keepNext/>
              <w:spacing w:after="60"/>
            </w:pPr>
            <w:r>
              <w:rPr>
                <w:rFonts w:ascii="Calibri" w:hAnsi="Calibri"/>
                <w:i/>
                <w:color w:val="888888"/>
                <w:sz w:val="20"/>
              </w:rPr>
              <w:t>Biologically implausible at high temperatures; excluded</w:t>
            </w:r>
          </w:p>
        </w:tc>
      </w:tr>
      <w:tr w:rsidR="003307DE" w14:paraId="28F56FB8" w14:textId="77777777" w:rsidTr="00E528E3">
        <w:trPr>
          <w:cantSplit/>
          <w:jc w:val="center"/>
        </w:trPr>
        <w:tc>
          <w:tcPr>
            <w:tcW w:w="0" w:type="auto"/>
            <w:gridSpan w:val="6"/>
            <w:tcBorders>
              <w:top w:val="single" w:sz="16" w:space="0" w:color="D3D3D3"/>
              <w:left w:val="single" w:sz="0" w:space="0" w:color="D3D3D3"/>
              <w:bottom w:val="single" w:sz="16" w:space="0" w:color="D3D3D3"/>
              <w:right w:val="single" w:sz="0" w:space="0" w:color="D3D3D3"/>
            </w:tcBorders>
            <w:shd w:val="clear" w:color="auto" w:fill="EEEEEE"/>
            <w:tcMar>
              <w:top w:w="25" w:type="dxa"/>
            </w:tcMar>
          </w:tcPr>
          <w:p w14:paraId="6700E8F2" w14:textId="77777777" w:rsidR="003307DE" w:rsidRDefault="003307DE" w:rsidP="007E4777">
            <w:pPr>
              <w:keepNext/>
              <w:spacing w:after="60"/>
            </w:pPr>
            <w:r>
              <w:rPr>
                <w:rFonts w:ascii="Calibri" w:hAnsi="Calibri"/>
                <w:sz w:val="20"/>
              </w:rPr>
              <w:t>4. Interaction terms (ML fit)</w:t>
            </w:r>
          </w:p>
        </w:tc>
      </w:tr>
      <w:tr w:rsidR="003307DE" w14:paraId="22EE4E67" w14:textId="77777777" w:rsidTr="00E528E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ACBBD95" w14:textId="77777777" w:rsidR="003307DE" w:rsidRDefault="003307DE" w:rsidP="007E4777">
            <w:pPr>
              <w:keepNext/>
              <w:spacing w:after="60"/>
            </w:pPr>
            <w:r>
              <w:rPr>
                <w:rFonts w:ascii="Calibri" w:hAnsi="Calibri"/>
                <w:b/>
                <w:sz w:val="20"/>
              </w:rPr>
              <w:t>Final model: no interactions</w:t>
            </w:r>
          </w:p>
        </w:tc>
        <w:tc>
          <w:tcPr>
            <w:tcW w:w="0" w:type="auto"/>
            <w:tcBorders>
              <w:top w:val="single" w:sz="0" w:space="0" w:color="D3D3D3"/>
              <w:left w:val="single" w:sz="0" w:space="0" w:color="D3D3D3"/>
              <w:bottom w:val="single" w:sz="0" w:space="0" w:color="D3D3D3"/>
              <w:right w:val="single" w:sz="0" w:space="0" w:color="D3D3D3"/>
            </w:tcBorders>
          </w:tcPr>
          <w:p w14:paraId="2534F1DF" w14:textId="77777777" w:rsidR="003307DE" w:rsidRDefault="003307DE" w:rsidP="007E4777">
            <w:pPr>
              <w:keepNext/>
              <w:spacing w:after="60"/>
              <w:jc w:val="right"/>
            </w:pPr>
            <w:r>
              <w:rPr>
                <w:rFonts w:ascii="Calibri" w:hAnsi="Calibri"/>
                <w:b/>
                <w:sz w:val="20"/>
              </w:rPr>
              <w:t>0.0</w:t>
            </w:r>
          </w:p>
        </w:tc>
        <w:tc>
          <w:tcPr>
            <w:tcW w:w="0" w:type="auto"/>
            <w:tcBorders>
              <w:top w:val="single" w:sz="0" w:space="0" w:color="D3D3D3"/>
              <w:left w:val="single" w:sz="0" w:space="0" w:color="D3D3D3"/>
              <w:bottom w:val="single" w:sz="0" w:space="0" w:color="D3D3D3"/>
              <w:right w:val="single" w:sz="0" w:space="0" w:color="D3D3D3"/>
            </w:tcBorders>
          </w:tcPr>
          <w:p w14:paraId="7B2FAB7C" w14:textId="77777777" w:rsidR="003307DE" w:rsidRDefault="003307DE" w:rsidP="007E4777">
            <w:pPr>
              <w:keepNext/>
              <w:spacing w:after="60"/>
              <w:jc w:val="right"/>
            </w:pPr>
            <w:r>
              <w:rPr>
                <w:rFonts w:ascii="Calibri" w:hAnsi="Calibri"/>
                <w:b/>
                <w:sz w:val="20"/>
              </w:rPr>
              <w:t>1.72</w:t>
            </w:r>
          </w:p>
        </w:tc>
        <w:tc>
          <w:tcPr>
            <w:tcW w:w="0" w:type="auto"/>
            <w:tcBorders>
              <w:top w:val="single" w:sz="0" w:space="0" w:color="D3D3D3"/>
              <w:left w:val="single" w:sz="0" w:space="0" w:color="D3D3D3"/>
              <w:bottom w:val="single" w:sz="0" w:space="0" w:color="D3D3D3"/>
              <w:right w:val="single" w:sz="0" w:space="0" w:color="D3D3D3"/>
            </w:tcBorders>
          </w:tcPr>
          <w:p w14:paraId="6ED2AC14" w14:textId="77777777" w:rsidR="003307DE" w:rsidRDefault="003307DE" w:rsidP="007E4777">
            <w:pPr>
              <w:keepNext/>
              <w:spacing w:after="60"/>
              <w:jc w:val="right"/>
            </w:pPr>
            <w:r>
              <w:rPr>
                <w:rFonts w:ascii="Calibri" w:hAnsi="Calibri"/>
                <w:b/>
                <w:sz w:val="20"/>
              </w:rPr>
              <w:t>0.609</w:t>
            </w:r>
          </w:p>
        </w:tc>
        <w:tc>
          <w:tcPr>
            <w:tcW w:w="0" w:type="auto"/>
            <w:tcBorders>
              <w:top w:val="single" w:sz="0" w:space="0" w:color="D3D3D3"/>
              <w:left w:val="single" w:sz="0" w:space="0" w:color="D3D3D3"/>
              <w:bottom w:val="single" w:sz="0" w:space="0" w:color="D3D3D3"/>
              <w:right w:val="single" w:sz="0" w:space="0" w:color="D3D3D3"/>
            </w:tcBorders>
          </w:tcPr>
          <w:p w14:paraId="23207B2C" w14:textId="77777777" w:rsidR="003307DE" w:rsidRDefault="003307DE" w:rsidP="007E4777">
            <w:pPr>
              <w:keepNext/>
              <w:spacing w:after="60"/>
              <w:jc w:val="right"/>
            </w:pPr>
            <w:r>
              <w:rPr>
                <w:rFonts w:ascii="Calibri" w:hAnsi="Calibri"/>
                <w:b/>
                <w:sz w:val="20"/>
              </w:rPr>
              <w:t>0.990</w:t>
            </w:r>
          </w:p>
        </w:tc>
        <w:tc>
          <w:tcPr>
            <w:tcW w:w="0" w:type="auto"/>
            <w:tcBorders>
              <w:top w:val="single" w:sz="0" w:space="0" w:color="D3D3D3"/>
              <w:left w:val="single" w:sz="0" w:space="0" w:color="D3D3D3"/>
              <w:bottom w:val="single" w:sz="0" w:space="0" w:color="D3D3D3"/>
              <w:right w:val="single" w:sz="0" w:space="0" w:color="D3D3D3"/>
            </w:tcBorders>
          </w:tcPr>
          <w:p w14:paraId="3021FCDC" w14:textId="77777777" w:rsidR="003307DE" w:rsidRDefault="003307DE" w:rsidP="007E4777">
            <w:pPr>
              <w:keepNext/>
              <w:spacing w:after="60"/>
            </w:pPr>
          </w:p>
        </w:tc>
      </w:tr>
      <w:tr w:rsidR="003307DE" w14:paraId="475F922A" w14:textId="77777777" w:rsidTr="00E528E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B428E06" w14:textId="77777777" w:rsidR="003307DE" w:rsidRDefault="003307DE" w:rsidP="007E4777">
            <w:pPr>
              <w:keepNext/>
              <w:spacing w:after="60"/>
            </w:pPr>
            <w:r>
              <w:rPr>
                <w:rFonts w:ascii="Calibri" w:hAnsi="Calibri"/>
                <w:i/>
                <w:color w:val="888888"/>
                <w:sz w:val="20"/>
              </w:rPr>
              <w:t>+ temperature × stream</w:t>
            </w:r>
          </w:p>
        </w:tc>
        <w:tc>
          <w:tcPr>
            <w:tcW w:w="0" w:type="auto"/>
            <w:tcBorders>
              <w:top w:val="single" w:sz="0" w:space="0" w:color="D3D3D3"/>
              <w:left w:val="single" w:sz="0" w:space="0" w:color="D3D3D3"/>
              <w:bottom w:val="single" w:sz="0" w:space="0" w:color="D3D3D3"/>
              <w:right w:val="single" w:sz="0" w:space="0" w:color="D3D3D3"/>
            </w:tcBorders>
          </w:tcPr>
          <w:p w14:paraId="334F5665" w14:textId="77777777" w:rsidR="003307DE" w:rsidRDefault="003307DE" w:rsidP="007E4777">
            <w:pPr>
              <w:keepNext/>
              <w:spacing w:after="60"/>
              <w:jc w:val="right"/>
            </w:pPr>
            <w:r>
              <w:rPr>
                <w:rFonts w:ascii="Calibri" w:hAnsi="Calibri"/>
                <w:i/>
                <w:color w:val="888888"/>
                <w:sz w:val="20"/>
              </w:rPr>
              <w:t>-275.8</w:t>
            </w:r>
          </w:p>
        </w:tc>
        <w:tc>
          <w:tcPr>
            <w:tcW w:w="0" w:type="auto"/>
            <w:tcBorders>
              <w:top w:val="single" w:sz="0" w:space="0" w:color="D3D3D3"/>
              <w:left w:val="single" w:sz="0" w:space="0" w:color="D3D3D3"/>
              <w:bottom w:val="single" w:sz="0" w:space="0" w:color="D3D3D3"/>
              <w:right w:val="single" w:sz="0" w:space="0" w:color="D3D3D3"/>
            </w:tcBorders>
          </w:tcPr>
          <w:p w14:paraId="05B22ED8" w14:textId="77777777" w:rsidR="003307DE" w:rsidRDefault="003307DE" w:rsidP="007E4777">
            <w:pPr>
              <w:keepNext/>
              <w:spacing w:after="60"/>
              <w:jc w:val="right"/>
            </w:pPr>
            <w:r>
              <w:rPr>
                <w:rFonts w:ascii="Calibri" w:hAnsi="Calibri"/>
                <w:i/>
                <w:color w:val="888888"/>
                <w:sz w:val="20"/>
              </w:rPr>
              <w:t>1.59</w:t>
            </w:r>
          </w:p>
        </w:tc>
        <w:tc>
          <w:tcPr>
            <w:tcW w:w="0" w:type="auto"/>
            <w:tcBorders>
              <w:top w:val="single" w:sz="0" w:space="0" w:color="D3D3D3"/>
              <w:left w:val="single" w:sz="0" w:space="0" w:color="D3D3D3"/>
              <w:bottom w:val="single" w:sz="0" w:space="0" w:color="D3D3D3"/>
              <w:right w:val="single" w:sz="0" w:space="0" w:color="D3D3D3"/>
            </w:tcBorders>
          </w:tcPr>
          <w:p w14:paraId="1FBBD941" w14:textId="77777777" w:rsidR="003307DE" w:rsidRDefault="003307DE" w:rsidP="007E4777">
            <w:pPr>
              <w:keepNext/>
              <w:spacing w:after="60"/>
              <w:jc w:val="right"/>
            </w:pPr>
            <w:r>
              <w:rPr>
                <w:rFonts w:ascii="Calibri" w:hAnsi="Calibri"/>
                <w:i/>
                <w:color w:val="888888"/>
                <w:sz w:val="20"/>
              </w:rPr>
              <w:t>0.629</w:t>
            </w:r>
          </w:p>
        </w:tc>
        <w:tc>
          <w:tcPr>
            <w:tcW w:w="0" w:type="auto"/>
            <w:tcBorders>
              <w:top w:val="single" w:sz="0" w:space="0" w:color="D3D3D3"/>
              <w:left w:val="single" w:sz="0" w:space="0" w:color="D3D3D3"/>
              <w:bottom w:val="single" w:sz="0" w:space="0" w:color="D3D3D3"/>
              <w:right w:val="single" w:sz="0" w:space="0" w:color="D3D3D3"/>
            </w:tcBorders>
          </w:tcPr>
          <w:p w14:paraId="048A62B7" w14:textId="77777777" w:rsidR="003307DE" w:rsidRDefault="003307DE" w:rsidP="007E4777">
            <w:pPr>
              <w:keepNext/>
              <w:spacing w:after="60"/>
              <w:jc w:val="right"/>
            </w:pPr>
            <w:r>
              <w:rPr>
                <w:rFonts w:ascii="Calibri" w:hAnsi="Calibri"/>
                <w:i/>
                <w:color w:val="888888"/>
                <w:sz w:val="20"/>
              </w:rPr>
              <w:t>0.992</w:t>
            </w:r>
          </w:p>
        </w:tc>
        <w:tc>
          <w:tcPr>
            <w:tcW w:w="0" w:type="auto"/>
            <w:tcBorders>
              <w:top w:val="single" w:sz="0" w:space="0" w:color="D3D3D3"/>
              <w:left w:val="single" w:sz="0" w:space="0" w:color="D3D3D3"/>
              <w:bottom w:val="single" w:sz="0" w:space="0" w:color="D3D3D3"/>
              <w:right w:val="single" w:sz="0" w:space="0" w:color="D3D3D3"/>
            </w:tcBorders>
          </w:tcPr>
          <w:p w14:paraId="4BF9C0A0" w14:textId="77777777" w:rsidR="003307DE" w:rsidRDefault="003307DE" w:rsidP="007E4777">
            <w:pPr>
              <w:keepNext/>
              <w:spacing w:after="60"/>
            </w:pPr>
            <w:r>
              <w:rPr>
                <w:rFonts w:ascii="Calibri" w:hAnsi="Calibri"/>
                <w:i/>
                <w:color w:val="888888"/>
                <w:sz w:val="20"/>
              </w:rPr>
              <w:t>Spline extrapolation unstable in data-sparse streams; excluded</w:t>
            </w:r>
          </w:p>
        </w:tc>
      </w:tr>
      <w:tr w:rsidR="003307DE" w14:paraId="34785384" w14:textId="77777777" w:rsidTr="00E528E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8773F82" w14:textId="77777777" w:rsidR="003307DE" w:rsidRDefault="003307DE" w:rsidP="007E4777">
            <w:pPr>
              <w:keepNext/>
              <w:spacing w:after="60"/>
            </w:pPr>
            <w:r>
              <w:rPr>
                <w:rFonts w:ascii="Calibri" w:hAnsi="Calibri"/>
                <w:i/>
                <w:color w:val="888888"/>
                <w:sz w:val="20"/>
              </w:rPr>
              <w:t>+ temperature × year†</w:t>
            </w:r>
          </w:p>
        </w:tc>
        <w:tc>
          <w:tcPr>
            <w:tcW w:w="0" w:type="auto"/>
            <w:tcBorders>
              <w:top w:val="single" w:sz="0" w:space="0" w:color="D3D3D3"/>
              <w:left w:val="single" w:sz="0" w:space="0" w:color="D3D3D3"/>
              <w:bottom w:val="single" w:sz="0" w:space="0" w:color="D3D3D3"/>
              <w:right w:val="single" w:sz="0" w:space="0" w:color="D3D3D3"/>
            </w:tcBorders>
          </w:tcPr>
          <w:p w14:paraId="51CC276E" w14:textId="77777777" w:rsidR="003307DE" w:rsidRDefault="003307DE" w:rsidP="007E4777">
            <w:pPr>
              <w:keepNext/>
              <w:spacing w:after="60"/>
              <w:jc w:val="right"/>
            </w:pPr>
            <w:r>
              <w:rPr>
                <w:rFonts w:ascii="Calibri" w:hAnsi="Calibri"/>
                <w:i/>
                <w:color w:val="888888"/>
                <w:sz w:val="20"/>
              </w:rPr>
              <w:t>-1,481.7</w:t>
            </w:r>
          </w:p>
        </w:tc>
        <w:tc>
          <w:tcPr>
            <w:tcW w:w="0" w:type="auto"/>
            <w:tcBorders>
              <w:top w:val="single" w:sz="0" w:space="0" w:color="D3D3D3"/>
              <w:left w:val="single" w:sz="0" w:space="0" w:color="D3D3D3"/>
              <w:bottom w:val="single" w:sz="0" w:space="0" w:color="D3D3D3"/>
              <w:right w:val="single" w:sz="0" w:space="0" w:color="D3D3D3"/>
            </w:tcBorders>
          </w:tcPr>
          <w:p w14:paraId="2011928F" w14:textId="77777777" w:rsidR="003307DE" w:rsidRDefault="003307DE" w:rsidP="007E4777">
            <w:pPr>
              <w:keepNext/>
              <w:spacing w:after="60"/>
              <w:jc w:val="right"/>
            </w:pPr>
            <w:r>
              <w:rPr>
                <w:rFonts w:ascii="Calibri" w:hAnsi="Calibri"/>
                <w:i/>
                <w:color w:val="888888"/>
                <w:sz w:val="20"/>
              </w:rPr>
              <w:t>1.30</w:t>
            </w:r>
          </w:p>
        </w:tc>
        <w:tc>
          <w:tcPr>
            <w:tcW w:w="0" w:type="auto"/>
            <w:tcBorders>
              <w:top w:val="single" w:sz="0" w:space="0" w:color="D3D3D3"/>
              <w:left w:val="single" w:sz="0" w:space="0" w:color="D3D3D3"/>
              <w:bottom w:val="single" w:sz="0" w:space="0" w:color="D3D3D3"/>
              <w:right w:val="single" w:sz="0" w:space="0" w:color="D3D3D3"/>
            </w:tcBorders>
          </w:tcPr>
          <w:p w14:paraId="5D304B7E" w14:textId="77777777" w:rsidR="003307DE" w:rsidRDefault="003307DE" w:rsidP="007E4777">
            <w:pPr>
              <w:keepNext/>
              <w:spacing w:after="60"/>
              <w:jc w:val="right"/>
            </w:pPr>
            <w:r>
              <w:rPr>
                <w:rFonts w:ascii="Calibri" w:hAnsi="Calibri"/>
                <w:i/>
                <w:color w:val="888888"/>
                <w:sz w:val="20"/>
              </w:rPr>
              <w:t>0.653</w:t>
            </w:r>
          </w:p>
        </w:tc>
        <w:tc>
          <w:tcPr>
            <w:tcW w:w="0" w:type="auto"/>
            <w:tcBorders>
              <w:top w:val="single" w:sz="0" w:space="0" w:color="D3D3D3"/>
              <w:left w:val="single" w:sz="0" w:space="0" w:color="D3D3D3"/>
              <w:bottom w:val="single" w:sz="0" w:space="0" w:color="D3D3D3"/>
              <w:right w:val="single" w:sz="0" w:space="0" w:color="D3D3D3"/>
            </w:tcBorders>
          </w:tcPr>
          <w:p w14:paraId="20CD0EEC" w14:textId="77777777" w:rsidR="003307DE" w:rsidRDefault="003307DE" w:rsidP="007E4777">
            <w:pPr>
              <w:keepNext/>
              <w:spacing w:after="60"/>
              <w:jc w:val="right"/>
            </w:pPr>
            <w:r>
              <w:rPr>
                <w:rFonts w:ascii="Calibri" w:hAnsi="Calibri"/>
                <w:i/>
                <w:color w:val="888888"/>
                <w:sz w:val="20"/>
              </w:rPr>
              <w:t>0.996</w:t>
            </w:r>
          </w:p>
        </w:tc>
        <w:tc>
          <w:tcPr>
            <w:tcW w:w="0" w:type="auto"/>
            <w:tcBorders>
              <w:top w:val="single" w:sz="0" w:space="0" w:color="D3D3D3"/>
              <w:left w:val="single" w:sz="0" w:space="0" w:color="D3D3D3"/>
              <w:bottom w:val="single" w:sz="0" w:space="0" w:color="D3D3D3"/>
              <w:right w:val="single" w:sz="0" w:space="0" w:color="D3D3D3"/>
            </w:tcBorders>
          </w:tcPr>
          <w:p w14:paraId="75C227A8" w14:textId="77777777" w:rsidR="003307DE" w:rsidRDefault="003307DE" w:rsidP="007E4777">
            <w:pPr>
              <w:keepNext/>
              <w:spacing w:after="60"/>
            </w:pPr>
            <w:r>
              <w:rPr>
                <w:rFonts w:ascii="Calibri" w:hAnsi="Calibri"/>
                <w:i/>
                <w:color w:val="888888"/>
                <w:sz w:val="20"/>
              </w:rPr>
              <w:t>Large AIC gain likely reflects year-specific data ranges, not biological interaction; excluded</w:t>
            </w:r>
          </w:p>
        </w:tc>
      </w:tr>
      <w:tr w:rsidR="003307DE" w14:paraId="3EE610DF" w14:textId="77777777" w:rsidTr="00E528E3">
        <w:trPr>
          <w:cantSplit/>
          <w:jc w:val="center"/>
        </w:trPr>
        <w:tc>
          <w:tcPr>
            <w:tcW w:w="0" w:type="auto"/>
            <w:gridSpan w:val="6"/>
          </w:tcPr>
          <w:p w14:paraId="0728AF9F" w14:textId="77777777" w:rsidR="003307DE" w:rsidRDefault="003307DE" w:rsidP="007E4777">
            <w:pPr>
              <w:keepNext/>
              <w:spacing w:after="60"/>
            </w:pPr>
            <w:r>
              <w:rPr>
                <w:rFonts w:ascii="Calibri" w:hAnsi="Calibri"/>
                <w:i/>
                <w:sz w:val="20"/>
                <w:vertAlign w:val="superscript"/>
              </w:rPr>
              <w:t>1</w:t>
            </w:r>
            <w:r>
              <w:rPr>
                <w:rFonts w:ascii="Calibri" w:hAnsi="Calibri"/>
                <w:sz w:val="20"/>
              </w:rPr>
              <w:t>ΔAIC computed relative to the reference (bold) model within each group. Negative values indicate better AIC than the reference. RMSE in days. R² marginal = fixed effects only; R² conditional = fixed + random effects.</w:t>
            </w:r>
          </w:p>
        </w:tc>
      </w:tr>
      <w:tr w:rsidR="003307DE" w14:paraId="05FF7B70" w14:textId="77777777" w:rsidTr="00E528E3">
        <w:trPr>
          <w:cantSplit/>
          <w:jc w:val="center"/>
        </w:trPr>
        <w:tc>
          <w:tcPr>
            <w:tcW w:w="0" w:type="auto"/>
            <w:gridSpan w:val="6"/>
          </w:tcPr>
          <w:p w14:paraId="1B221800" w14:textId="77777777" w:rsidR="003307DE" w:rsidRDefault="003307DE" w:rsidP="007E4777">
            <w:pPr>
              <w:keepNext/>
              <w:spacing w:after="60"/>
            </w:pPr>
            <w:r>
              <w:rPr>
                <w:rFonts w:ascii="Calibri" w:hAnsi="Calibri"/>
                <w:i/>
                <w:sz w:val="20"/>
                <w:vertAlign w:val="superscript"/>
              </w:rPr>
              <w:t>2</w:t>
            </w:r>
            <w:r>
              <w:rPr>
                <w:rFonts w:ascii="Calibri" w:hAnsi="Calibri"/>
                <w:sz w:val="20"/>
              </w:rPr>
              <w:t>Models marked † were excluded despite lower AIC due to elevation collinearity and signal captured by random effects structure; see Appendix A3.</w:t>
            </w:r>
          </w:p>
        </w:tc>
      </w:tr>
    </w:tbl>
    <w:p w14:paraId="07919836" w14:textId="77777777" w:rsidR="00CC5927" w:rsidRDefault="00CC5927" w:rsidP="007E4777">
      <w:pPr>
        <w:rPr>
          <w:bCs/>
        </w:rPr>
      </w:pPr>
      <w:r>
        <w:rPr>
          <w:bCs/>
        </w:rPr>
        <w:br w:type="page"/>
      </w:r>
    </w:p>
    <w:p w14:paraId="34E57185" w14:textId="04A771F6" w:rsidR="00B813EE" w:rsidRDefault="00B813EE" w:rsidP="007E4777">
      <w:pPr>
        <w:rPr>
          <w:bCs/>
        </w:rPr>
      </w:pPr>
      <w:r w:rsidRPr="00613FB6">
        <w:rPr>
          <w:bCs/>
        </w:rPr>
        <w:lastRenderedPageBreak/>
        <w:t xml:space="preserve">Table 2. </w:t>
      </w:r>
      <w:r w:rsidR="00DA742D">
        <w:rPr>
          <w:bCs/>
        </w:rPr>
        <w:t>F</w:t>
      </w:r>
      <w:r w:rsidRPr="00613FB6">
        <w:rPr>
          <w:bCs/>
        </w:rPr>
        <w:t>inal model</w:t>
      </w:r>
      <w:r w:rsidR="00DA742D">
        <w:rPr>
          <w:bCs/>
        </w:rPr>
        <w:t xml:space="preserve"> parameter estimates</w:t>
      </w:r>
      <w:r w:rsidRPr="00613FB6">
        <w:rPr>
          <w:bCs/>
        </w:rPr>
        <w:t xml:space="preserve">. </w:t>
      </w:r>
      <w:r w:rsidR="00DA742D" w:rsidRPr="00DA742D">
        <w:rPr>
          <w:bCs/>
        </w:rPr>
        <w:t>Linear mixed-effects model, fit with REML</w:t>
      </w:r>
      <w:r w:rsidR="00DA742D">
        <w:rPr>
          <w:bCs/>
        </w:rPr>
        <w:t xml:space="preserve">. </w:t>
      </w:r>
      <w:r w:rsidRPr="00613FB6">
        <w:rPr>
          <w:bCs/>
        </w:rPr>
        <w:t>CI represents the 95% confidence interval.</w:t>
      </w:r>
      <w:r w:rsidR="00DA742D">
        <w:rPr>
          <w:bCs/>
        </w:rPr>
        <w:t xml:space="preserve"> </w:t>
      </w:r>
    </w:p>
    <w:p w14:paraId="2903DA5A" w14:textId="77777777" w:rsidR="00DA742D" w:rsidRDefault="00DA742D" w:rsidP="007E4777">
      <w:pPr>
        <w:rPr>
          <w:bCs/>
        </w:rPr>
      </w:pPr>
    </w:p>
    <w:tbl>
      <w:tblPr>
        <w:tblStyle w:val="Table"/>
        <w:tblW w:w="0" w:type="auto"/>
        <w:jc w:val="center"/>
        <w:tblCellMar>
          <w:left w:w="60" w:type="dxa"/>
          <w:right w:w="60" w:type="dxa"/>
        </w:tblCellMar>
        <w:tblLook w:val="0000" w:firstRow="0" w:lastRow="0" w:firstColumn="0" w:lastColumn="0" w:noHBand="0" w:noVBand="0"/>
      </w:tblPr>
      <w:tblGrid>
        <w:gridCol w:w="4786"/>
        <w:gridCol w:w="1316"/>
        <w:gridCol w:w="2132"/>
        <w:gridCol w:w="1126"/>
      </w:tblGrid>
      <w:tr w:rsidR="00DA742D" w14:paraId="15A640F1" w14:textId="77777777" w:rsidTr="00E528E3">
        <w:trPr>
          <w:cantSplit/>
          <w:tblHeader/>
          <w:jc w:val="center"/>
        </w:trPr>
        <w:tc>
          <w:tcPr>
            <w:tcW w:w="0" w:type="auto"/>
            <w:tcBorders>
              <w:top w:val="single" w:sz="16" w:space="0" w:color="D3D3D3"/>
              <w:left w:val="single" w:sz="0" w:space="0" w:color="D3D3D3"/>
              <w:bottom w:val="single" w:sz="16" w:space="0" w:color="D3D3D3"/>
            </w:tcBorders>
          </w:tcPr>
          <w:p w14:paraId="4EA5A2E2" w14:textId="77777777" w:rsidR="00DA742D" w:rsidRDefault="00DA742D" w:rsidP="007E4777">
            <w:pPr>
              <w:keepNext/>
              <w:spacing w:after="60"/>
            </w:pPr>
            <w:r>
              <w:rPr>
                <w:rFonts w:ascii="Calibri" w:hAnsi="Calibri"/>
                <w:sz w:val="20"/>
              </w:rPr>
              <w:t>Parameter</w:t>
            </w:r>
            <w:r>
              <w:rPr>
                <w:rFonts w:ascii="Calibri" w:hAnsi="Calibri"/>
                <w:i/>
                <w:sz w:val="20"/>
                <w:vertAlign w:val="superscript"/>
              </w:rPr>
              <w:t>1</w:t>
            </w:r>
          </w:p>
        </w:tc>
        <w:tc>
          <w:tcPr>
            <w:tcW w:w="0" w:type="auto"/>
            <w:tcBorders>
              <w:top w:val="single" w:sz="16" w:space="0" w:color="D3D3D3"/>
              <w:bottom w:val="single" w:sz="16" w:space="0" w:color="D3D3D3"/>
            </w:tcBorders>
          </w:tcPr>
          <w:p w14:paraId="43668D5F" w14:textId="77777777" w:rsidR="00DA742D" w:rsidRDefault="00DA742D" w:rsidP="007E4777">
            <w:pPr>
              <w:keepNext/>
              <w:spacing w:after="60"/>
              <w:jc w:val="right"/>
            </w:pPr>
            <w:r>
              <w:rPr>
                <w:rFonts w:ascii="Calibri" w:hAnsi="Calibri"/>
                <w:sz w:val="20"/>
              </w:rPr>
              <w:t>Estimate</w:t>
            </w:r>
          </w:p>
        </w:tc>
        <w:tc>
          <w:tcPr>
            <w:tcW w:w="0" w:type="auto"/>
            <w:tcBorders>
              <w:top w:val="single" w:sz="16" w:space="0" w:color="D3D3D3"/>
              <w:bottom w:val="single" w:sz="16" w:space="0" w:color="D3D3D3"/>
            </w:tcBorders>
          </w:tcPr>
          <w:p w14:paraId="504A441C" w14:textId="77777777" w:rsidR="00DA742D" w:rsidRDefault="00DA742D" w:rsidP="007E4777">
            <w:pPr>
              <w:keepNext/>
              <w:spacing w:after="60"/>
            </w:pPr>
            <w:r>
              <w:rPr>
                <w:rFonts w:ascii="Calibri" w:hAnsi="Calibri"/>
                <w:sz w:val="20"/>
              </w:rPr>
              <w:t>95% CI</w:t>
            </w:r>
          </w:p>
        </w:tc>
        <w:tc>
          <w:tcPr>
            <w:tcW w:w="0" w:type="auto"/>
            <w:tcBorders>
              <w:top w:val="single" w:sz="16" w:space="0" w:color="D3D3D3"/>
              <w:bottom w:val="single" w:sz="16" w:space="0" w:color="D3D3D3"/>
              <w:right w:val="single" w:sz="0" w:space="0" w:color="D3D3D3"/>
            </w:tcBorders>
          </w:tcPr>
          <w:p w14:paraId="4C23D4C4" w14:textId="77777777" w:rsidR="00DA742D" w:rsidRDefault="00DA742D" w:rsidP="007E4777">
            <w:pPr>
              <w:keepNext/>
              <w:spacing w:after="60"/>
            </w:pPr>
            <w:r>
              <w:rPr>
                <w:rFonts w:ascii="Calibri" w:hAnsi="Calibri"/>
                <w:i/>
                <w:sz w:val="20"/>
              </w:rPr>
              <w:t>p</w:t>
            </w:r>
            <w:r>
              <w:rPr>
                <w:rFonts w:ascii="Calibri" w:hAnsi="Calibri"/>
                <w:sz w:val="20"/>
              </w:rPr>
              <w:t>-value</w:t>
            </w:r>
          </w:p>
        </w:tc>
      </w:tr>
      <w:tr w:rsidR="00DA742D" w14:paraId="38EE1BD3" w14:textId="77777777" w:rsidTr="00E528E3">
        <w:trPr>
          <w:cantSplit/>
          <w:jc w:val="center"/>
        </w:trPr>
        <w:tc>
          <w:tcPr>
            <w:tcW w:w="0" w:type="auto"/>
            <w:gridSpan w:val="4"/>
            <w:tcBorders>
              <w:top w:val="single" w:sz="16" w:space="0" w:color="D3D3D3"/>
              <w:left w:val="single" w:sz="0" w:space="0" w:color="D3D3D3"/>
              <w:bottom w:val="single" w:sz="16" w:space="0" w:color="D3D3D3"/>
              <w:right w:val="single" w:sz="0" w:space="0" w:color="D3D3D3"/>
            </w:tcBorders>
            <w:shd w:val="clear" w:color="auto" w:fill="F5F5F5"/>
            <w:tcMar>
              <w:top w:w="25" w:type="dxa"/>
            </w:tcMar>
          </w:tcPr>
          <w:p w14:paraId="261619F2" w14:textId="77777777" w:rsidR="00DA742D" w:rsidRDefault="00DA742D" w:rsidP="007E4777">
            <w:pPr>
              <w:keepNext/>
              <w:spacing w:after="60"/>
            </w:pPr>
            <w:r>
              <w:rPr>
                <w:rFonts w:ascii="Calibri" w:hAnsi="Calibri"/>
                <w:sz w:val="20"/>
              </w:rPr>
              <w:t>Fixed effects</w:t>
            </w:r>
          </w:p>
        </w:tc>
      </w:tr>
      <w:tr w:rsidR="00DA742D" w14:paraId="7518B462" w14:textId="77777777" w:rsidTr="00E528E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1AE4F5C" w14:textId="77777777" w:rsidR="00DA742D" w:rsidRDefault="00DA742D" w:rsidP="007E4777">
            <w:pPr>
              <w:keepNext/>
              <w:spacing w:after="60"/>
            </w:pPr>
            <w:r>
              <w:rPr>
                <w:rFonts w:ascii="Calibri" w:hAnsi="Calibri"/>
                <w:b/>
                <w:sz w:val="20"/>
              </w:rPr>
              <w:t>Intercept</w:t>
            </w:r>
          </w:p>
        </w:tc>
        <w:tc>
          <w:tcPr>
            <w:tcW w:w="0" w:type="auto"/>
            <w:tcBorders>
              <w:top w:val="single" w:sz="0" w:space="0" w:color="D3D3D3"/>
              <w:left w:val="single" w:sz="0" w:space="0" w:color="D3D3D3"/>
              <w:bottom w:val="single" w:sz="0" w:space="0" w:color="D3D3D3"/>
              <w:right w:val="single" w:sz="0" w:space="0" w:color="D3D3D3"/>
            </w:tcBorders>
          </w:tcPr>
          <w:p w14:paraId="372750DE" w14:textId="77777777" w:rsidR="00DA742D" w:rsidRDefault="00DA742D" w:rsidP="007E4777">
            <w:pPr>
              <w:keepNext/>
              <w:spacing w:after="60"/>
              <w:jc w:val="right"/>
            </w:pPr>
            <w:r>
              <w:rPr>
                <w:rFonts w:ascii="Calibri" w:hAnsi="Calibri"/>
                <w:b/>
                <w:sz w:val="20"/>
              </w:rPr>
              <w:t>183.11</w:t>
            </w:r>
          </w:p>
        </w:tc>
        <w:tc>
          <w:tcPr>
            <w:tcW w:w="0" w:type="auto"/>
            <w:tcBorders>
              <w:top w:val="single" w:sz="0" w:space="0" w:color="D3D3D3"/>
              <w:left w:val="single" w:sz="0" w:space="0" w:color="D3D3D3"/>
              <w:bottom w:val="single" w:sz="0" w:space="0" w:color="D3D3D3"/>
              <w:right w:val="single" w:sz="0" w:space="0" w:color="D3D3D3"/>
            </w:tcBorders>
          </w:tcPr>
          <w:p w14:paraId="7A562352" w14:textId="77777777" w:rsidR="00DA742D" w:rsidRDefault="00DA742D" w:rsidP="007E4777">
            <w:pPr>
              <w:keepNext/>
              <w:spacing w:after="60"/>
            </w:pPr>
            <w:r>
              <w:rPr>
                <w:rFonts w:ascii="Calibri" w:hAnsi="Calibri"/>
                <w:b/>
                <w:sz w:val="20"/>
              </w:rPr>
              <w:t>[176.16, 190.05]</w:t>
            </w:r>
          </w:p>
        </w:tc>
        <w:tc>
          <w:tcPr>
            <w:tcW w:w="0" w:type="auto"/>
            <w:tcBorders>
              <w:top w:val="single" w:sz="0" w:space="0" w:color="D3D3D3"/>
              <w:left w:val="single" w:sz="0" w:space="0" w:color="D3D3D3"/>
              <w:bottom w:val="single" w:sz="0" w:space="0" w:color="D3D3D3"/>
              <w:right w:val="single" w:sz="0" w:space="0" w:color="D3D3D3"/>
            </w:tcBorders>
          </w:tcPr>
          <w:p w14:paraId="5595F65A" w14:textId="77777777" w:rsidR="00DA742D" w:rsidRDefault="00DA742D" w:rsidP="007E4777">
            <w:pPr>
              <w:keepNext/>
              <w:spacing w:after="60"/>
            </w:pPr>
            <w:r>
              <w:rPr>
                <w:rFonts w:ascii="Calibri" w:hAnsi="Calibri"/>
                <w:b/>
                <w:sz w:val="20"/>
              </w:rPr>
              <w:t>&lt;0.001</w:t>
            </w:r>
          </w:p>
        </w:tc>
      </w:tr>
      <w:tr w:rsidR="00DA742D" w14:paraId="57212E06" w14:textId="77777777" w:rsidTr="00E528E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FCCFDB3" w14:textId="77777777" w:rsidR="00DA742D" w:rsidRDefault="00DA742D" w:rsidP="007E4777">
            <w:pPr>
              <w:keepNext/>
              <w:spacing w:after="60"/>
            </w:pPr>
            <w:r>
              <w:rPr>
                <w:rFonts w:ascii="Calibri" w:hAnsi="Calibri"/>
                <w:b/>
                <w:i/>
                <w:color w:val="555555"/>
                <w:sz w:val="20"/>
              </w:rPr>
              <w:t>Temperature spline term 1</w:t>
            </w:r>
            <w:r>
              <w:rPr>
                <w:rFonts w:ascii="Calibri" w:hAnsi="Calibri"/>
                <w:b/>
                <w:i/>
                <w:color w:val="555555"/>
                <w:sz w:val="20"/>
                <w:vertAlign w:val="superscript"/>
              </w:rPr>
              <w:t>2</w:t>
            </w:r>
          </w:p>
        </w:tc>
        <w:tc>
          <w:tcPr>
            <w:tcW w:w="0" w:type="auto"/>
            <w:tcBorders>
              <w:top w:val="single" w:sz="0" w:space="0" w:color="D3D3D3"/>
              <w:left w:val="single" w:sz="0" w:space="0" w:color="D3D3D3"/>
              <w:bottom w:val="single" w:sz="0" w:space="0" w:color="D3D3D3"/>
              <w:right w:val="single" w:sz="0" w:space="0" w:color="D3D3D3"/>
            </w:tcBorders>
          </w:tcPr>
          <w:p w14:paraId="062D9DAA" w14:textId="77777777" w:rsidR="00DA742D" w:rsidRDefault="00DA742D" w:rsidP="007E4777">
            <w:pPr>
              <w:keepNext/>
              <w:spacing w:after="60"/>
              <w:jc w:val="right"/>
            </w:pPr>
            <w:r>
              <w:rPr>
                <w:rFonts w:ascii="Calibri" w:hAnsi="Calibri"/>
                <w:b/>
                <w:i/>
                <w:color w:val="555555"/>
                <w:sz w:val="20"/>
              </w:rPr>
              <w:t>59.61</w:t>
            </w:r>
          </w:p>
        </w:tc>
        <w:tc>
          <w:tcPr>
            <w:tcW w:w="0" w:type="auto"/>
            <w:tcBorders>
              <w:top w:val="single" w:sz="0" w:space="0" w:color="D3D3D3"/>
              <w:left w:val="single" w:sz="0" w:space="0" w:color="D3D3D3"/>
              <w:bottom w:val="single" w:sz="0" w:space="0" w:color="D3D3D3"/>
              <w:right w:val="single" w:sz="0" w:space="0" w:color="D3D3D3"/>
            </w:tcBorders>
          </w:tcPr>
          <w:p w14:paraId="1F0629DF" w14:textId="77777777" w:rsidR="00DA742D" w:rsidRDefault="00DA742D" w:rsidP="007E4777">
            <w:pPr>
              <w:keepNext/>
              <w:spacing w:after="60"/>
            </w:pPr>
            <w:r>
              <w:rPr>
                <w:rFonts w:ascii="Calibri" w:hAnsi="Calibri"/>
                <w:b/>
                <w:i/>
                <w:color w:val="555555"/>
                <w:sz w:val="20"/>
              </w:rPr>
              <w:t>[55.29, 63.93]</w:t>
            </w:r>
          </w:p>
        </w:tc>
        <w:tc>
          <w:tcPr>
            <w:tcW w:w="0" w:type="auto"/>
            <w:tcBorders>
              <w:top w:val="single" w:sz="0" w:space="0" w:color="D3D3D3"/>
              <w:left w:val="single" w:sz="0" w:space="0" w:color="D3D3D3"/>
              <w:bottom w:val="single" w:sz="0" w:space="0" w:color="D3D3D3"/>
              <w:right w:val="single" w:sz="0" w:space="0" w:color="D3D3D3"/>
            </w:tcBorders>
          </w:tcPr>
          <w:p w14:paraId="4A8122CF" w14:textId="77777777" w:rsidR="00DA742D" w:rsidRDefault="00DA742D" w:rsidP="007E4777">
            <w:pPr>
              <w:keepNext/>
              <w:spacing w:after="60"/>
            </w:pPr>
            <w:r>
              <w:rPr>
                <w:rFonts w:ascii="Calibri" w:hAnsi="Calibri"/>
                <w:b/>
                <w:i/>
                <w:color w:val="555555"/>
                <w:sz w:val="20"/>
              </w:rPr>
              <w:t>&lt;0.001</w:t>
            </w:r>
          </w:p>
        </w:tc>
      </w:tr>
      <w:tr w:rsidR="00DA742D" w14:paraId="2914B004" w14:textId="77777777" w:rsidTr="00E528E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EEF7951" w14:textId="77777777" w:rsidR="00DA742D" w:rsidRDefault="00DA742D" w:rsidP="007E4777">
            <w:pPr>
              <w:keepNext/>
              <w:spacing w:after="60"/>
            </w:pPr>
            <w:r>
              <w:rPr>
                <w:rFonts w:ascii="Calibri" w:hAnsi="Calibri"/>
                <w:b/>
                <w:i/>
                <w:color w:val="555555"/>
                <w:sz w:val="20"/>
              </w:rPr>
              <w:t>Temperature spline term 2</w:t>
            </w:r>
            <w:r>
              <w:rPr>
                <w:rFonts w:ascii="Calibri" w:hAnsi="Calibri"/>
                <w:b/>
                <w:i/>
                <w:color w:val="555555"/>
                <w:sz w:val="20"/>
                <w:vertAlign w:val="superscript"/>
              </w:rPr>
              <w:t>2</w:t>
            </w:r>
          </w:p>
        </w:tc>
        <w:tc>
          <w:tcPr>
            <w:tcW w:w="0" w:type="auto"/>
            <w:tcBorders>
              <w:top w:val="single" w:sz="0" w:space="0" w:color="D3D3D3"/>
              <w:left w:val="single" w:sz="0" w:space="0" w:color="D3D3D3"/>
              <w:bottom w:val="single" w:sz="0" w:space="0" w:color="D3D3D3"/>
              <w:right w:val="single" w:sz="0" w:space="0" w:color="D3D3D3"/>
            </w:tcBorders>
          </w:tcPr>
          <w:p w14:paraId="340DE9CD" w14:textId="77777777" w:rsidR="00DA742D" w:rsidRDefault="00DA742D" w:rsidP="007E4777">
            <w:pPr>
              <w:keepNext/>
              <w:spacing w:after="60"/>
              <w:jc w:val="right"/>
            </w:pPr>
            <w:r>
              <w:rPr>
                <w:rFonts w:ascii="Calibri" w:hAnsi="Calibri"/>
                <w:b/>
                <w:i/>
                <w:color w:val="555555"/>
                <w:sz w:val="20"/>
              </w:rPr>
              <w:t>94.54</w:t>
            </w:r>
          </w:p>
        </w:tc>
        <w:tc>
          <w:tcPr>
            <w:tcW w:w="0" w:type="auto"/>
            <w:tcBorders>
              <w:top w:val="single" w:sz="0" w:space="0" w:color="D3D3D3"/>
              <w:left w:val="single" w:sz="0" w:space="0" w:color="D3D3D3"/>
              <w:bottom w:val="single" w:sz="0" w:space="0" w:color="D3D3D3"/>
              <w:right w:val="single" w:sz="0" w:space="0" w:color="D3D3D3"/>
            </w:tcBorders>
          </w:tcPr>
          <w:p w14:paraId="14CF1AFE" w14:textId="77777777" w:rsidR="00DA742D" w:rsidRDefault="00DA742D" w:rsidP="007E4777">
            <w:pPr>
              <w:keepNext/>
              <w:spacing w:after="60"/>
            </w:pPr>
            <w:r>
              <w:rPr>
                <w:rFonts w:ascii="Calibri" w:hAnsi="Calibri"/>
                <w:b/>
                <w:i/>
                <w:color w:val="555555"/>
                <w:sz w:val="20"/>
              </w:rPr>
              <w:t>[85.83, 103.25]</w:t>
            </w:r>
          </w:p>
        </w:tc>
        <w:tc>
          <w:tcPr>
            <w:tcW w:w="0" w:type="auto"/>
            <w:tcBorders>
              <w:top w:val="single" w:sz="0" w:space="0" w:color="D3D3D3"/>
              <w:left w:val="single" w:sz="0" w:space="0" w:color="D3D3D3"/>
              <w:bottom w:val="single" w:sz="0" w:space="0" w:color="D3D3D3"/>
              <w:right w:val="single" w:sz="0" w:space="0" w:color="D3D3D3"/>
            </w:tcBorders>
          </w:tcPr>
          <w:p w14:paraId="684B3A9E" w14:textId="77777777" w:rsidR="00DA742D" w:rsidRDefault="00DA742D" w:rsidP="007E4777">
            <w:pPr>
              <w:keepNext/>
              <w:spacing w:after="60"/>
            </w:pPr>
            <w:r>
              <w:rPr>
                <w:rFonts w:ascii="Calibri" w:hAnsi="Calibri"/>
                <w:b/>
                <w:i/>
                <w:color w:val="555555"/>
                <w:sz w:val="20"/>
              </w:rPr>
              <w:t>&lt;0.001</w:t>
            </w:r>
          </w:p>
        </w:tc>
      </w:tr>
      <w:tr w:rsidR="00DA742D" w14:paraId="23DC120A" w14:textId="77777777" w:rsidTr="00E528E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9B16385" w14:textId="77777777" w:rsidR="00DA742D" w:rsidRDefault="00DA742D" w:rsidP="007E4777">
            <w:pPr>
              <w:keepNext/>
              <w:spacing w:after="60"/>
            </w:pPr>
            <w:r>
              <w:rPr>
                <w:rFonts w:ascii="Calibri" w:hAnsi="Calibri"/>
                <w:b/>
                <w:i/>
                <w:color w:val="555555"/>
                <w:sz w:val="20"/>
              </w:rPr>
              <w:t>Temperature spline term 3</w:t>
            </w:r>
            <w:r>
              <w:rPr>
                <w:rFonts w:ascii="Calibri" w:hAnsi="Calibri"/>
                <w:b/>
                <w:i/>
                <w:color w:val="555555"/>
                <w:sz w:val="20"/>
                <w:vertAlign w:val="superscript"/>
              </w:rPr>
              <w:t>2</w:t>
            </w:r>
          </w:p>
        </w:tc>
        <w:tc>
          <w:tcPr>
            <w:tcW w:w="0" w:type="auto"/>
            <w:tcBorders>
              <w:top w:val="single" w:sz="0" w:space="0" w:color="D3D3D3"/>
              <w:left w:val="single" w:sz="0" w:space="0" w:color="D3D3D3"/>
              <w:bottom w:val="single" w:sz="0" w:space="0" w:color="D3D3D3"/>
              <w:right w:val="single" w:sz="0" w:space="0" w:color="D3D3D3"/>
            </w:tcBorders>
          </w:tcPr>
          <w:p w14:paraId="4543A588" w14:textId="77777777" w:rsidR="00DA742D" w:rsidRDefault="00DA742D" w:rsidP="007E4777">
            <w:pPr>
              <w:keepNext/>
              <w:spacing w:after="60"/>
              <w:jc w:val="right"/>
            </w:pPr>
            <w:r>
              <w:rPr>
                <w:rFonts w:ascii="Calibri" w:hAnsi="Calibri"/>
                <w:b/>
                <w:i/>
                <w:color w:val="555555"/>
                <w:sz w:val="20"/>
              </w:rPr>
              <w:t>52.14</w:t>
            </w:r>
          </w:p>
        </w:tc>
        <w:tc>
          <w:tcPr>
            <w:tcW w:w="0" w:type="auto"/>
            <w:tcBorders>
              <w:top w:val="single" w:sz="0" w:space="0" w:color="D3D3D3"/>
              <w:left w:val="single" w:sz="0" w:space="0" w:color="D3D3D3"/>
              <w:bottom w:val="single" w:sz="0" w:space="0" w:color="D3D3D3"/>
              <w:right w:val="single" w:sz="0" w:space="0" w:color="D3D3D3"/>
            </w:tcBorders>
          </w:tcPr>
          <w:p w14:paraId="4F321F6F" w14:textId="77777777" w:rsidR="00DA742D" w:rsidRDefault="00DA742D" w:rsidP="007E4777">
            <w:pPr>
              <w:keepNext/>
              <w:spacing w:after="60"/>
            </w:pPr>
            <w:r>
              <w:rPr>
                <w:rFonts w:ascii="Calibri" w:hAnsi="Calibri"/>
                <w:b/>
                <w:i/>
                <w:color w:val="555555"/>
                <w:sz w:val="20"/>
              </w:rPr>
              <w:t>[46.22, 58.06]</w:t>
            </w:r>
          </w:p>
        </w:tc>
        <w:tc>
          <w:tcPr>
            <w:tcW w:w="0" w:type="auto"/>
            <w:tcBorders>
              <w:top w:val="single" w:sz="0" w:space="0" w:color="D3D3D3"/>
              <w:left w:val="single" w:sz="0" w:space="0" w:color="D3D3D3"/>
              <w:bottom w:val="single" w:sz="0" w:space="0" w:color="D3D3D3"/>
              <w:right w:val="single" w:sz="0" w:space="0" w:color="D3D3D3"/>
            </w:tcBorders>
          </w:tcPr>
          <w:p w14:paraId="50ECB4AC" w14:textId="77777777" w:rsidR="00DA742D" w:rsidRDefault="00DA742D" w:rsidP="007E4777">
            <w:pPr>
              <w:keepNext/>
              <w:spacing w:after="60"/>
            </w:pPr>
            <w:r>
              <w:rPr>
                <w:rFonts w:ascii="Calibri" w:hAnsi="Calibri"/>
                <w:b/>
                <w:i/>
                <w:color w:val="555555"/>
                <w:sz w:val="20"/>
              </w:rPr>
              <w:t>&lt;0.001</w:t>
            </w:r>
          </w:p>
        </w:tc>
      </w:tr>
      <w:tr w:rsidR="00DA742D" w14:paraId="67BCBDB9" w14:textId="77777777" w:rsidTr="00E528E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CACBE28" w14:textId="77777777" w:rsidR="00DA742D" w:rsidRDefault="00DA742D" w:rsidP="007E4777">
            <w:pPr>
              <w:keepNext/>
              <w:spacing w:after="60"/>
            </w:pPr>
            <w:r>
              <w:rPr>
                <w:rFonts w:ascii="Calibri" w:hAnsi="Calibri"/>
                <w:b/>
                <w:sz w:val="20"/>
              </w:rPr>
              <w:t>Stream: Beaver</w:t>
            </w:r>
          </w:p>
        </w:tc>
        <w:tc>
          <w:tcPr>
            <w:tcW w:w="0" w:type="auto"/>
            <w:tcBorders>
              <w:top w:val="single" w:sz="0" w:space="0" w:color="D3D3D3"/>
              <w:left w:val="single" w:sz="0" w:space="0" w:color="D3D3D3"/>
              <w:bottom w:val="single" w:sz="0" w:space="0" w:color="D3D3D3"/>
              <w:right w:val="single" w:sz="0" w:space="0" w:color="D3D3D3"/>
            </w:tcBorders>
          </w:tcPr>
          <w:p w14:paraId="1A07EB09" w14:textId="77777777" w:rsidR="00DA742D" w:rsidRDefault="00DA742D" w:rsidP="007E4777">
            <w:pPr>
              <w:keepNext/>
              <w:spacing w:after="60"/>
              <w:jc w:val="right"/>
            </w:pPr>
            <w:r>
              <w:rPr>
                <w:rFonts w:ascii="Calibri" w:hAnsi="Calibri"/>
                <w:b/>
                <w:sz w:val="20"/>
              </w:rPr>
              <w:t>14.88</w:t>
            </w:r>
          </w:p>
        </w:tc>
        <w:tc>
          <w:tcPr>
            <w:tcW w:w="0" w:type="auto"/>
            <w:tcBorders>
              <w:top w:val="single" w:sz="0" w:space="0" w:color="D3D3D3"/>
              <w:left w:val="single" w:sz="0" w:space="0" w:color="D3D3D3"/>
              <w:bottom w:val="single" w:sz="0" w:space="0" w:color="D3D3D3"/>
              <w:right w:val="single" w:sz="0" w:space="0" w:color="D3D3D3"/>
            </w:tcBorders>
          </w:tcPr>
          <w:p w14:paraId="3CD07E54" w14:textId="77777777" w:rsidR="00DA742D" w:rsidRDefault="00DA742D" w:rsidP="007E4777">
            <w:pPr>
              <w:keepNext/>
              <w:spacing w:after="60"/>
            </w:pPr>
            <w:r>
              <w:rPr>
                <w:rFonts w:ascii="Calibri" w:hAnsi="Calibri"/>
                <w:b/>
                <w:sz w:val="20"/>
              </w:rPr>
              <w:t>[7.75, 22.02]</w:t>
            </w:r>
          </w:p>
        </w:tc>
        <w:tc>
          <w:tcPr>
            <w:tcW w:w="0" w:type="auto"/>
            <w:tcBorders>
              <w:top w:val="single" w:sz="0" w:space="0" w:color="D3D3D3"/>
              <w:left w:val="single" w:sz="0" w:space="0" w:color="D3D3D3"/>
              <w:bottom w:val="single" w:sz="0" w:space="0" w:color="D3D3D3"/>
              <w:right w:val="single" w:sz="0" w:space="0" w:color="D3D3D3"/>
            </w:tcBorders>
          </w:tcPr>
          <w:p w14:paraId="258B2FFD" w14:textId="77777777" w:rsidR="00DA742D" w:rsidRDefault="00DA742D" w:rsidP="007E4777">
            <w:pPr>
              <w:keepNext/>
              <w:spacing w:after="60"/>
            </w:pPr>
            <w:r>
              <w:rPr>
                <w:rFonts w:ascii="Calibri" w:hAnsi="Calibri"/>
                <w:b/>
                <w:sz w:val="20"/>
              </w:rPr>
              <w:t>&lt;0.001</w:t>
            </w:r>
          </w:p>
        </w:tc>
      </w:tr>
      <w:tr w:rsidR="00DA742D" w14:paraId="55F87A01" w14:textId="77777777" w:rsidTr="00E528E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EC7409E" w14:textId="77777777" w:rsidR="00DA742D" w:rsidRDefault="00DA742D" w:rsidP="007E4777">
            <w:pPr>
              <w:keepNext/>
              <w:spacing w:after="60"/>
            </w:pPr>
            <w:r>
              <w:rPr>
                <w:rFonts w:ascii="Calibri" w:hAnsi="Calibri"/>
                <w:sz w:val="20"/>
              </w:rPr>
              <w:t>Stream: Big</w:t>
            </w:r>
          </w:p>
        </w:tc>
        <w:tc>
          <w:tcPr>
            <w:tcW w:w="0" w:type="auto"/>
            <w:tcBorders>
              <w:top w:val="single" w:sz="0" w:space="0" w:color="D3D3D3"/>
              <w:left w:val="single" w:sz="0" w:space="0" w:color="D3D3D3"/>
              <w:bottom w:val="single" w:sz="0" w:space="0" w:color="D3D3D3"/>
              <w:right w:val="single" w:sz="0" w:space="0" w:color="D3D3D3"/>
            </w:tcBorders>
          </w:tcPr>
          <w:p w14:paraId="4D06C224" w14:textId="77777777" w:rsidR="00DA742D" w:rsidRDefault="00DA742D" w:rsidP="007E4777">
            <w:pPr>
              <w:keepNext/>
              <w:spacing w:after="60"/>
              <w:jc w:val="right"/>
            </w:pPr>
            <w:r>
              <w:rPr>
                <w:rFonts w:ascii="Calibri" w:hAnsi="Calibri"/>
                <w:sz w:val="20"/>
              </w:rPr>
              <w:t>3.84</w:t>
            </w:r>
          </w:p>
        </w:tc>
        <w:tc>
          <w:tcPr>
            <w:tcW w:w="0" w:type="auto"/>
            <w:tcBorders>
              <w:top w:val="single" w:sz="0" w:space="0" w:color="D3D3D3"/>
              <w:left w:val="single" w:sz="0" w:space="0" w:color="D3D3D3"/>
              <w:bottom w:val="single" w:sz="0" w:space="0" w:color="D3D3D3"/>
              <w:right w:val="single" w:sz="0" w:space="0" w:color="D3D3D3"/>
            </w:tcBorders>
          </w:tcPr>
          <w:p w14:paraId="1752C9A1" w14:textId="77777777" w:rsidR="00DA742D" w:rsidRDefault="00DA742D" w:rsidP="007E4777">
            <w:pPr>
              <w:keepNext/>
              <w:spacing w:after="60"/>
            </w:pPr>
            <w:r>
              <w:rPr>
                <w:rFonts w:ascii="Calibri" w:hAnsi="Calibri"/>
                <w:sz w:val="20"/>
              </w:rPr>
              <w:t>[-1.11, 8.80]</w:t>
            </w:r>
          </w:p>
        </w:tc>
        <w:tc>
          <w:tcPr>
            <w:tcW w:w="0" w:type="auto"/>
            <w:tcBorders>
              <w:top w:val="single" w:sz="0" w:space="0" w:color="D3D3D3"/>
              <w:left w:val="single" w:sz="0" w:space="0" w:color="D3D3D3"/>
              <w:bottom w:val="single" w:sz="0" w:space="0" w:color="D3D3D3"/>
              <w:right w:val="single" w:sz="0" w:space="0" w:color="D3D3D3"/>
            </w:tcBorders>
          </w:tcPr>
          <w:p w14:paraId="5E0DE434" w14:textId="77777777" w:rsidR="00DA742D" w:rsidRDefault="00DA742D" w:rsidP="007E4777">
            <w:pPr>
              <w:keepNext/>
              <w:spacing w:after="60"/>
            </w:pPr>
            <w:r>
              <w:rPr>
                <w:rFonts w:ascii="Calibri" w:hAnsi="Calibri"/>
                <w:sz w:val="20"/>
              </w:rPr>
              <w:t>0.128</w:t>
            </w:r>
          </w:p>
        </w:tc>
      </w:tr>
      <w:tr w:rsidR="00DA742D" w14:paraId="45F17F89" w14:textId="77777777" w:rsidTr="00E528E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86D4D68" w14:textId="77777777" w:rsidR="00DA742D" w:rsidRDefault="00DA742D" w:rsidP="007E4777">
            <w:pPr>
              <w:keepNext/>
              <w:spacing w:after="60"/>
            </w:pPr>
            <w:r>
              <w:rPr>
                <w:rFonts w:ascii="Calibri" w:hAnsi="Calibri"/>
                <w:sz w:val="20"/>
              </w:rPr>
              <w:t>Stream: Camas</w:t>
            </w:r>
          </w:p>
        </w:tc>
        <w:tc>
          <w:tcPr>
            <w:tcW w:w="0" w:type="auto"/>
            <w:tcBorders>
              <w:top w:val="single" w:sz="0" w:space="0" w:color="D3D3D3"/>
              <w:left w:val="single" w:sz="0" w:space="0" w:color="D3D3D3"/>
              <w:bottom w:val="single" w:sz="0" w:space="0" w:color="D3D3D3"/>
              <w:right w:val="single" w:sz="0" w:space="0" w:color="D3D3D3"/>
            </w:tcBorders>
          </w:tcPr>
          <w:p w14:paraId="543F6ED7" w14:textId="77777777" w:rsidR="00DA742D" w:rsidRDefault="00DA742D" w:rsidP="007E4777">
            <w:pPr>
              <w:keepNext/>
              <w:spacing w:after="60"/>
              <w:jc w:val="right"/>
            </w:pPr>
            <w:r>
              <w:rPr>
                <w:rFonts w:ascii="Calibri" w:hAnsi="Calibri"/>
                <w:sz w:val="20"/>
              </w:rPr>
              <w:t>5.53</w:t>
            </w:r>
          </w:p>
        </w:tc>
        <w:tc>
          <w:tcPr>
            <w:tcW w:w="0" w:type="auto"/>
            <w:tcBorders>
              <w:top w:val="single" w:sz="0" w:space="0" w:color="D3D3D3"/>
              <w:left w:val="single" w:sz="0" w:space="0" w:color="D3D3D3"/>
              <w:bottom w:val="single" w:sz="0" w:space="0" w:color="D3D3D3"/>
              <w:right w:val="single" w:sz="0" w:space="0" w:color="D3D3D3"/>
            </w:tcBorders>
          </w:tcPr>
          <w:p w14:paraId="208C02B4" w14:textId="77777777" w:rsidR="00DA742D" w:rsidRDefault="00DA742D" w:rsidP="007E4777">
            <w:pPr>
              <w:keepNext/>
              <w:spacing w:after="60"/>
            </w:pPr>
            <w:r>
              <w:rPr>
                <w:rFonts w:ascii="Calibri" w:hAnsi="Calibri"/>
                <w:sz w:val="20"/>
              </w:rPr>
              <w:t>[0.28, 10.77]</w:t>
            </w:r>
          </w:p>
        </w:tc>
        <w:tc>
          <w:tcPr>
            <w:tcW w:w="0" w:type="auto"/>
            <w:tcBorders>
              <w:top w:val="single" w:sz="0" w:space="0" w:color="D3D3D3"/>
              <w:left w:val="single" w:sz="0" w:space="0" w:color="D3D3D3"/>
              <w:bottom w:val="single" w:sz="0" w:space="0" w:color="D3D3D3"/>
              <w:right w:val="single" w:sz="0" w:space="0" w:color="D3D3D3"/>
            </w:tcBorders>
          </w:tcPr>
          <w:p w14:paraId="365069A4" w14:textId="77777777" w:rsidR="00DA742D" w:rsidRDefault="00DA742D" w:rsidP="007E4777">
            <w:pPr>
              <w:keepNext/>
              <w:spacing w:after="60"/>
            </w:pPr>
            <w:r>
              <w:rPr>
                <w:rFonts w:ascii="Calibri" w:hAnsi="Calibri"/>
                <w:sz w:val="20"/>
              </w:rPr>
              <w:t>0.039</w:t>
            </w:r>
          </w:p>
        </w:tc>
      </w:tr>
      <w:tr w:rsidR="00DA742D" w14:paraId="709739A3" w14:textId="77777777" w:rsidTr="00E528E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CB68522" w14:textId="77777777" w:rsidR="00DA742D" w:rsidRDefault="00DA742D" w:rsidP="007E4777">
            <w:pPr>
              <w:keepNext/>
              <w:spacing w:after="60"/>
            </w:pPr>
            <w:r>
              <w:rPr>
                <w:rFonts w:ascii="Calibri" w:hAnsi="Calibri"/>
                <w:b/>
                <w:sz w:val="20"/>
              </w:rPr>
              <w:t>Stream: Elk</w:t>
            </w:r>
          </w:p>
        </w:tc>
        <w:tc>
          <w:tcPr>
            <w:tcW w:w="0" w:type="auto"/>
            <w:tcBorders>
              <w:top w:val="single" w:sz="0" w:space="0" w:color="D3D3D3"/>
              <w:left w:val="single" w:sz="0" w:space="0" w:color="D3D3D3"/>
              <w:bottom w:val="single" w:sz="0" w:space="0" w:color="D3D3D3"/>
              <w:right w:val="single" w:sz="0" w:space="0" w:color="D3D3D3"/>
            </w:tcBorders>
          </w:tcPr>
          <w:p w14:paraId="611E4570" w14:textId="77777777" w:rsidR="00DA742D" w:rsidRDefault="00DA742D" w:rsidP="007E4777">
            <w:pPr>
              <w:keepNext/>
              <w:spacing w:after="60"/>
              <w:jc w:val="right"/>
            </w:pPr>
            <w:r>
              <w:rPr>
                <w:rFonts w:ascii="Calibri" w:hAnsi="Calibri"/>
                <w:b/>
                <w:sz w:val="20"/>
              </w:rPr>
              <w:t>12.23</w:t>
            </w:r>
          </w:p>
        </w:tc>
        <w:tc>
          <w:tcPr>
            <w:tcW w:w="0" w:type="auto"/>
            <w:tcBorders>
              <w:top w:val="single" w:sz="0" w:space="0" w:color="D3D3D3"/>
              <w:left w:val="single" w:sz="0" w:space="0" w:color="D3D3D3"/>
              <w:bottom w:val="single" w:sz="0" w:space="0" w:color="D3D3D3"/>
              <w:right w:val="single" w:sz="0" w:space="0" w:color="D3D3D3"/>
            </w:tcBorders>
          </w:tcPr>
          <w:p w14:paraId="615ABC97" w14:textId="77777777" w:rsidR="00DA742D" w:rsidRDefault="00DA742D" w:rsidP="007E4777">
            <w:pPr>
              <w:keepNext/>
              <w:spacing w:after="60"/>
            </w:pPr>
            <w:r>
              <w:rPr>
                <w:rFonts w:ascii="Calibri" w:hAnsi="Calibri"/>
                <w:b/>
                <w:sz w:val="20"/>
              </w:rPr>
              <w:t>[5.08, 19.37]</w:t>
            </w:r>
          </w:p>
        </w:tc>
        <w:tc>
          <w:tcPr>
            <w:tcW w:w="0" w:type="auto"/>
            <w:tcBorders>
              <w:top w:val="single" w:sz="0" w:space="0" w:color="D3D3D3"/>
              <w:left w:val="single" w:sz="0" w:space="0" w:color="D3D3D3"/>
              <w:bottom w:val="single" w:sz="0" w:space="0" w:color="D3D3D3"/>
              <w:right w:val="single" w:sz="0" w:space="0" w:color="D3D3D3"/>
            </w:tcBorders>
          </w:tcPr>
          <w:p w14:paraId="7101E410" w14:textId="77777777" w:rsidR="00DA742D" w:rsidRDefault="00DA742D" w:rsidP="007E4777">
            <w:pPr>
              <w:keepNext/>
              <w:spacing w:after="60"/>
            </w:pPr>
            <w:r>
              <w:rPr>
                <w:rFonts w:ascii="Calibri" w:hAnsi="Calibri"/>
                <w:b/>
                <w:sz w:val="20"/>
              </w:rPr>
              <w:t>&lt;0.001</w:t>
            </w:r>
          </w:p>
        </w:tc>
      </w:tr>
      <w:tr w:rsidR="00DA742D" w14:paraId="2F84B528" w14:textId="77777777" w:rsidTr="00E528E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48B1DEB" w14:textId="77777777" w:rsidR="00DA742D" w:rsidRDefault="00DA742D" w:rsidP="007E4777">
            <w:pPr>
              <w:keepNext/>
              <w:spacing w:after="60"/>
            </w:pPr>
            <w:r>
              <w:rPr>
                <w:rFonts w:ascii="Calibri" w:hAnsi="Calibri"/>
                <w:sz w:val="20"/>
              </w:rPr>
              <w:t>Stream: Loon</w:t>
            </w:r>
          </w:p>
        </w:tc>
        <w:tc>
          <w:tcPr>
            <w:tcW w:w="0" w:type="auto"/>
            <w:tcBorders>
              <w:top w:val="single" w:sz="0" w:space="0" w:color="D3D3D3"/>
              <w:left w:val="single" w:sz="0" w:space="0" w:color="D3D3D3"/>
              <w:bottom w:val="single" w:sz="0" w:space="0" w:color="D3D3D3"/>
              <w:right w:val="single" w:sz="0" w:space="0" w:color="D3D3D3"/>
            </w:tcBorders>
          </w:tcPr>
          <w:p w14:paraId="1807BC61" w14:textId="77777777" w:rsidR="00DA742D" w:rsidRDefault="00DA742D" w:rsidP="007E4777">
            <w:pPr>
              <w:keepNext/>
              <w:spacing w:after="60"/>
              <w:jc w:val="right"/>
            </w:pPr>
            <w:r>
              <w:rPr>
                <w:rFonts w:ascii="Calibri" w:hAnsi="Calibri"/>
                <w:sz w:val="20"/>
              </w:rPr>
              <w:t>4.15</w:t>
            </w:r>
          </w:p>
        </w:tc>
        <w:tc>
          <w:tcPr>
            <w:tcW w:w="0" w:type="auto"/>
            <w:tcBorders>
              <w:top w:val="single" w:sz="0" w:space="0" w:color="D3D3D3"/>
              <w:left w:val="single" w:sz="0" w:space="0" w:color="D3D3D3"/>
              <w:bottom w:val="single" w:sz="0" w:space="0" w:color="D3D3D3"/>
              <w:right w:val="single" w:sz="0" w:space="0" w:color="D3D3D3"/>
            </w:tcBorders>
          </w:tcPr>
          <w:p w14:paraId="7BD2A063" w14:textId="77777777" w:rsidR="00DA742D" w:rsidRDefault="00DA742D" w:rsidP="007E4777">
            <w:pPr>
              <w:keepNext/>
              <w:spacing w:after="60"/>
            </w:pPr>
            <w:r>
              <w:rPr>
                <w:rFonts w:ascii="Calibri" w:hAnsi="Calibri"/>
                <w:sz w:val="20"/>
              </w:rPr>
              <w:t>[-0.86, 9.16]</w:t>
            </w:r>
          </w:p>
        </w:tc>
        <w:tc>
          <w:tcPr>
            <w:tcW w:w="0" w:type="auto"/>
            <w:tcBorders>
              <w:top w:val="single" w:sz="0" w:space="0" w:color="D3D3D3"/>
              <w:left w:val="single" w:sz="0" w:space="0" w:color="D3D3D3"/>
              <w:bottom w:val="single" w:sz="0" w:space="0" w:color="D3D3D3"/>
              <w:right w:val="single" w:sz="0" w:space="0" w:color="D3D3D3"/>
            </w:tcBorders>
          </w:tcPr>
          <w:p w14:paraId="5A5FFD49" w14:textId="77777777" w:rsidR="00DA742D" w:rsidRDefault="00DA742D" w:rsidP="007E4777">
            <w:pPr>
              <w:keepNext/>
              <w:spacing w:after="60"/>
            </w:pPr>
            <w:r>
              <w:rPr>
                <w:rFonts w:ascii="Calibri" w:hAnsi="Calibri"/>
                <w:sz w:val="20"/>
              </w:rPr>
              <w:t>0.104</w:t>
            </w:r>
          </w:p>
        </w:tc>
      </w:tr>
      <w:tr w:rsidR="00DA742D" w14:paraId="5D0BD6EE" w14:textId="77777777" w:rsidTr="00E528E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1269EFE" w14:textId="77777777" w:rsidR="00DA742D" w:rsidRDefault="00DA742D" w:rsidP="007E4777">
            <w:pPr>
              <w:keepNext/>
              <w:spacing w:after="60"/>
            </w:pPr>
            <w:r>
              <w:rPr>
                <w:rFonts w:ascii="Calibri" w:hAnsi="Calibri"/>
                <w:sz w:val="20"/>
              </w:rPr>
              <w:t>Stream: Marsh</w:t>
            </w:r>
          </w:p>
        </w:tc>
        <w:tc>
          <w:tcPr>
            <w:tcW w:w="0" w:type="auto"/>
            <w:tcBorders>
              <w:top w:val="single" w:sz="0" w:space="0" w:color="D3D3D3"/>
              <w:left w:val="single" w:sz="0" w:space="0" w:color="D3D3D3"/>
              <w:bottom w:val="single" w:sz="0" w:space="0" w:color="D3D3D3"/>
              <w:right w:val="single" w:sz="0" w:space="0" w:color="D3D3D3"/>
            </w:tcBorders>
          </w:tcPr>
          <w:p w14:paraId="11AE397D" w14:textId="77777777" w:rsidR="00DA742D" w:rsidRDefault="00DA742D" w:rsidP="007E4777">
            <w:pPr>
              <w:keepNext/>
              <w:spacing w:after="60"/>
              <w:jc w:val="right"/>
            </w:pPr>
            <w:r>
              <w:rPr>
                <w:rFonts w:ascii="Calibri" w:hAnsi="Calibri"/>
                <w:sz w:val="20"/>
              </w:rPr>
              <w:t>5.25</w:t>
            </w:r>
          </w:p>
        </w:tc>
        <w:tc>
          <w:tcPr>
            <w:tcW w:w="0" w:type="auto"/>
            <w:tcBorders>
              <w:top w:val="single" w:sz="0" w:space="0" w:color="D3D3D3"/>
              <w:left w:val="single" w:sz="0" w:space="0" w:color="D3D3D3"/>
              <w:bottom w:val="single" w:sz="0" w:space="0" w:color="D3D3D3"/>
              <w:right w:val="single" w:sz="0" w:space="0" w:color="D3D3D3"/>
            </w:tcBorders>
          </w:tcPr>
          <w:p w14:paraId="63E02143" w14:textId="77777777" w:rsidR="00DA742D" w:rsidRDefault="00DA742D" w:rsidP="007E4777">
            <w:pPr>
              <w:keepNext/>
              <w:spacing w:after="60"/>
            </w:pPr>
            <w:r>
              <w:rPr>
                <w:rFonts w:ascii="Calibri" w:hAnsi="Calibri"/>
                <w:sz w:val="20"/>
              </w:rPr>
              <w:t>[-0.34, 10.84]</w:t>
            </w:r>
          </w:p>
        </w:tc>
        <w:tc>
          <w:tcPr>
            <w:tcW w:w="0" w:type="auto"/>
            <w:tcBorders>
              <w:top w:val="single" w:sz="0" w:space="0" w:color="D3D3D3"/>
              <w:left w:val="single" w:sz="0" w:space="0" w:color="D3D3D3"/>
              <w:bottom w:val="single" w:sz="0" w:space="0" w:color="D3D3D3"/>
              <w:right w:val="single" w:sz="0" w:space="0" w:color="D3D3D3"/>
            </w:tcBorders>
          </w:tcPr>
          <w:p w14:paraId="2868F1AA" w14:textId="77777777" w:rsidR="00DA742D" w:rsidRDefault="00DA742D" w:rsidP="007E4777">
            <w:pPr>
              <w:keepNext/>
              <w:spacing w:after="60"/>
            </w:pPr>
            <w:r>
              <w:rPr>
                <w:rFonts w:ascii="Calibri" w:hAnsi="Calibri"/>
                <w:sz w:val="20"/>
              </w:rPr>
              <w:t>0.065</w:t>
            </w:r>
          </w:p>
        </w:tc>
      </w:tr>
      <w:tr w:rsidR="00DA742D" w14:paraId="3FC187B8" w14:textId="77777777" w:rsidTr="00E528E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A414FF0" w14:textId="77777777" w:rsidR="00DA742D" w:rsidRDefault="00DA742D" w:rsidP="007E4777">
            <w:pPr>
              <w:keepNext/>
              <w:spacing w:after="60"/>
            </w:pPr>
            <w:r>
              <w:rPr>
                <w:rFonts w:ascii="Calibri" w:hAnsi="Calibri"/>
                <w:b/>
                <w:sz w:val="20"/>
              </w:rPr>
              <w:t>Stream: Sulphur</w:t>
            </w:r>
          </w:p>
        </w:tc>
        <w:tc>
          <w:tcPr>
            <w:tcW w:w="0" w:type="auto"/>
            <w:tcBorders>
              <w:top w:val="single" w:sz="0" w:space="0" w:color="D3D3D3"/>
              <w:left w:val="single" w:sz="0" w:space="0" w:color="D3D3D3"/>
              <w:bottom w:val="single" w:sz="0" w:space="0" w:color="D3D3D3"/>
              <w:right w:val="single" w:sz="0" w:space="0" w:color="D3D3D3"/>
            </w:tcBorders>
          </w:tcPr>
          <w:p w14:paraId="26A47E1C" w14:textId="77777777" w:rsidR="00DA742D" w:rsidRDefault="00DA742D" w:rsidP="007E4777">
            <w:pPr>
              <w:keepNext/>
              <w:spacing w:after="60"/>
              <w:jc w:val="right"/>
            </w:pPr>
            <w:r>
              <w:rPr>
                <w:rFonts w:ascii="Calibri" w:hAnsi="Calibri"/>
                <w:b/>
                <w:sz w:val="20"/>
              </w:rPr>
              <w:t>13.44</w:t>
            </w:r>
          </w:p>
        </w:tc>
        <w:tc>
          <w:tcPr>
            <w:tcW w:w="0" w:type="auto"/>
            <w:tcBorders>
              <w:top w:val="single" w:sz="0" w:space="0" w:color="D3D3D3"/>
              <w:left w:val="single" w:sz="0" w:space="0" w:color="D3D3D3"/>
              <w:bottom w:val="single" w:sz="0" w:space="0" w:color="D3D3D3"/>
              <w:right w:val="single" w:sz="0" w:space="0" w:color="D3D3D3"/>
            </w:tcBorders>
          </w:tcPr>
          <w:p w14:paraId="0F86BC6F" w14:textId="77777777" w:rsidR="00DA742D" w:rsidRDefault="00DA742D" w:rsidP="007E4777">
            <w:pPr>
              <w:keepNext/>
              <w:spacing w:after="60"/>
            </w:pPr>
            <w:r>
              <w:rPr>
                <w:rFonts w:ascii="Calibri" w:hAnsi="Calibri"/>
                <w:b/>
                <w:sz w:val="20"/>
              </w:rPr>
              <w:t>[7.02, 19.85]</w:t>
            </w:r>
          </w:p>
        </w:tc>
        <w:tc>
          <w:tcPr>
            <w:tcW w:w="0" w:type="auto"/>
            <w:tcBorders>
              <w:top w:val="single" w:sz="0" w:space="0" w:color="D3D3D3"/>
              <w:left w:val="single" w:sz="0" w:space="0" w:color="D3D3D3"/>
              <w:bottom w:val="single" w:sz="0" w:space="0" w:color="D3D3D3"/>
              <w:right w:val="single" w:sz="0" w:space="0" w:color="D3D3D3"/>
            </w:tcBorders>
          </w:tcPr>
          <w:p w14:paraId="3EF7B402" w14:textId="77777777" w:rsidR="00DA742D" w:rsidRDefault="00DA742D" w:rsidP="007E4777">
            <w:pPr>
              <w:keepNext/>
              <w:spacing w:after="60"/>
            </w:pPr>
            <w:r>
              <w:rPr>
                <w:rFonts w:ascii="Calibri" w:hAnsi="Calibri"/>
                <w:b/>
                <w:sz w:val="20"/>
              </w:rPr>
              <w:t>&lt;0.001</w:t>
            </w:r>
          </w:p>
        </w:tc>
      </w:tr>
      <w:tr w:rsidR="00DA742D" w14:paraId="33F234B1" w14:textId="77777777" w:rsidTr="00E528E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E807342" w14:textId="77777777" w:rsidR="00DA742D" w:rsidRDefault="00DA742D" w:rsidP="007E4777">
            <w:pPr>
              <w:keepNext/>
              <w:spacing w:after="60"/>
            </w:pPr>
            <w:r>
              <w:rPr>
                <w:rFonts w:ascii="Calibri" w:hAnsi="Calibri"/>
                <w:b/>
                <w:sz w:val="20"/>
              </w:rPr>
              <w:t>Year: 2003</w:t>
            </w:r>
          </w:p>
        </w:tc>
        <w:tc>
          <w:tcPr>
            <w:tcW w:w="0" w:type="auto"/>
            <w:tcBorders>
              <w:top w:val="single" w:sz="0" w:space="0" w:color="D3D3D3"/>
              <w:left w:val="single" w:sz="0" w:space="0" w:color="D3D3D3"/>
              <w:bottom w:val="single" w:sz="0" w:space="0" w:color="D3D3D3"/>
              <w:right w:val="single" w:sz="0" w:space="0" w:color="D3D3D3"/>
            </w:tcBorders>
          </w:tcPr>
          <w:p w14:paraId="20D2ADE1" w14:textId="77777777" w:rsidR="00DA742D" w:rsidRDefault="00DA742D" w:rsidP="007E4777">
            <w:pPr>
              <w:keepNext/>
              <w:spacing w:after="60"/>
              <w:jc w:val="right"/>
            </w:pPr>
            <w:r>
              <w:rPr>
                <w:rFonts w:ascii="Calibri" w:hAnsi="Calibri"/>
                <w:b/>
                <w:sz w:val="20"/>
              </w:rPr>
              <w:t>-4.83</w:t>
            </w:r>
          </w:p>
        </w:tc>
        <w:tc>
          <w:tcPr>
            <w:tcW w:w="0" w:type="auto"/>
            <w:tcBorders>
              <w:top w:val="single" w:sz="0" w:space="0" w:color="D3D3D3"/>
              <w:left w:val="single" w:sz="0" w:space="0" w:color="D3D3D3"/>
              <w:bottom w:val="single" w:sz="0" w:space="0" w:color="D3D3D3"/>
              <w:right w:val="single" w:sz="0" w:space="0" w:color="D3D3D3"/>
            </w:tcBorders>
          </w:tcPr>
          <w:p w14:paraId="4D6550CD" w14:textId="77777777" w:rsidR="00DA742D" w:rsidRDefault="00DA742D" w:rsidP="007E4777">
            <w:pPr>
              <w:keepNext/>
              <w:spacing w:after="60"/>
            </w:pPr>
            <w:r>
              <w:rPr>
                <w:rFonts w:ascii="Calibri" w:hAnsi="Calibri"/>
                <w:b/>
                <w:sz w:val="20"/>
              </w:rPr>
              <w:t>[-5.05, -4.60]</w:t>
            </w:r>
          </w:p>
        </w:tc>
        <w:tc>
          <w:tcPr>
            <w:tcW w:w="0" w:type="auto"/>
            <w:tcBorders>
              <w:top w:val="single" w:sz="0" w:space="0" w:color="D3D3D3"/>
              <w:left w:val="single" w:sz="0" w:space="0" w:color="D3D3D3"/>
              <w:bottom w:val="single" w:sz="0" w:space="0" w:color="D3D3D3"/>
              <w:right w:val="single" w:sz="0" w:space="0" w:color="D3D3D3"/>
            </w:tcBorders>
          </w:tcPr>
          <w:p w14:paraId="42D9ADED" w14:textId="77777777" w:rsidR="00DA742D" w:rsidRDefault="00DA742D" w:rsidP="007E4777">
            <w:pPr>
              <w:keepNext/>
              <w:spacing w:after="60"/>
            </w:pPr>
            <w:r>
              <w:rPr>
                <w:rFonts w:ascii="Calibri" w:hAnsi="Calibri"/>
                <w:b/>
                <w:sz w:val="20"/>
              </w:rPr>
              <w:t>&lt;0.001</w:t>
            </w:r>
          </w:p>
        </w:tc>
      </w:tr>
      <w:tr w:rsidR="00DA742D" w14:paraId="0E5BA3E5" w14:textId="77777777" w:rsidTr="00E528E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DDC2ABD" w14:textId="77777777" w:rsidR="00DA742D" w:rsidRDefault="00DA742D" w:rsidP="007E4777">
            <w:pPr>
              <w:keepNext/>
              <w:spacing w:after="60"/>
            </w:pPr>
            <w:r>
              <w:rPr>
                <w:rFonts w:ascii="Calibri" w:hAnsi="Calibri"/>
                <w:b/>
                <w:sz w:val="20"/>
              </w:rPr>
              <w:t>Year: 2004</w:t>
            </w:r>
          </w:p>
        </w:tc>
        <w:tc>
          <w:tcPr>
            <w:tcW w:w="0" w:type="auto"/>
            <w:tcBorders>
              <w:top w:val="single" w:sz="0" w:space="0" w:color="D3D3D3"/>
              <w:left w:val="single" w:sz="0" w:space="0" w:color="D3D3D3"/>
              <w:bottom w:val="single" w:sz="0" w:space="0" w:color="D3D3D3"/>
              <w:right w:val="single" w:sz="0" w:space="0" w:color="D3D3D3"/>
            </w:tcBorders>
          </w:tcPr>
          <w:p w14:paraId="32607698" w14:textId="77777777" w:rsidR="00DA742D" w:rsidRDefault="00DA742D" w:rsidP="007E4777">
            <w:pPr>
              <w:keepNext/>
              <w:spacing w:after="60"/>
              <w:jc w:val="right"/>
            </w:pPr>
            <w:r>
              <w:rPr>
                <w:rFonts w:ascii="Calibri" w:hAnsi="Calibri"/>
                <w:b/>
                <w:sz w:val="20"/>
              </w:rPr>
              <w:t>2.76</w:t>
            </w:r>
          </w:p>
        </w:tc>
        <w:tc>
          <w:tcPr>
            <w:tcW w:w="0" w:type="auto"/>
            <w:tcBorders>
              <w:top w:val="single" w:sz="0" w:space="0" w:color="D3D3D3"/>
              <w:left w:val="single" w:sz="0" w:space="0" w:color="D3D3D3"/>
              <w:bottom w:val="single" w:sz="0" w:space="0" w:color="D3D3D3"/>
              <w:right w:val="single" w:sz="0" w:space="0" w:color="D3D3D3"/>
            </w:tcBorders>
          </w:tcPr>
          <w:p w14:paraId="39B26848" w14:textId="77777777" w:rsidR="00DA742D" w:rsidRDefault="00DA742D" w:rsidP="007E4777">
            <w:pPr>
              <w:keepNext/>
              <w:spacing w:after="60"/>
            </w:pPr>
            <w:r>
              <w:rPr>
                <w:rFonts w:ascii="Calibri" w:hAnsi="Calibri"/>
                <w:b/>
                <w:sz w:val="20"/>
              </w:rPr>
              <w:t>[2.53, 2.99]</w:t>
            </w:r>
          </w:p>
        </w:tc>
        <w:tc>
          <w:tcPr>
            <w:tcW w:w="0" w:type="auto"/>
            <w:tcBorders>
              <w:top w:val="single" w:sz="0" w:space="0" w:color="D3D3D3"/>
              <w:left w:val="single" w:sz="0" w:space="0" w:color="D3D3D3"/>
              <w:bottom w:val="single" w:sz="0" w:space="0" w:color="D3D3D3"/>
              <w:right w:val="single" w:sz="0" w:space="0" w:color="D3D3D3"/>
            </w:tcBorders>
          </w:tcPr>
          <w:p w14:paraId="0C575B71" w14:textId="77777777" w:rsidR="00DA742D" w:rsidRDefault="00DA742D" w:rsidP="007E4777">
            <w:pPr>
              <w:keepNext/>
              <w:spacing w:after="60"/>
            </w:pPr>
            <w:r>
              <w:rPr>
                <w:rFonts w:ascii="Calibri" w:hAnsi="Calibri"/>
                <w:b/>
                <w:sz w:val="20"/>
              </w:rPr>
              <w:t>&lt;0.001</w:t>
            </w:r>
          </w:p>
        </w:tc>
      </w:tr>
      <w:tr w:rsidR="00DA742D" w14:paraId="64F62BC6" w14:textId="77777777" w:rsidTr="00E528E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CAB3140" w14:textId="77777777" w:rsidR="00DA742D" w:rsidRDefault="00DA742D" w:rsidP="007E4777">
            <w:pPr>
              <w:keepNext/>
              <w:spacing w:after="60"/>
            </w:pPr>
            <w:r>
              <w:rPr>
                <w:rFonts w:ascii="Calibri" w:hAnsi="Calibri"/>
                <w:b/>
                <w:sz w:val="20"/>
              </w:rPr>
              <w:t>Year: 2005</w:t>
            </w:r>
          </w:p>
        </w:tc>
        <w:tc>
          <w:tcPr>
            <w:tcW w:w="0" w:type="auto"/>
            <w:tcBorders>
              <w:top w:val="single" w:sz="0" w:space="0" w:color="D3D3D3"/>
              <w:left w:val="single" w:sz="0" w:space="0" w:color="D3D3D3"/>
              <w:bottom w:val="single" w:sz="0" w:space="0" w:color="D3D3D3"/>
              <w:right w:val="single" w:sz="0" w:space="0" w:color="D3D3D3"/>
            </w:tcBorders>
          </w:tcPr>
          <w:p w14:paraId="7E8D52C4" w14:textId="77777777" w:rsidR="00DA742D" w:rsidRDefault="00DA742D" w:rsidP="007E4777">
            <w:pPr>
              <w:keepNext/>
              <w:spacing w:after="60"/>
              <w:jc w:val="right"/>
            </w:pPr>
            <w:r>
              <w:rPr>
                <w:rFonts w:ascii="Calibri" w:hAnsi="Calibri"/>
                <w:b/>
                <w:sz w:val="20"/>
              </w:rPr>
              <w:t>3.72</w:t>
            </w:r>
          </w:p>
        </w:tc>
        <w:tc>
          <w:tcPr>
            <w:tcW w:w="0" w:type="auto"/>
            <w:tcBorders>
              <w:top w:val="single" w:sz="0" w:space="0" w:color="D3D3D3"/>
              <w:left w:val="single" w:sz="0" w:space="0" w:color="D3D3D3"/>
              <w:bottom w:val="single" w:sz="0" w:space="0" w:color="D3D3D3"/>
              <w:right w:val="single" w:sz="0" w:space="0" w:color="D3D3D3"/>
            </w:tcBorders>
          </w:tcPr>
          <w:p w14:paraId="0EAD2669" w14:textId="77777777" w:rsidR="00DA742D" w:rsidRDefault="00DA742D" w:rsidP="007E4777">
            <w:pPr>
              <w:keepNext/>
              <w:spacing w:after="60"/>
            </w:pPr>
            <w:r>
              <w:rPr>
                <w:rFonts w:ascii="Calibri" w:hAnsi="Calibri"/>
                <w:b/>
                <w:sz w:val="20"/>
              </w:rPr>
              <w:t>[3.42, 4.01]</w:t>
            </w:r>
          </w:p>
        </w:tc>
        <w:tc>
          <w:tcPr>
            <w:tcW w:w="0" w:type="auto"/>
            <w:tcBorders>
              <w:top w:val="single" w:sz="0" w:space="0" w:color="D3D3D3"/>
              <w:left w:val="single" w:sz="0" w:space="0" w:color="D3D3D3"/>
              <w:bottom w:val="single" w:sz="0" w:space="0" w:color="D3D3D3"/>
              <w:right w:val="single" w:sz="0" w:space="0" w:color="D3D3D3"/>
            </w:tcBorders>
          </w:tcPr>
          <w:p w14:paraId="23A751B4" w14:textId="77777777" w:rsidR="00DA742D" w:rsidRDefault="00DA742D" w:rsidP="007E4777">
            <w:pPr>
              <w:keepNext/>
              <w:spacing w:after="60"/>
            </w:pPr>
            <w:r>
              <w:rPr>
                <w:rFonts w:ascii="Calibri" w:hAnsi="Calibri"/>
                <w:b/>
                <w:sz w:val="20"/>
              </w:rPr>
              <w:t>&lt;0.001</w:t>
            </w:r>
          </w:p>
        </w:tc>
      </w:tr>
      <w:tr w:rsidR="00DA742D" w14:paraId="62869E0C" w14:textId="77777777" w:rsidTr="00E528E3">
        <w:trPr>
          <w:cantSplit/>
          <w:jc w:val="center"/>
        </w:trPr>
        <w:tc>
          <w:tcPr>
            <w:tcW w:w="0" w:type="auto"/>
            <w:gridSpan w:val="4"/>
            <w:tcBorders>
              <w:top w:val="single" w:sz="16" w:space="0" w:color="D3D3D3"/>
              <w:left w:val="single" w:sz="0" w:space="0" w:color="D3D3D3"/>
              <w:bottom w:val="single" w:sz="16" w:space="0" w:color="D3D3D3"/>
              <w:right w:val="single" w:sz="0" w:space="0" w:color="D3D3D3"/>
            </w:tcBorders>
            <w:shd w:val="clear" w:color="auto" w:fill="F5F5F5"/>
            <w:tcMar>
              <w:top w:w="25" w:type="dxa"/>
            </w:tcMar>
          </w:tcPr>
          <w:p w14:paraId="52FA2C69" w14:textId="77777777" w:rsidR="00DA742D" w:rsidRDefault="00DA742D" w:rsidP="007E4777">
            <w:pPr>
              <w:keepNext/>
              <w:spacing w:after="60"/>
            </w:pPr>
            <w:r>
              <w:rPr>
                <w:rFonts w:ascii="Calibri" w:hAnsi="Calibri"/>
                <w:sz w:val="20"/>
              </w:rPr>
              <w:t>Random effects</w:t>
            </w:r>
          </w:p>
        </w:tc>
      </w:tr>
      <w:tr w:rsidR="00DA742D" w14:paraId="24BE3F3E" w14:textId="77777777" w:rsidTr="00E528E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16A0D65" w14:textId="77777777" w:rsidR="00DA742D" w:rsidRDefault="00DA742D" w:rsidP="007E4777">
            <w:pPr>
              <w:keepNext/>
              <w:spacing w:after="60"/>
            </w:pPr>
            <w:r>
              <w:rPr>
                <w:rFonts w:ascii="Calibri" w:hAnsi="Calibri"/>
                <w:b/>
                <w:sz w:val="20"/>
              </w:rPr>
              <w:t>σ² (residual variance)</w:t>
            </w:r>
          </w:p>
        </w:tc>
        <w:tc>
          <w:tcPr>
            <w:tcW w:w="0" w:type="auto"/>
            <w:tcBorders>
              <w:top w:val="single" w:sz="0" w:space="0" w:color="D3D3D3"/>
              <w:left w:val="single" w:sz="0" w:space="0" w:color="D3D3D3"/>
              <w:bottom w:val="single" w:sz="0" w:space="0" w:color="D3D3D3"/>
              <w:right w:val="single" w:sz="0" w:space="0" w:color="D3D3D3"/>
            </w:tcBorders>
          </w:tcPr>
          <w:p w14:paraId="3C90D021" w14:textId="77777777" w:rsidR="00DA742D" w:rsidRDefault="00DA742D" w:rsidP="007E4777">
            <w:pPr>
              <w:keepNext/>
              <w:spacing w:after="60"/>
              <w:jc w:val="right"/>
            </w:pPr>
            <w:r>
              <w:rPr>
                <w:rFonts w:ascii="Calibri" w:hAnsi="Calibri"/>
                <w:b/>
                <w:sz w:val="20"/>
              </w:rPr>
              <w:t>3.12</w:t>
            </w:r>
          </w:p>
        </w:tc>
        <w:tc>
          <w:tcPr>
            <w:tcW w:w="0" w:type="auto"/>
            <w:tcBorders>
              <w:top w:val="single" w:sz="0" w:space="0" w:color="D3D3D3"/>
              <w:left w:val="single" w:sz="0" w:space="0" w:color="D3D3D3"/>
              <w:bottom w:val="single" w:sz="0" w:space="0" w:color="D3D3D3"/>
              <w:right w:val="single" w:sz="0" w:space="0" w:color="D3D3D3"/>
            </w:tcBorders>
          </w:tcPr>
          <w:p w14:paraId="1A8D662C" w14:textId="77777777" w:rsidR="00DA742D" w:rsidRDefault="00DA742D" w:rsidP="007E4777">
            <w:pPr>
              <w:keepNext/>
              <w:spacing w:after="60"/>
            </w:pPr>
            <w:r>
              <w:rPr>
                <w:rFonts w:ascii="Calibri" w:hAnsi="Calibri"/>
                <w:b/>
                <w:sz w:val="20"/>
              </w:rPr>
              <w:t>—</w:t>
            </w:r>
          </w:p>
        </w:tc>
        <w:tc>
          <w:tcPr>
            <w:tcW w:w="0" w:type="auto"/>
            <w:tcBorders>
              <w:top w:val="single" w:sz="0" w:space="0" w:color="D3D3D3"/>
              <w:left w:val="single" w:sz="0" w:space="0" w:color="D3D3D3"/>
              <w:bottom w:val="single" w:sz="0" w:space="0" w:color="D3D3D3"/>
              <w:right w:val="single" w:sz="0" w:space="0" w:color="D3D3D3"/>
            </w:tcBorders>
          </w:tcPr>
          <w:p w14:paraId="3D9553D7" w14:textId="77777777" w:rsidR="00DA742D" w:rsidRDefault="00DA742D" w:rsidP="007E4777">
            <w:pPr>
              <w:keepNext/>
              <w:spacing w:after="60"/>
            </w:pPr>
            <w:r>
              <w:rPr>
                <w:rFonts w:ascii="Calibri" w:hAnsi="Calibri"/>
                <w:b/>
                <w:sz w:val="20"/>
              </w:rPr>
              <w:t>—</w:t>
            </w:r>
          </w:p>
        </w:tc>
      </w:tr>
      <w:tr w:rsidR="00DA742D" w14:paraId="7B52592E" w14:textId="77777777" w:rsidTr="00E528E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18CE2B9" w14:textId="77777777" w:rsidR="00DA742D" w:rsidRDefault="00DA742D" w:rsidP="007E4777">
            <w:pPr>
              <w:keepNext/>
              <w:spacing w:after="60"/>
            </w:pPr>
            <w:r>
              <w:rPr>
                <w:rFonts w:ascii="Calibri" w:hAnsi="Calibri"/>
                <w:b/>
                <w:sz w:val="20"/>
              </w:rPr>
              <w:t>τ₀₀ COMID (intercept variance)</w:t>
            </w:r>
          </w:p>
        </w:tc>
        <w:tc>
          <w:tcPr>
            <w:tcW w:w="0" w:type="auto"/>
            <w:tcBorders>
              <w:top w:val="single" w:sz="0" w:space="0" w:color="D3D3D3"/>
              <w:left w:val="single" w:sz="0" w:space="0" w:color="D3D3D3"/>
              <w:bottom w:val="single" w:sz="0" w:space="0" w:color="D3D3D3"/>
              <w:right w:val="single" w:sz="0" w:space="0" w:color="D3D3D3"/>
            </w:tcBorders>
          </w:tcPr>
          <w:p w14:paraId="04E2ABB4" w14:textId="77777777" w:rsidR="00DA742D" w:rsidRDefault="00DA742D" w:rsidP="007E4777">
            <w:pPr>
              <w:keepNext/>
              <w:spacing w:after="60"/>
              <w:jc w:val="right"/>
            </w:pPr>
            <w:r>
              <w:rPr>
                <w:rFonts w:ascii="Calibri" w:hAnsi="Calibri"/>
                <w:b/>
                <w:sz w:val="20"/>
              </w:rPr>
              <w:t>128.20</w:t>
            </w:r>
          </w:p>
        </w:tc>
        <w:tc>
          <w:tcPr>
            <w:tcW w:w="0" w:type="auto"/>
            <w:tcBorders>
              <w:top w:val="single" w:sz="0" w:space="0" w:color="D3D3D3"/>
              <w:left w:val="single" w:sz="0" w:space="0" w:color="D3D3D3"/>
              <w:bottom w:val="single" w:sz="0" w:space="0" w:color="D3D3D3"/>
              <w:right w:val="single" w:sz="0" w:space="0" w:color="D3D3D3"/>
            </w:tcBorders>
          </w:tcPr>
          <w:p w14:paraId="06E1B95D" w14:textId="77777777" w:rsidR="00DA742D" w:rsidRDefault="00DA742D" w:rsidP="007E4777">
            <w:pPr>
              <w:keepNext/>
              <w:spacing w:after="60"/>
            </w:pPr>
            <w:r>
              <w:rPr>
                <w:rFonts w:ascii="Calibri" w:hAnsi="Calibri"/>
                <w:b/>
                <w:sz w:val="20"/>
              </w:rPr>
              <w:t>—</w:t>
            </w:r>
          </w:p>
        </w:tc>
        <w:tc>
          <w:tcPr>
            <w:tcW w:w="0" w:type="auto"/>
            <w:tcBorders>
              <w:top w:val="single" w:sz="0" w:space="0" w:color="D3D3D3"/>
              <w:left w:val="single" w:sz="0" w:space="0" w:color="D3D3D3"/>
              <w:bottom w:val="single" w:sz="0" w:space="0" w:color="D3D3D3"/>
              <w:right w:val="single" w:sz="0" w:space="0" w:color="D3D3D3"/>
            </w:tcBorders>
          </w:tcPr>
          <w:p w14:paraId="1C90D544" w14:textId="77777777" w:rsidR="00DA742D" w:rsidRDefault="00DA742D" w:rsidP="007E4777">
            <w:pPr>
              <w:keepNext/>
              <w:spacing w:after="60"/>
            </w:pPr>
            <w:r>
              <w:rPr>
                <w:rFonts w:ascii="Calibri" w:hAnsi="Calibri"/>
                <w:b/>
                <w:sz w:val="20"/>
              </w:rPr>
              <w:t>—</w:t>
            </w:r>
          </w:p>
        </w:tc>
      </w:tr>
      <w:tr w:rsidR="00DA742D" w14:paraId="2C8BE0D1" w14:textId="77777777" w:rsidTr="00E528E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213444DB" w14:textId="77777777" w:rsidR="00DA742D" w:rsidRDefault="00DA742D" w:rsidP="007E4777">
            <w:pPr>
              <w:keepNext/>
              <w:spacing w:after="60"/>
            </w:pPr>
            <w:r>
              <w:rPr>
                <w:rFonts w:ascii="Calibri" w:hAnsi="Calibri"/>
                <w:b/>
                <w:sz w:val="20"/>
              </w:rPr>
              <w:t>τ₁₁ COMID (slope variance, temp_90)</w:t>
            </w:r>
          </w:p>
        </w:tc>
        <w:tc>
          <w:tcPr>
            <w:tcW w:w="0" w:type="auto"/>
            <w:tcBorders>
              <w:top w:val="single" w:sz="0" w:space="0" w:color="D3D3D3"/>
              <w:left w:val="single" w:sz="0" w:space="0" w:color="D3D3D3"/>
              <w:bottom w:val="single" w:sz="0" w:space="0" w:color="D3D3D3"/>
              <w:right w:val="single" w:sz="0" w:space="0" w:color="D3D3D3"/>
            </w:tcBorders>
          </w:tcPr>
          <w:p w14:paraId="6D4244DF" w14:textId="77777777" w:rsidR="00DA742D" w:rsidRDefault="00DA742D" w:rsidP="007E4777">
            <w:pPr>
              <w:keepNext/>
              <w:spacing w:after="60"/>
              <w:jc w:val="right"/>
            </w:pPr>
            <w:r>
              <w:rPr>
                <w:rFonts w:ascii="Calibri" w:hAnsi="Calibri"/>
                <w:b/>
                <w:sz w:val="20"/>
              </w:rPr>
              <w:t>33.44</w:t>
            </w:r>
          </w:p>
        </w:tc>
        <w:tc>
          <w:tcPr>
            <w:tcW w:w="0" w:type="auto"/>
            <w:tcBorders>
              <w:top w:val="single" w:sz="0" w:space="0" w:color="D3D3D3"/>
              <w:left w:val="single" w:sz="0" w:space="0" w:color="D3D3D3"/>
              <w:bottom w:val="single" w:sz="0" w:space="0" w:color="D3D3D3"/>
              <w:right w:val="single" w:sz="0" w:space="0" w:color="D3D3D3"/>
            </w:tcBorders>
          </w:tcPr>
          <w:p w14:paraId="22590B83" w14:textId="77777777" w:rsidR="00DA742D" w:rsidRDefault="00DA742D" w:rsidP="007E4777">
            <w:pPr>
              <w:keepNext/>
              <w:spacing w:after="60"/>
            </w:pPr>
            <w:r>
              <w:rPr>
                <w:rFonts w:ascii="Calibri" w:hAnsi="Calibri"/>
                <w:b/>
                <w:sz w:val="20"/>
              </w:rPr>
              <w:t>—</w:t>
            </w:r>
          </w:p>
        </w:tc>
        <w:tc>
          <w:tcPr>
            <w:tcW w:w="0" w:type="auto"/>
            <w:tcBorders>
              <w:top w:val="single" w:sz="0" w:space="0" w:color="D3D3D3"/>
              <w:left w:val="single" w:sz="0" w:space="0" w:color="D3D3D3"/>
              <w:bottom w:val="single" w:sz="0" w:space="0" w:color="D3D3D3"/>
              <w:right w:val="single" w:sz="0" w:space="0" w:color="D3D3D3"/>
            </w:tcBorders>
          </w:tcPr>
          <w:p w14:paraId="4D1B54AA" w14:textId="77777777" w:rsidR="00DA742D" w:rsidRDefault="00DA742D" w:rsidP="007E4777">
            <w:pPr>
              <w:keepNext/>
              <w:spacing w:after="60"/>
            </w:pPr>
            <w:r>
              <w:rPr>
                <w:rFonts w:ascii="Calibri" w:hAnsi="Calibri"/>
                <w:b/>
                <w:sz w:val="20"/>
              </w:rPr>
              <w:t>—</w:t>
            </w:r>
          </w:p>
        </w:tc>
      </w:tr>
      <w:tr w:rsidR="00DA742D" w14:paraId="79470F23" w14:textId="77777777" w:rsidTr="00E528E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0D3C6A5A" w14:textId="77777777" w:rsidR="00DA742D" w:rsidRDefault="00DA742D" w:rsidP="007E4777">
            <w:pPr>
              <w:keepNext/>
              <w:spacing w:after="60"/>
            </w:pPr>
            <w:r>
              <w:rPr>
                <w:rFonts w:ascii="Calibri" w:hAnsi="Calibri"/>
                <w:b/>
                <w:sz w:val="20"/>
              </w:rPr>
              <w:t>ρ₀₁ COMID (intercept-slope correlation)</w:t>
            </w:r>
          </w:p>
        </w:tc>
        <w:tc>
          <w:tcPr>
            <w:tcW w:w="0" w:type="auto"/>
            <w:tcBorders>
              <w:top w:val="single" w:sz="0" w:space="0" w:color="D3D3D3"/>
              <w:left w:val="single" w:sz="0" w:space="0" w:color="D3D3D3"/>
              <w:bottom w:val="single" w:sz="0" w:space="0" w:color="D3D3D3"/>
              <w:right w:val="single" w:sz="0" w:space="0" w:color="D3D3D3"/>
            </w:tcBorders>
          </w:tcPr>
          <w:p w14:paraId="61C8A98D" w14:textId="77777777" w:rsidR="00DA742D" w:rsidRDefault="00DA742D" w:rsidP="007E4777">
            <w:pPr>
              <w:keepNext/>
              <w:spacing w:after="60"/>
              <w:jc w:val="right"/>
            </w:pPr>
            <w:r>
              <w:rPr>
                <w:rFonts w:ascii="Calibri" w:hAnsi="Calibri"/>
                <w:b/>
                <w:sz w:val="20"/>
              </w:rPr>
              <w:t>-0.83</w:t>
            </w:r>
          </w:p>
        </w:tc>
        <w:tc>
          <w:tcPr>
            <w:tcW w:w="0" w:type="auto"/>
            <w:tcBorders>
              <w:top w:val="single" w:sz="0" w:space="0" w:color="D3D3D3"/>
              <w:left w:val="single" w:sz="0" w:space="0" w:color="D3D3D3"/>
              <w:bottom w:val="single" w:sz="0" w:space="0" w:color="D3D3D3"/>
              <w:right w:val="single" w:sz="0" w:space="0" w:color="D3D3D3"/>
            </w:tcBorders>
          </w:tcPr>
          <w:p w14:paraId="6A1D8287" w14:textId="77777777" w:rsidR="00DA742D" w:rsidRDefault="00DA742D" w:rsidP="007E4777">
            <w:pPr>
              <w:keepNext/>
              <w:spacing w:after="60"/>
            </w:pPr>
            <w:r>
              <w:rPr>
                <w:rFonts w:ascii="Calibri" w:hAnsi="Calibri"/>
                <w:b/>
                <w:sz w:val="20"/>
              </w:rPr>
              <w:t>—</w:t>
            </w:r>
          </w:p>
        </w:tc>
        <w:tc>
          <w:tcPr>
            <w:tcW w:w="0" w:type="auto"/>
            <w:tcBorders>
              <w:top w:val="single" w:sz="0" w:space="0" w:color="D3D3D3"/>
              <w:left w:val="single" w:sz="0" w:space="0" w:color="D3D3D3"/>
              <w:bottom w:val="single" w:sz="0" w:space="0" w:color="D3D3D3"/>
              <w:right w:val="single" w:sz="0" w:space="0" w:color="D3D3D3"/>
            </w:tcBorders>
          </w:tcPr>
          <w:p w14:paraId="09255C00" w14:textId="77777777" w:rsidR="00DA742D" w:rsidRDefault="00DA742D" w:rsidP="007E4777">
            <w:pPr>
              <w:keepNext/>
              <w:spacing w:after="60"/>
            </w:pPr>
            <w:r>
              <w:rPr>
                <w:rFonts w:ascii="Calibri" w:hAnsi="Calibri"/>
                <w:b/>
                <w:sz w:val="20"/>
              </w:rPr>
              <w:t>—</w:t>
            </w:r>
          </w:p>
        </w:tc>
      </w:tr>
      <w:tr w:rsidR="00DA742D" w14:paraId="1728B759" w14:textId="77777777" w:rsidTr="00E528E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361CB930" w14:textId="77777777" w:rsidR="00DA742D" w:rsidRDefault="00DA742D" w:rsidP="007E4777">
            <w:pPr>
              <w:keepNext/>
              <w:spacing w:after="60"/>
            </w:pPr>
            <w:r>
              <w:rPr>
                <w:rFonts w:ascii="Calibri" w:hAnsi="Calibri"/>
                <w:b/>
                <w:sz w:val="20"/>
              </w:rPr>
              <w:t>ICC</w:t>
            </w:r>
          </w:p>
        </w:tc>
        <w:tc>
          <w:tcPr>
            <w:tcW w:w="0" w:type="auto"/>
            <w:tcBorders>
              <w:top w:val="single" w:sz="0" w:space="0" w:color="D3D3D3"/>
              <w:left w:val="single" w:sz="0" w:space="0" w:color="D3D3D3"/>
              <w:bottom w:val="single" w:sz="0" w:space="0" w:color="D3D3D3"/>
              <w:right w:val="single" w:sz="0" w:space="0" w:color="D3D3D3"/>
            </w:tcBorders>
          </w:tcPr>
          <w:p w14:paraId="06F92981" w14:textId="77777777" w:rsidR="00DA742D" w:rsidRDefault="00DA742D" w:rsidP="007E4777">
            <w:pPr>
              <w:keepNext/>
              <w:spacing w:after="60"/>
              <w:jc w:val="right"/>
            </w:pPr>
            <w:r>
              <w:rPr>
                <w:rFonts w:ascii="Calibri" w:hAnsi="Calibri"/>
                <w:b/>
                <w:sz w:val="20"/>
              </w:rPr>
              <w:t>0.98</w:t>
            </w:r>
          </w:p>
        </w:tc>
        <w:tc>
          <w:tcPr>
            <w:tcW w:w="0" w:type="auto"/>
            <w:tcBorders>
              <w:top w:val="single" w:sz="0" w:space="0" w:color="D3D3D3"/>
              <w:left w:val="single" w:sz="0" w:space="0" w:color="D3D3D3"/>
              <w:bottom w:val="single" w:sz="0" w:space="0" w:color="D3D3D3"/>
              <w:right w:val="single" w:sz="0" w:space="0" w:color="D3D3D3"/>
            </w:tcBorders>
          </w:tcPr>
          <w:p w14:paraId="1FB9DCC8" w14:textId="77777777" w:rsidR="00DA742D" w:rsidRDefault="00DA742D" w:rsidP="007E4777">
            <w:pPr>
              <w:keepNext/>
              <w:spacing w:after="60"/>
            </w:pPr>
            <w:r>
              <w:rPr>
                <w:rFonts w:ascii="Calibri" w:hAnsi="Calibri"/>
                <w:b/>
                <w:sz w:val="20"/>
              </w:rPr>
              <w:t>—</w:t>
            </w:r>
          </w:p>
        </w:tc>
        <w:tc>
          <w:tcPr>
            <w:tcW w:w="0" w:type="auto"/>
            <w:tcBorders>
              <w:top w:val="single" w:sz="0" w:space="0" w:color="D3D3D3"/>
              <w:left w:val="single" w:sz="0" w:space="0" w:color="D3D3D3"/>
              <w:bottom w:val="single" w:sz="0" w:space="0" w:color="D3D3D3"/>
              <w:right w:val="single" w:sz="0" w:space="0" w:color="D3D3D3"/>
            </w:tcBorders>
          </w:tcPr>
          <w:p w14:paraId="3857B0DC" w14:textId="77777777" w:rsidR="00DA742D" w:rsidRDefault="00DA742D" w:rsidP="007E4777">
            <w:pPr>
              <w:keepNext/>
              <w:spacing w:after="60"/>
            </w:pPr>
            <w:r>
              <w:rPr>
                <w:rFonts w:ascii="Calibri" w:hAnsi="Calibri"/>
                <w:b/>
                <w:sz w:val="20"/>
              </w:rPr>
              <w:t>—</w:t>
            </w:r>
          </w:p>
        </w:tc>
      </w:tr>
      <w:tr w:rsidR="00DA742D" w14:paraId="2266368A" w14:textId="77777777" w:rsidTr="00E528E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100E997E" w14:textId="77777777" w:rsidR="00DA742D" w:rsidRDefault="00DA742D" w:rsidP="007E4777">
            <w:pPr>
              <w:keepNext/>
              <w:spacing w:after="60"/>
            </w:pPr>
            <w:r>
              <w:rPr>
                <w:rFonts w:ascii="Calibri" w:hAnsi="Calibri"/>
                <w:b/>
                <w:sz w:val="20"/>
              </w:rPr>
              <w:t>N (COMID)</w:t>
            </w:r>
          </w:p>
        </w:tc>
        <w:tc>
          <w:tcPr>
            <w:tcW w:w="0" w:type="auto"/>
            <w:tcBorders>
              <w:top w:val="single" w:sz="0" w:space="0" w:color="D3D3D3"/>
              <w:left w:val="single" w:sz="0" w:space="0" w:color="D3D3D3"/>
              <w:bottom w:val="single" w:sz="0" w:space="0" w:color="D3D3D3"/>
              <w:right w:val="single" w:sz="0" w:space="0" w:color="D3D3D3"/>
            </w:tcBorders>
          </w:tcPr>
          <w:p w14:paraId="1B23272E" w14:textId="77777777" w:rsidR="00DA742D" w:rsidRDefault="00DA742D" w:rsidP="007E4777">
            <w:pPr>
              <w:keepNext/>
              <w:spacing w:after="60"/>
              <w:jc w:val="right"/>
            </w:pPr>
            <w:r>
              <w:rPr>
                <w:rFonts w:ascii="Calibri" w:hAnsi="Calibri"/>
                <w:b/>
                <w:sz w:val="20"/>
              </w:rPr>
              <w:t>104.00</w:t>
            </w:r>
          </w:p>
        </w:tc>
        <w:tc>
          <w:tcPr>
            <w:tcW w:w="0" w:type="auto"/>
            <w:tcBorders>
              <w:top w:val="single" w:sz="0" w:space="0" w:color="D3D3D3"/>
              <w:left w:val="single" w:sz="0" w:space="0" w:color="D3D3D3"/>
              <w:bottom w:val="single" w:sz="0" w:space="0" w:color="D3D3D3"/>
              <w:right w:val="single" w:sz="0" w:space="0" w:color="D3D3D3"/>
            </w:tcBorders>
          </w:tcPr>
          <w:p w14:paraId="2EA2D03A" w14:textId="77777777" w:rsidR="00DA742D" w:rsidRDefault="00DA742D" w:rsidP="007E4777">
            <w:pPr>
              <w:keepNext/>
              <w:spacing w:after="60"/>
            </w:pPr>
            <w:r>
              <w:rPr>
                <w:rFonts w:ascii="Calibri" w:hAnsi="Calibri"/>
                <w:b/>
                <w:sz w:val="20"/>
              </w:rPr>
              <w:t>—</w:t>
            </w:r>
          </w:p>
        </w:tc>
        <w:tc>
          <w:tcPr>
            <w:tcW w:w="0" w:type="auto"/>
            <w:tcBorders>
              <w:top w:val="single" w:sz="0" w:space="0" w:color="D3D3D3"/>
              <w:left w:val="single" w:sz="0" w:space="0" w:color="D3D3D3"/>
              <w:bottom w:val="single" w:sz="0" w:space="0" w:color="D3D3D3"/>
              <w:right w:val="single" w:sz="0" w:space="0" w:color="D3D3D3"/>
            </w:tcBorders>
          </w:tcPr>
          <w:p w14:paraId="371B039C" w14:textId="77777777" w:rsidR="00DA742D" w:rsidRDefault="00DA742D" w:rsidP="007E4777">
            <w:pPr>
              <w:keepNext/>
              <w:spacing w:after="60"/>
            </w:pPr>
            <w:r>
              <w:rPr>
                <w:rFonts w:ascii="Calibri" w:hAnsi="Calibri"/>
                <w:b/>
                <w:sz w:val="20"/>
              </w:rPr>
              <w:t>—</w:t>
            </w:r>
          </w:p>
        </w:tc>
      </w:tr>
      <w:tr w:rsidR="00DA742D" w14:paraId="342D88F7" w14:textId="77777777" w:rsidTr="00E528E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46470ED2" w14:textId="77777777" w:rsidR="00DA742D" w:rsidRDefault="00DA742D" w:rsidP="007E4777">
            <w:pPr>
              <w:keepNext/>
              <w:spacing w:after="60"/>
            </w:pPr>
            <w:r>
              <w:rPr>
                <w:rFonts w:ascii="Calibri" w:hAnsi="Calibri"/>
                <w:b/>
                <w:sz w:val="20"/>
              </w:rPr>
              <w:t>N (observations)</w:t>
            </w:r>
          </w:p>
        </w:tc>
        <w:tc>
          <w:tcPr>
            <w:tcW w:w="0" w:type="auto"/>
            <w:tcBorders>
              <w:top w:val="single" w:sz="0" w:space="0" w:color="D3D3D3"/>
              <w:left w:val="single" w:sz="0" w:space="0" w:color="D3D3D3"/>
              <w:bottom w:val="single" w:sz="0" w:space="0" w:color="D3D3D3"/>
              <w:right w:val="single" w:sz="0" w:space="0" w:color="D3D3D3"/>
            </w:tcBorders>
          </w:tcPr>
          <w:p w14:paraId="2F105B18" w14:textId="77777777" w:rsidR="00DA742D" w:rsidRDefault="00DA742D" w:rsidP="007E4777">
            <w:pPr>
              <w:keepNext/>
              <w:spacing w:after="60"/>
              <w:jc w:val="right"/>
            </w:pPr>
            <w:r>
              <w:rPr>
                <w:rFonts w:ascii="Calibri" w:hAnsi="Calibri"/>
                <w:b/>
                <w:sz w:val="20"/>
              </w:rPr>
              <w:t>3,016.00</w:t>
            </w:r>
          </w:p>
        </w:tc>
        <w:tc>
          <w:tcPr>
            <w:tcW w:w="0" w:type="auto"/>
            <w:tcBorders>
              <w:top w:val="single" w:sz="0" w:space="0" w:color="D3D3D3"/>
              <w:left w:val="single" w:sz="0" w:space="0" w:color="D3D3D3"/>
              <w:bottom w:val="single" w:sz="0" w:space="0" w:color="D3D3D3"/>
              <w:right w:val="single" w:sz="0" w:space="0" w:color="D3D3D3"/>
            </w:tcBorders>
          </w:tcPr>
          <w:p w14:paraId="2183622A" w14:textId="77777777" w:rsidR="00DA742D" w:rsidRDefault="00DA742D" w:rsidP="007E4777">
            <w:pPr>
              <w:keepNext/>
              <w:spacing w:after="60"/>
            </w:pPr>
            <w:r>
              <w:rPr>
                <w:rFonts w:ascii="Calibri" w:hAnsi="Calibri"/>
                <w:b/>
                <w:sz w:val="20"/>
              </w:rPr>
              <w:t>—</w:t>
            </w:r>
          </w:p>
        </w:tc>
        <w:tc>
          <w:tcPr>
            <w:tcW w:w="0" w:type="auto"/>
            <w:tcBorders>
              <w:top w:val="single" w:sz="0" w:space="0" w:color="D3D3D3"/>
              <w:left w:val="single" w:sz="0" w:space="0" w:color="D3D3D3"/>
              <w:bottom w:val="single" w:sz="0" w:space="0" w:color="D3D3D3"/>
              <w:right w:val="single" w:sz="0" w:space="0" w:color="D3D3D3"/>
            </w:tcBorders>
          </w:tcPr>
          <w:p w14:paraId="4859B2CF" w14:textId="77777777" w:rsidR="00DA742D" w:rsidRDefault="00DA742D" w:rsidP="007E4777">
            <w:pPr>
              <w:keepNext/>
              <w:spacing w:after="60"/>
            </w:pPr>
            <w:r>
              <w:rPr>
                <w:rFonts w:ascii="Calibri" w:hAnsi="Calibri"/>
                <w:b/>
                <w:sz w:val="20"/>
              </w:rPr>
              <w:t>—</w:t>
            </w:r>
          </w:p>
        </w:tc>
      </w:tr>
      <w:tr w:rsidR="00DA742D" w14:paraId="6DF11DD5" w14:textId="77777777" w:rsidTr="00E528E3">
        <w:trPr>
          <w:cantSplit/>
          <w:jc w:val="center"/>
        </w:trPr>
        <w:tc>
          <w:tcPr>
            <w:tcW w:w="0" w:type="auto"/>
            <w:gridSpan w:val="4"/>
            <w:tcBorders>
              <w:top w:val="single" w:sz="16" w:space="0" w:color="D3D3D3"/>
              <w:left w:val="single" w:sz="0" w:space="0" w:color="D3D3D3"/>
              <w:bottom w:val="single" w:sz="16" w:space="0" w:color="D3D3D3"/>
              <w:right w:val="single" w:sz="0" w:space="0" w:color="D3D3D3"/>
            </w:tcBorders>
            <w:shd w:val="clear" w:color="auto" w:fill="F5F5F5"/>
            <w:tcMar>
              <w:top w:w="25" w:type="dxa"/>
            </w:tcMar>
          </w:tcPr>
          <w:p w14:paraId="51EC366F" w14:textId="77777777" w:rsidR="00DA742D" w:rsidRDefault="00DA742D" w:rsidP="007E4777">
            <w:pPr>
              <w:keepNext/>
              <w:spacing w:after="60"/>
            </w:pPr>
            <w:r>
              <w:rPr>
                <w:rFonts w:ascii="Calibri" w:hAnsi="Calibri"/>
                <w:sz w:val="20"/>
              </w:rPr>
              <w:t>Model performance</w:t>
            </w:r>
          </w:p>
        </w:tc>
      </w:tr>
      <w:tr w:rsidR="00DA742D" w14:paraId="06332483" w14:textId="77777777" w:rsidTr="00E528E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56126897" w14:textId="77777777" w:rsidR="00DA742D" w:rsidRDefault="00DA742D" w:rsidP="007E4777">
            <w:pPr>
              <w:keepNext/>
              <w:spacing w:after="60"/>
            </w:pPr>
            <w:r>
              <w:rPr>
                <w:rFonts w:ascii="Calibri" w:hAnsi="Calibri"/>
                <w:b/>
                <w:sz w:val="20"/>
              </w:rPr>
              <w:t>R² marginal</w:t>
            </w:r>
          </w:p>
        </w:tc>
        <w:tc>
          <w:tcPr>
            <w:tcW w:w="0" w:type="auto"/>
            <w:tcBorders>
              <w:top w:val="single" w:sz="0" w:space="0" w:color="D3D3D3"/>
              <w:left w:val="single" w:sz="0" w:space="0" w:color="D3D3D3"/>
              <w:bottom w:val="single" w:sz="0" w:space="0" w:color="D3D3D3"/>
              <w:right w:val="single" w:sz="0" w:space="0" w:color="D3D3D3"/>
            </w:tcBorders>
          </w:tcPr>
          <w:p w14:paraId="1B435E92" w14:textId="77777777" w:rsidR="00DA742D" w:rsidRDefault="00DA742D" w:rsidP="007E4777">
            <w:pPr>
              <w:keepNext/>
              <w:spacing w:after="60"/>
              <w:jc w:val="right"/>
            </w:pPr>
            <w:r>
              <w:rPr>
                <w:rFonts w:ascii="Calibri" w:hAnsi="Calibri"/>
                <w:b/>
                <w:sz w:val="20"/>
              </w:rPr>
              <w:t>0.599</w:t>
            </w:r>
          </w:p>
        </w:tc>
        <w:tc>
          <w:tcPr>
            <w:tcW w:w="0" w:type="auto"/>
            <w:tcBorders>
              <w:top w:val="single" w:sz="0" w:space="0" w:color="D3D3D3"/>
              <w:left w:val="single" w:sz="0" w:space="0" w:color="D3D3D3"/>
              <w:bottom w:val="single" w:sz="0" w:space="0" w:color="D3D3D3"/>
              <w:right w:val="single" w:sz="0" w:space="0" w:color="D3D3D3"/>
            </w:tcBorders>
          </w:tcPr>
          <w:p w14:paraId="028FC83B" w14:textId="77777777" w:rsidR="00DA742D" w:rsidRDefault="00DA742D" w:rsidP="007E4777">
            <w:pPr>
              <w:keepNext/>
              <w:spacing w:after="60"/>
            </w:pPr>
            <w:r>
              <w:rPr>
                <w:rFonts w:ascii="Calibri" w:hAnsi="Calibri"/>
                <w:b/>
                <w:sz w:val="20"/>
              </w:rPr>
              <w:t>—</w:t>
            </w:r>
          </w:p>
        </w:tc>
        <w:tc>
          <w:tcPr>
            <w:tcW w:w="0" w:type="auto"/>
            <w:tcBorders>
              <w:top w:val="single" w:sz="0" w:space="0" w:color="D3D3D3"/>
              <w:left w:val="single" w:sz="0" w:space="0" w:color="D3D3D3"/>
              <w:bottom w:val="single" w:sz="0" w:space="0" w:color="D3D3D3"/>
              <w:right w:val="single" w:sz="0" w:space="0" w:color="D3D3D3"/>
            </w:tcBorders>
          </w:tcPr>
          <w:p w14:paraId="610133F5" w14:textId="77777777" w:rsidR="00DA742D" w:rsidRDefault="00DA742D" w:rsidP="007E4777">
            <w:pPr>
              <w:keepNext/>
              <w:spacing w:after="60"/>
            </w:pPr>
            <w:r>
              <w:rPr>
                <w:rFonts w:ascii="Calibri" w:hAnsi="Calibri"/>
                <w:b/>
                <w:sz w:val="20"/>
              </w:rPr>
              <w:t>—</w:t>
            </w:r>
          </w:p>
        </w:tc>
      </w:tr>
      <w:tr w:rsidR="00DA742D" w14:paraId="59A68355" w14:textId="77777777" w:rsidTr="00E528E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730C6C49" w14:textId="77777777" w:rsidR="00DA742D" w:rsidRDefault="00DA742D" w:rsidP="007E4777">
            <w:pPr>
              <w:keepNext/>
              <w:spacing w:after="60"/>
            </w:pPr>
            <w:r>
              <w:rPr>
                <w:rFonts w:ascii="Calibri" w:hAnsi="Calibri"/>
                <w:b/>
                <w:sz w:val="20"/>
              </w:rPr>
              <w:t>R² conditional</w:t>
            </w:r>
          </w:p>
        </w:tc>
        <w:tc>
          <w:tcPr>
            <w:tcW w:w="0" w:type="auto"/>
            <w:tcBorders>
              <w:top w:val="single" w:sz="0" w:space="0" w:color="D3D3D3"/>
              <w:left w:val="single" w:sz="0" w:space="0" w:color="D3D3D3"/>
              <w:bottom w:val="single" w:sz="0" w:space="0" w:color="D3D3D3"/>
              <w:right w:val="single" w:sz="0" w:space="0" w:color="D3D3D3"/>
            </w:tcBorders>
          </w:tcPr>
          <w:p w14:paraId="3EA31D49" w14:textId="77777777" w:rsidR="00DA742D" w:rsidRDefault="00DA742D" w:rsidP="007E4777">
            <w:pPr>
              <w:keepNext/>
              <w:spacing w:after="60"/>
              <w:jc w:val="right"/>
            </w:pPr>
            <w:r>
              <w:rPr>
                <w:rFonts w:ascii="Calibri" w:hAnsi="Calibri"/>
                <w:b/>
                <w:sz w:val="20"/>
              </w:rPr>
              <w:t>0.990</w:t>
            </w:r>
          </w:p>
        </w:tc>
        <w:tc>
          <w:tcPr>
            <w:tcW w:w="0" w:type="auto"/>
            <w:tcBorders>
              <w:top w:val="single" w:sz="0" w:space="0" w:color="D3D3D3"/>
              <w:left w:val="single" w:sz="0" w:space="0" w:color="D3D3D3"/>
              <w:bottom w:val="single" w:sz="0" w:space="0" w:color="D3D3D3"/>
              <w:right w:val="single" w:sz="0" w:space="0" w:color="D3D3D3"/>
            </w:tcBorders>
          </w:tcPr>
          <w:p w14:paraId="12A76199" w14:textId="77777777" w:rsidR="00DA742D" w:rsidRDefault="00DA742D" w:rsidP="007E4777">
            <w:pPr>
              <w:keepNext/>
              <w:spacing w:after="60"/>
            </w:pPr>
            <w:r>
              <w:rPr>
                <w:rFonts w:ascii="Calibri" w:hAnsi="Calibri"/>
                <w:b/>
                <w:sz w:val="20"/>
              </w:rPr>
              <w:t>—</w:t>
            </w:r>
          </w:p>
        </w:tc>
        <w:tc>
          <w:tcPr>
            <w:tcW w:w="0" w:type="auto"/>
            <w:tcBorders>
              <w:top w:val="single" w:sz="0" w:space="0" w:color="D3D3D3"/>
              <w:left w:val="single" w:sz="0" w:space="0" w:color="D3D3D3"/>
              <w:bottom w:val="single" w:sz="0" w:space="0" w:color="D3D3D3"/>
              <w:right w:val="single" w:sz="0" w:space="0" w:color="D3D3D3"/>
            </w:tcBorders>
          </w:tcPr>
          <w:p w14:paraId="3A57E986" w14:textId="77777777" w:rsidR="00DA742D" w:rsidRDefault="00DA742D" w:rsidP="007E4777">
            <w:pPr>
              <w:keepNext/>
              <w:spacing w:after="60"/>
            </w:pPr>
            <w:r>
              <w:rPr>
                <w:rFonts w:ascii="Calibri" w:hAnsi="Calibri"/>
                <w:b/>
                <w:sz w:val="20"/>
              </w:rPr>
              <w:t>—</w:t>
            </w:r>
          </w:p>
        </w:tc>
      </w:tr>
      <w:tr w:rsidR="00DA742D" w14:paraId="2405BF58" w14:textId="77777777" w:rsidTr="00E528E3">
        <w:trPr>
          <w:cantSplit/>
          <w:jc w:val="center"/>
        </w:trPr>
        <w:tc>
          <w:tcPr>
            <w:tcW w:w="0" w:type="auto"/>
            <w:tcBorders>
              <w:top w:val="single" w:sz="0" w:space="0" w:color="D3D3D3"/>
              <w:left w:val="single" w:sz="0" w:space="0" w:color="D3D3D3"/>
              <w:bottom w:val="single" w:sz="0" w:space="0" w:color="D3D3D3"/>
              <w:right w:val="single" w:sz="0" w:space="0" w:color="D3D3D3"/>
            </w:tcBorders>
          </w:tcPr>
          <w:p w14:paraId="640942EC" w14:textId="77777777" w:rsidR="00DA742D" w:rsidRDefault="00DA742D" w:rsidP="007E4777">
            <w:pPr>
              <w:keepNext/>
              <w:spacing w:after="60"/>
            </w:pPr>
            <w:r>
              <w:rPr>
                <w:rFonts w:ascii="Calibri" w:hAnsi="Calibri"/>
                <w:b/>
                <w:sz w:val="20"/>
              </w:rPr>
              <w:t>RMSE (days)</w:t>
            </w:r>
          </w:p>
        </w:tc>
        <w:tc>
          <w:tcPr>
            <w:tcW w:w="0" w:type="auto"/>
            <w:tcBorders>
              <w:top w:val="single" w:sz="0" w:space="0" w:color="D3D3D3"/>
              <w:left w:val="single" w:sz="0" w:space="0" w:color="D3D3D3"/>
              <w:bottom w:val="single" w:sz="0" w:space="0" w:color="D3D3D3"/>
              <w:right w:val="single" w:sz="0" w:space="0" w:color="D3D3D3"/>
            </w:tcBorders>
          </w:tcPr>
          <w:p w14:paraId="525938EA" w14:textId="77777777" w:rsidR="00DA742D" w:rsidRDefault="00DA742D" w:rsidP="007E4777">
            <w:pPr>
              <w:keepNext/>
              <w:spacing w:after="60"/>
              <w:jc w:val="right"/>
            </w:pPr>
            <w:r>
              <w:rPr>
                <w:rFonts w:ascii="Calibri" w:hAnsi="Calibri"/>
                <w:b/>
                <w:sz w:val="20"/>
              </w:rPr>
              <w:t>1.710</w:t>
            </w:r>
          </w:p>
        </w:tc>
        <w:tc>
          <w:tcPr>
            <w:tcW w:w="0" w:type="auto"/>
            <w:tcBorders>
              <w:top w:val="single" w:sz="0" w:space="0" w:color="D3D3D3"/>
              <w:left w:val="single" w:sz="0" w:space="0" w:color="D3D3D3"/>
              <w:bottom w:val="single" w:sz="0" w:space="0" w:color="D3D3D3"/>
              <w:right w:val="single" w:sz="0" w:space="0" w:color="D3D3D3"/>
            </w:tcBorders>
          </w:tcPr>
          <w:p w14:paraId="43E95966" w14:textId="77777777" w:rsidR="00DA742D" w:rsidRDefault="00DA742D" w:rsidP="007E4777">
            <w:pPr>
              <w:keepNext/>
              <w:spacing w:after="60"/>
            </w:pPr>
            <w:r>
              <w:rPr>
                <w:rFonts w:ascii="Calibri" w:hAnsi="Calibri"/>
                <w:b/>
                <w:sz w:val="20"/>
              </w:rPr>
              <w:t>—</w:t>
            </w:r>
          </w:p>
        </w:tc>
        <w:tc>
          <w:tcPr>
            <w:tcW w:w="0" w:type="auto"/>
            <w:tcBorders>
              <w:top w:val="single" w:sz="0" w:space="0" w:color="D3D3D3"/>
              <w:left w:val="single" w:sz="0" w:space="0" w:color="D3D3D3"/>
              <w:bottom w:val="single" w:sz="0" w:space="0" w:color="D3D3D3"/>
              <w:right w:val="single" w:sz="0" w:space="0" w:color="D3D3D3"/>
            </w:tcBorders>
          </w:tcPr>
          <w:p w14:paraId="6A178993" w14:textId="77777777" w:rsidR="00DA742D" w:rsidRDefault="00DA742D" w:rsidP="007E4777">
            <w:pPr>
              <w:keepNext/>
              <w:spacing w:after="60"/>
            </w:pPr>
            <w:r>
              <w:rPr>
                <w:rFonts w:ascii="Calibri" w:hAnsi="Calibri"/>
                <w:b/>
                <w:sz w:val="20"/>
              </w:rPr>
              <w:t>—</w:t>
            </w:r>
          </w:p>
        </w:tc>
      </w:tr>
      <w:tr w:rsidR="00DA742D" w14:paraId="56666AED" w14:textId="77777777" w:rsidTr="00E528E3">
        <w:trPr>
          <w:cantSplit/>
          <w:jc w:val="center"/>
        </w:trPr>
        <w:tc>
          <w:tcPr>
            <w:tcW w:w="0" w:type="auto"/>
            <w:gridSpan w:val="4"/>
          </w:tcPr>
          <w:p w14:paraId="0B8A5EE0" w14:textId="77777777" w:rsidR="00DA742D" w:rsidRDefault="00DA742D" w:rsidP="007E4777">
            <w:pPr>
              <w:keepNext/>
              <w:spacing w:after="60"/>
            </w:pPr>
            <w:r>
              <w:rPr>
                <w:rFonts w:ascii="Calibri" w:hAnsi="Calibri"/>
                <w:i/>
                <w:sz w:val="20"/>
                <w:vertAlign w:val="superscript"/>
              </w:rPr>
              <w:t>1</w:t>
            </w:r>
            <w:r>
              <w:rPr>
                <w:rFonts w:ascii="Calibri" w:hAnsi="Calibri"/>
                <w:sz w:val="20"/>
              </w:rPr>
              <w:t>Reference levels: Stream = Bear Valley Creek; Year = 2002. temp_90 scaled to mean = 0, SD = 1.</w:t>
            </w:r>
          </w:p>
        </w:tc>
      </w:tr>
      <w:tr w:rsidR="00DA742D" w14:paraId="320DCDEE" w14:textId="77777777" w:rsidTr="00E528E3">
        <w:trPr>
          <w:cantSplit/>
          <w:jc w:val="center"/>
        </w:trPr>
        <w:tc>
          <w:tcPr>
            <w:tcW w:w="0" w:type="auto"/>
            <w:gridSpan w:val="4"/>
          </w:tcPr>
          <w:p w14:paraId="3220DEBD" w14:textId="77777777" w:rsidR="00DA742D" w:rsidRDefault="00DA742D" w:rsidP="007E4777">
            <w:pPr>
              <w:keepNext/>
              <w:spacing w:after="60"/>
            </w:pPr>
            <w:r>
              <w:rPr>
                <w:rFonts w:ascii="Calibri" w:hAnsi="Calibri"/>
                <w:i/>
                <w:sz w:val="20"/>
                <w:vertAlign w:val="superscript"/>
              </w:rPr>
              <w:t>2</w:t>
            </w:r>
            <w:r>
              <w:rPr>
                <w:rFonts w:ascii="Calibri" w:hAnsi="Calibri"/>
                <w:sz w:val="20"/>
              </w:rPr>
              <w:t>Natural spline basis terms (</w:t>
            </w:r>
            <w:proofErr w:type="spellStart"/>
            <w:r>
              <w:rPr>
                <w:rFonts w:ascii="Calibri" w:hAnsi="Calibri"/>
                <w:sz w:val="20"/>
              </w:rPr>
              <w:t>df</w:t>
            </w:r>
            <w:proofErr w:type="spellEnd"/>
            <w:r>
              <w:rPr>
                <w:rFonts w:ascii="Calibri" w:hAnsi="Calibri"/>
                <w:sz w:val="20"/>
              </w:rPr>
              <w:t xml:space="preserve"> = 3) are not individually interpretable; see Figure 5 for the estimated temperature–spawn timing relationship.</w:t>
            </w:r>
          </w:p>
        </w:tc>
      </w:tr>
    </w:tbl>
    <w:p w14:paraId="5FD1E575" w14:textId="77777777" w:rsidR="00DA742D" w:rsidRDefault="00DA742D" w:rsidP="007E4777">
      <w:r>
        <w:br w:type="page"/>
      </w:r>
    </w:p>
    <w:p w14:paraId="54087D9D" w14:textId="77777777" w:rsidR="00B813EE" w:rsidRPr="00613FB6" w:rsidRDefault="00B813EE" w:rsidP="007E4777"/>
    <w:p w14:paraId="3CA3EF4C" w14:textId="64597A14" w:rsidR="00B813EE" w:rsidRPr="00613FB6" w:rsidRDefault="00B813EE" w:rsidP="007E4777">
      <w:r w:rsidRPr="00613FB6">
        <w:rPr>
          <w:noProof/>
        </w:rPr>
        <w:drawing>
          <wp:inline distT="0" distB="0" distL="0" distR="0" wp14:anchorId="79427346" wp14:editId="20A1639B">
            <wp:extent cx="5932319" cy="4584065"/>
            <wp:effectExtent l="0" t="0" r="0" b="6985"/>
            <wp:docPr id="13862370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237079"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tretch>
                      <a:fillRect/>
                    </a:stretch>
                  </pic:blipFill>
                  <pic:spPr bwMode="auto">
                    <a:xfrm>
                      <a:off x="0" y="0"/>
                      <a:ext cx="5932319" cy="4584065"/>
                    </a:xfrm>
                    <a:prstGeom prst="rect">
                      <a:avLst/>
                    </a:prstGeom>
                    <a:noFill/>
                    <a:ln>
                      <a:noFill/>
                    </a:ln>
                  </pic:spPr>
                </pic:pic>
              </a:graphicData>
            </a:graphic>
          </wp:inline>
        </w:drawing>
      </w:r>
      <w:r w:rsidRPr="00613FB6">
        <w:t xml:space="preserve">Figure 1. Middle Fork Salmon River watershed illustrating major tributaries and locations of georeferenced Chinook Salmon redds from 2002 to 2005 (count of redds per stream given in parentheses). Point locations were dissolved for visualization. </w:t>
      </w:r>
    </w:p>
    <w:p w14:paraId="382A8DC4" w14:textId="77777777" w:rsidR="00B813EE" w:rsidRPr="00613FB6" w:rsidRDefault="00B813EE" w:rsidP="007E4777">
      <w:pPr>
        <w:spacing w:after="240"/>
      </w:pPr>
    </w:p>
    <w:p w14:paraId="419A683D" w14:textId="77777777" w:rsidR="00B813EE" w:rsidRPr="00613FB6" w:rsidRDefault="00B813EE" w:rsidP="007E4777">
      <w:pPr>
        <w:spacing w:after="240"/>
      </w:pPr>
    </w:p>
    <w:p w14:paraId="5C13ECB4" w14:textId="114906E7" w:rsidR="00B813EE" w:rsidRPr="00613FB6" w:rsidRDefault="00B813EE" w:rsidP="007E4777">
      <w:pPr>
        <w:rPr>
          <w:bCs/>
        </w:rPr>
      </w:pPr>
      <w:r w:rsidRPr="00613FB6">
        <w:rPr>
          <w:bCs/>
        </w:rPr>
        <w:br w:type="page"/>
      </w:r>
      <w:r w:rsidRPr="00613FB6">
        <w:rPr>
          <w:bCs/>
          <w:noProof/>
        </w:rPr>
        <w:lastRenderedPageBreak/>
        <w:drawing>
          <wp:inline distT="0" distB="0" distL="0" distR="0" wp14:anchorId="46B81695" wp14:editId="6E5EBF76">
            <wp:extent cx="5937885" cy="4948237"/>
            <wp:effectExtent l="0" t="0" r="5715" b="5080"/>
            <wp:docPr id="53090680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906805"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5937885" cy="4948237"/>
                    </a:xfrm>
                    <a:prstGeom prst="rect">
                      <a:avLst/>
                    </a:prstGeom>
                    <a:noFill/>
                    <a:ln>
                      <a:noFill/>
                    </a:ln>
                  </pic:spPr>
                </pic:pic>
              </a:graphicData>
            </a:graphic>
          </wp:inline>
        </w:drawing>
      </w:r>
    </w:p>
    <w:p w14:paraId="036C9B39" w14:textId="77777777" w:rsidR="00B813EE" w:rsidRPr="00613FB6" w:rsidRDefault="00B813EE" w:rsidP="007E4777">
      <w:pPr>
        <w:spacing w:after="240"/>
        <w:rPr>
          <w:bCs/>
        </w:rPr>
      </w:pPr>
      <w:r w:rsidRPr="00613FB6">
        <w:rPr>
          <w:bCs/>
        </w:rPr>
        <w:t>Figure 2: Histogram and density of Chinook salmon spawn timing across all streams and years (A), by stream (B), and by year (C). In panel (A), the histogram and kernel density illustrate the overall distribution of spawn dates; vertical-colored lines illustrate year-specific means, and the black line depicts the global mean. Spawn timing was generally unimodal, peaking in late August to early September.</w:t>
      </w:r>
    </w:p>
    <w:p w14:paraId="3F144A87" w14:textId="77777777" w:rsidR="00B813EE" w:rsidRPr="00613FB6" w:rsidRDefault="00B813EE" w:rsidP="007E4777">
      <w:r w:rsidRPr="00613FB6">
        <w:br w:type="page"/>
      </w:r>
    </w:p>
    <w:p w14:paraId="383990E8" w14:textId="7829707C" w:rsidR="00B813EE" w:rsidRPr="00613FB6" w:rsidRDefault="001D6C6F" w:rsidP="007E4777">
      <w:pPr>
        <w:spacing w:after="240"/>
        <w:rPr>
          <w:bCs/>
        </w:rPr>
      </w:pPr>
      <w:r w:rsidRPr="00613FB6">
        <w:rPr>
          <w:noProof/>
        </w:rPr>
        <w:lastRenderedPageBreak/>
        <w:drawing>
          <wp:inline distT="0" distB="0" distL="0" distR="0" wp14:anchorId="66D7A0CB" wp14:editId="7BB031E9">
            <wp:extent cx="5943270" cy="5407660"/>
            <wp:effectExtent l="0" t="0" r="635" b="2540"/>
            <wp:docPr id="9457559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755913" name="Picture 8"/>
                    <pic:cNvPicPr>
                      <a:picLocks noChangeAspect="1" noChangeArrowheads="1"/>
                    </pic:cNvPicPr>
                  </pic:nvPicPr>
                  <pic:blipFill>
                    <a:blip r:embed="rId16" cstate="print">
                      <a:extLst>
                        <a:ext uri="{28A0092B-C50C-407E-A947-70E740481C1C}">
                          <a14:useLocalDpi xmlns:a14="http://schemas.microsoft.com/office/drawing/2010/main" val="0"/>
                        </a:ext>
                      </a:extLst>
                    </a:blip>
                    <a:stretch>
                      <a:fillRect/>
                    </a:stretch>
                  </pic:blipFill>
                  <pic:spPr bwMode="auto">
                    <a:xfrm>
                      <a:off x="0" y="0"/>
                      <a:ext cx="5943270" cy="5407660"/>
                    </a:xfrm>
                    <a:prstGeom prst="rect">
                      <a:avLst/>
                    </a:prstGeom>
                    <a:noFill/>
                    <a:ln>
                      <a:noFill/>
                    </a:ln>
                  </pic:spPr>
                </pic:pic>
              </a:graphicData>
            </a:graphic>
          </wp:inline>
        </w:drawing>
      </w:r>
    </w:p>
    <w:p w14:paraId="5CC47932" w14:textId="71070F6A" w:rsidR="008E7E0C" w:rsidRDefault="00B813EE" w:rsidP="007E4777">
      <w:pPr>
        <w:rPr>
          <w:bCs/>
        </w:rPr>
      </w:pPr>
      <w:r w:rsidRPr="00613FB6">
        <w:rPr>
          <w:bCs/>
        </w:rPr>
        <w:t>Figure 3. Proportion of cumulative Chinook salmon redds over time (day of year) across years (2002–2005) and streams. Each line represents a different year, denot</w:t>
      </w:r>
      <w:r w:rsidR="008E7E0C">
        <w:rPr>
          <w:bCs/>
        </w:rPr>
        <w:t>ed by color</w:t>
      </w:r>
      <w:r w:rsidRPr="00613FB6">
        <w:rPr>
          <w:bCs/>
        </w:rPr>
        <w:t>. Stream-specific panels illustrate temporal variation in the progression of spawning activity, as measured by cumulative redd counts normalized to the maximum value in each stream-year combination.</w:t>
      </w:r>
      <w:r w:rsidR="008B17E6">
        <w:rPr>
          <w:bCs/>
        </w:rPr>
        <w:t xml:space="preserve"> From 2003-2005, only 2, 1, and 2 redd surveys, respectively</w:t>
      </w:r>
      <w:r w:rsidR="00CE7D9D">
        <w:rPr>
          <w:bCs/>
        </w:rPr>
        <w:t>,</w:t>
      </w:r>
      <w:r w:rsidR="008B17E6">
        <w:rPr>
          <w:bCs/>
        </w:rPr>
        <w:t xml:space="preserve"> were completed in Marsh Creek.</w:t>
      </w:r>
    </w:p>
    <w:p w14:paraId="453F503B" w14:textId="792FFAA2" w:rsidR="00B813EE" w:rsidRPr="00613FB6" w:rsidRDefault="00B813EE" w:rsidP="007E4777">
      <w:pPr>
        <w:rPr>
          <w:bCs/>
        </w:rPr>
      </w:pPr>
      <w:r w:rsidRPr="00613FB6">
        <w:rPr>
          <w:bCs/>
        </w:rPr>
        <w:br w:type="page"/>
      </w:r>
    </w:p>
    <w:p w14:paraId="4E6146D0" w14:textId="5C49D793" w:rsidR="001D6C6F" w:rsidRPr="00613FB6" w:rsidRDefault="001D6C6F" w:rsidP="007E4777">
      <w:pPr>
        <w:spacing w:after="240"/>
        <w:rPr>
          <w:bCs/>
        </w:rPr>
      </w:pPr>
      <w:r w:rsidRPr="00613FB6">
        <w:rPr>
          <w:bCs/>
          <w:noProof/>
        </w:rPr>
        <w:lastRenderedPageBreak/>
        <w:drawing>
          <wp:inline distT="0" distB="0" distL="0" distR="0" wp14:anchorId="2D78B1CA" wp14:editId="1C841023">
            <wp:extent cx="5943600" cy="5943600"/>
            <wp:effectExtent l="0" t="0" r="0" b="0"/>
            <wp:docPr id="154709827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098271"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tretch>
                      <a:fillRect/>
                    </a:stretch>
                  </pic:blipFill>
                  <pic:spPr bwMode="auto">
                    <a:xfrm>
                      <a:off x="0" y="0"/>
                      <a:ext cx="5943600" cy="5943600"/>
                    </a:xfrm>
                    <a:prstGeom prst="rect">
                      <a:avLst/>
                    </a:prstGeom>
                    <a:noFill/>
                    <a:ln>
                      <a:noFill/>
                    </a:ln>
                  </pic:spPr>
                </pic:pic>
              </a:graphicData>
            </a:graphic>
          </wp:inline>
        </w:drawing>
      </w:r>
    </w:p>
    <w:p w14:paraId="28E2C29D" w14:textId="7D2EE16F" w:rsidR="001D6C6F" w:rsidRPr="00613FB6" w:rsidRDefault="001D6C6F" w:rsidP="007E4777">
      <w:pPr>
        <w:spacing w:after="240"/>
        <w:rPr>
          <w:bCs/>
        </w:rPr>
      </w:pPr>
      <w:r w:rsidRPr="00613FB6">
        <w:rPr>
          <w:bCs/>
        </w:rPr>
        <w:t xml:space="preserve">Figure 4. Predicted mean spawn dates by stream (A), year (B) and stream and year (C), from the final mixed-effects model. Black points with black lines (A, B), and colored points with horizontal lines (C) represent estimated marginal means and 95% confidence intervals. Boxplots in panels A and B </w:t>
      </w:r>
      <w:r w:rsidR="008E7E0C">
        <w:rPr>
          <w:bCs/>
        </w:rPr>
        <w:t>illustrate</w:t>
      </w:r>
      <w:r w:rsidRPr="00613FB6">
        <w:rPr>
          <w:bCs/>
        </w:rPr>
        <w:t xml:space="preserve"> the distribution of observed redd counts by group, with individual data points in grey. The modeled predictions represent marginal means accounting for fixed effects and averaged over random effects.</w:t>
      </w:r>
      <w:r w:rsidRPr="00613FB6">
        <w:rPr>
          <w:bCs/>
        </w:rPr>
        <w:br w:type="page"/>
      </w:r>
    </w:p>
    <w:p w14:paraId="024C0EB3" w14:textId="3C6FD247" w:rsidR="00B813EE" w:rsidRPr="00613FB6" w:rsidRDefault="00B813EE" w:rsidP="007E4777">
      <w:pPr>
        <w:spacing w:after="240"/>
        <w:rPr>
          <w:bCs/>
        </w:rPr>
      </w:pPr>
      <w:r w:rsidRPr="00613FB6">
        <w:rPr>
          <w:bCs/>
          <w:noProof/>
        </w:rPr>
        <w:lastRenderedPageBreak/>
        <w:drawing>
          <wp:inline distT="0" distB="0" distL="0" distR="0" wp14:anchorId="39B531D6" wp14:editId="14D07779">
            <wp:extent cx="5931003" cy="4453255"/>
            <wp:effectExtent l="0" t="0" r="0" b="4445"/>
            <wp:docPr id="5977923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792322"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5931003" cy="4453255"/>
                    </a:xfrm>
                    <a:prstGeom prst="rect">
                      <a:avLst/>
                    </a:prstGeom>
                    <a:noFill/>
                    <a:ln>
                      <a:noFill/>
                    </a:ln>
                  </pic:spPr>
                </pic:pic>
              </a:graphicData>
            </a:graphic>
          </wp:inline>
        </w:drawing>
      </w:r>
    </w:p>
    <w:p w14:paraId="3ADC8A5F" w14:textId="77777777" w:rsidR="00B813EE" w:rsidRPr="00613FB6" w:rsidRDefault="00B813EE" w:rsidP="007E4777">
      <w:pPr>
        <w:rPr>
          <w:bCs/>
        </w:rPr>
      </w:pPr>
      <w:r w:rsidRPr="00613FB6">
        <w:rPr>
          <w:bCs/>
        </w:rPr>
        <w:t>Figure 5. Predicted relationship between spawn timing and 90-day pre-spawn mean temperature by stream and year. Lines represent model predictions from the final mixed-effects model. Colored points illustrate observed spawn timing, shaded ribbons represent 95% confidence intervals for predictions.</w:t>
      </w:r>
    </w:p>
    <w:p w14:paraId="776E2AA5" w14:textId="77777777" w:rsidR="00B813EE" w:rsidRPr="00613FB6" w:rsidRDefault="00B813EE" w:rsidP="007E4777">
      <w:pPr>
        <w:rPr>
          <w:bCs/>
        </w:rPr>
      </w:pPr>
      <w:r w:rsidRPr="00613FB6">
        <w:rPr>
          <w:bCs/>
        </w:rPr>
        <w:br w:type="page"/>
      </w:r>
    </w:p>
    <w:p w14:paraId="5B394223" w14:textId="26CB906F" w:rsidR="00B813EE" w:rsidRPr="00613FB6" w:rsidRDefault="00802909" w:rsidP="007E4777">
      <w:pPr>
        <w:spacing w:after="240"/>
        <w:rPr>
          <w:bCs/>
        </w:rPr>
      </w:pPr>
      <w:r>
        <w:rPr>
          <w:bCs/>
          <w:noProof/>
        </w:rPr>
        <w:lastRenderedPageBreak/>
        <w:drawing>
          <wp:inline distT="0" distB="0" distL="0" distR="0" wp14:anchorId="45AD850F" wp14:editId="54CD3BA8">
            <wp:extent cx="5943600" cy="7633970"/>
            <wp:effectExtent l="0" t="0" r="0" b="5080"/>
            <wp:docPr id="1211620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943600" cy="7633970"/>
                    </a:xfrm>
                    <a:prstGeom prst="rect">
                      <a:avLst/>
                    </a:prstGeom>
                    <a:noFill/>
                    <a:ln>
                      <a:noFill/>
                    </a:ln>
                  </pic:spPr>
                </pic:pic>
              </a:graphicData>
            </a:graphic>
          </wp:inline>
        </w:drawing>
      </w:r>
    </w:p>
    <w:p w14:paraId="4E456082" w14:textId="7FA26763" w:rsidR="00B813EE" w:rsidRPr="00613FB6" w:rsidRDefault="00B813EE" w:rsidP="007E4777">
      <w:pPr>
        <w:spacing w:after="240"/>
        <w:rPr>
          <w:bCs/>
        </w:rPr>
      </w:pPr>
      <w:r w:rsidRPr="00613FB6">
        <w:rPr>
          <w:bCs/>
        </w:rPr>
        <w:t xml:space="preserve">Figure 6: </w:t>
      </w:r>
      <w:r w:rsidR="00802909" w:rsidRPr="00802909">
        <w:rPr>
          <w:bCs/>
        </w:rPr>
        <w:t xml:space="preserve">Reach-level (COMID) variation in random intercepts, random slopes, and predicted spawn timing relationships from the final mixed-effects model. (A) Boxplots of random </w:t>
      </w:r>
      <w:r w:rsidR="00802909" w:rsidRPr="00802909">
        <w:rPr>
          <w:bCs/>
        </w:rPr>
        <w:lastRenderedPageBreak/>
        <w:t>intercepts by stream, representing reach-level deviations in baseline spawn timing after accounting for fixed effects (temperature, stream identity, and year); positive values indicate later-than-expected spawning, negative values indicate earlier-than-expected spawning. (B) Boxplots of random slopes by stream, representing reach-level deviations in thermal sensitivity (responsiveness of spawn timing to 90-day antecedent temperature); larger positive values indicate stronger temperature dependence. Points in A and B represent individual stream reaches (COMIDs). (C) Correlation between random intercepts and random slopes across all COMIDs, colored by stream. The strong negative relationship (ρ = −0.83) indicates that reaches with earlier baseline spawn timing exhibit greater thermal sensitivity. The line represents a linear fit with 95% confidence interval. (D) Predicted temperature–spawn timing relationships for individual COMIDs (colored lines, colored by stream) and the population mean response (black line with 95% confidence interval).</w:t>
      </w:r>
      <w:r w:rsidR="00802909">
        <w:rPr>
          <w:bCs/>
        </w:rPr>
        <w:t xml:space="preserve"> </w:t>
      </w:r>
    </w:p>
    <w:p w14:paraId="01F840A3" w14:textId="77777777" w:rsidR="004C5970" w:rsidRPr="00B813EE" w:rsidRDefault="004C5970" w:rsidP="007E4777"/>
    <w:sectPr w:rsidR="004C5970" w:rsidRPr="00B813EE" w:rsidSect="00B46569">
      <w:footerReference w:type="default" r:id="rId20"/>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8" w:author="Isaak, Daniel - FS, ID" w:date="2026-03-23T13:32:00Z" w:initials="IDFI">
    <w:p w14:paraId="1DE0D476" w14:textId="77777777" w:rsidR="00AF1940" w:rsidRDefault="00AF1940" w:rsidP="00AF1940">
      <w:pPr>
        <w:pStyle w:val="CommentText"/>
      </w:pPr>
      <w:r>
        <w:rPr>
          <w:rStyle w:val="CommentReference"/>
        </w:rPr>
        <w:annotationRef/>
      </w:r>
      <w:r>
        <w:t>Another important result to report somewhere in here are the model estimates of when spawning actually occurs and the range in dates among sites across the network. These bits of information give readers something tangible about phenology and spawning portfolios</w:t>
      </w:r>
    </w:p>
  </w:comment>
  <w:comment w:id="39" w:author="Isaak, Daniel - FS, ID" w:date="2026-03-23T13:23:00Z" w:initials="IDFI">
    <w:p w14:paraId="1F9E25AA" w14:textId="40C39650" w:rsidR="00BD59C5" w:rsidRDefault="00BD59C5" w:rsidP="00BD59C5">
      <w:pPr>
        <w:pStyle w:val="CommentText"/>
      </w:pPr>
      <w:r>
        <w:rPr>
          <w:rStyle w:val="CommentReference"/>
        </w:rPr>
        <w:annotationRef/>
      </w:r>
      <w:r>
        <w:t>I assume this is true due to the importance of temperature in the models but it needs to be confirmed by reporting the average antecedent temperatures somewhere in the methods section. It’d also be good to have that info and the annual summer flow values to provide readers a sense of interannual climatic variation the data encompass</w:t>
      </w:r>
    </w:p>
  </w:comment>
  <w:comment w:id="490" w:author="Isaak, Daniel - FS, ID" w:date="2026-03-24T15:10:00Z" w:initials="IDFI">
    <w:p w14:paraId="7E1F5285" w14:textId="77777777" w:rsidR="00E23288" w:rsidRDefault="00E65959" w:rsidP="00E23288">
      <w:pPr>
        <w:pStyle w:val="CommentText"/>
      </w:pPr>
      <w:r>
        <w:rPr>
          <w:rStyle w:val="CommentReference"/>
        </w:rPr>
        <w:annotationRef/>
      </w:r>
      <w:r w:rsidR="00E23288">
        <w:t xml:space="preserve">We never specify what the mechanisms for including these variables nor do we provide supporting citations. The relevance of water temperature can be inferred from the introduction but that’s not the case for the remaining variables. For example, if elevation is assumed to be a proxy for temperature, it probably shouldn’t be included in the same model with temperature. But if elevation is assumed to provide a measure of distance rather than temperature it could be. In that case, the negative effect of elevation in m26 would make sense. </w:t>
      </w:r>
    </w:p>
    <w:p w14:paraId="56EC1CFB" w14:textId="77777777" w:rsidR="00E23288" w:rsidRDefault="00E23288" w:rsidP="00E23288">
      <w:pPr>
        <w:pStyle w:val="CommentText"/>
      </w:pPr>
      <w:r>
        <w:t>Beyond that, the justifications for reach slope and discharge aren’t clear either. It wouldn’t be too hard to posit a relationship with discharge because annual flow conditions should affect when adults arrive on the spawning grounds. In an especially high flow year, the adults could be predicted to arrive later and build redds later. But I’m not sure what to say about reach slope and how that would be expected to affect redd completion date</w:t>
      </w:r>
    </w:p>
  </w:comment>
  <w:comment w:id="494" w:author="Isaak, Daniel - FS, ID" w:date="2026-03-24T16:02:00Z" w:initials="IDFI">
    <w:p w14:paraId="4DA22470" w14:textId="2F6F8256" w:rsidR="00405939" w:rsidRDefault="00405939" w:rsidP="00405939">
      <w:pPr>
        <w:pStyle w:val="CommentText"/>
      </w:pPr>
      <w:r>
        <w:rPr>
          <w:rStyle w:val="CommentReference"/>
        </w:rPr>
        <w:annotationRef/>
      </w:r>
      <w:r>
        <w:t>Can figure A1.6 be reformatted to show temperature traces for individual years like A1.8 which shows discharge? It would be useful to know which years were warmer/cooler than others</w:t>
      </w:r>
    </w:p>
  </w:comment>
  <w:comment w:id="538" w:author="Isaak, Daniel - FS, ID" w:date="2026-03-24T15:20:00Z" w:initials="IDFI">
    <w:p w14:paraId="55E5A8EF" w14:textId="3F5DCB5A" w:rsidR="00551111" w:rsidRDefault="00551111" w:rsidP="00551111">
      <w:pPr>
        <w:pStyle w:val="CommentText"/>
      </w:pPr>
      <w:r>
        <w:rPr>
          <w:rStyle w:val="CommentReference"/>
        </w:rPr>
        <w:annotationRef/>
      </w:r>
      <w:r>
        <w:t>See previous comment regarding the lack of a slope mechanism. I think we just drop it altogether unless a logical reason is developed for why it was included initially.</w:t>
      </w:r>
    </w:p>
  </w:comment>
  <w:comment w:id="569" w:author="Isaak, Daniel - FS, ID" w:date="2026-03-25T15:16:00Z" w:initials="IDFI">
    <w:p w14:paraId="76AE9634" w14:textId="77777777" w:rsidR="009F7533" w:rsidRDefault="009F7533" w:rsidP="009F7533">
      <w:pPr>
        <w:pStyle w:val="CommentText"/>
      </w:pPr>
      <w:r>
        <w:rPr>
          <w:rStyle w:val="CommentReference"/>
        </w:rPr>
        <w:annotationRef/>
      </w:r>
      <w:r>
        <w:t>See comment below regarding interactions</w:t>
      </w:r>
    </w:p>
  </w:comment>
  <w:comment w:id="566" w:author="Isaak, Daniel - FS, ID" w:date="2026-03-24T15:56:00Z" w:initials="IDFI">
    <w:p w14:paraId="51C1F692" w14:textId="25B487B7" w:rsidR="008855B3" w:rsidRDefault="00081279" w:rsidP="008855B3">
      <w:pPr>
        <w:pStyle w:val="CommentText"/>
      </w:pPr>
      <w:r>
        <w:rPr>
          <w:rStyle w:val="CommentReference"/>
        </w:rPr>
        <w:annotationRef/>
      </w:r>
      <w:r w:rsidR="008855B3">
        <w:t xml:space="preserve">This needs to be shortened and stated more generally for better suitability in the methods section, providing some reference to the basic sequence of model selection (i.e., initial model selection, targeted model selection, temperature functional form) as described in the appendix. </w:t>
      </w:r>
    </w:p>
    <w:p w14:paraId="58D47F4C" w14:textId="77777777" w:rsidR="008855B3" w:rsidRDefault="008855B3" w:rsidP="008855B3">
      <w:pPr>
        <w:pStyle w:val="CommentText"/>
      </w:pPr>
      <w:r>
        <w:t xml:space="preserve">Then circle back to some of these details in the results section as needed to help guide readers through the results and land on the final model </w:t>
      </w:r>
    </w:p>
  </w:comment>
  <w:comment w:id="606" w:author="Isaak, Daniel - FS, ID" w:date="2026-03-24T17:08:00Z" w:initials="IDFI">
    <w:p w14:paraId="69B85BDA" w14:textId="77777777" w:rsidR="00B62676" w:rsidRDefault="00B62676" w:rsidP="00B62676">
      <w:pPr>
        <w:pStyle w:val="CommentText"/>
      </w:pPr>
      <w:r>
        <w:rPr>
          <w:rStyle w:val="CommentReference"/>
        </w:rPr>
        <w:annotationRef/>
      </w:r>
      <w:r>
        <w:t xml:space="preserve">As noted in a comment above, a negative effect of elevation could make sense if it’s representing a measure of distance over and above the effect of stream temperature already in the model. </w:t>
      </w:r>
    </w:p>
    <w:p w14:paraId="3461FAD5" w14:textId="77777777" w:rsidR="00B62676" w:rsidRDefault="00B62676" w:rsidP="00B62676">
      <w:pPr>
        <w:pStyle w:val="CommentText"/>
      </w:pPr>
      <w:r>
        <w:t>The various possibilities should be discussed and laid out as a priori expectations backed by literature citations in an earlier section to guide the subsequent analysis and interpretation of results. Otherwise, things can start to seem a bit ad hoc and reactive</w:t>
      </w:r>
    </w:p>
  </w:comment>
  <w:comment w:id="613" w:author="Isaak, Daniel - FS, ID" w:date="2026-03-24T17:16:00Z" w:initials="IDFI">
    <w:p w14:paraId="1CD14C4D" w14:textId="77777777" w:rsidR="009B36AF" w:rsidRDefault="009B36AF" w:rsidP="009B36AF">
      <w:pPr>
        <w:pStyle w:val="CommentText"/>
      </w:pPr>
      <w:r>
        <w:rPr>
          <w:rStyle w:val="CommentReference"/>
        </w:rPr>
        <w:annotationRef/>
      </w:r>
      <w:r>
        <w:t xml:space="preserve">But isn’t a reach-level random effect replacing something that may be more ecologically interpretable with more of a black box? </w:t>
      </w:r>
    </w:p>
  </w:comment>
  <w:comment w:id="614" w:author="Isaak, Daniel - FS, ID" w:date="2026-03-24T17:22:00Z" w:initials="IDFI">
    <w:p w14:paraId="73870219" w14:textId="77777777" w:rsidR="009F7533" w:rsidRDefault="008B299C" w:rsidP="009F7533">
      <w:pPr>
        <w:pStyle w:val="CommentText"/>
      </w:pPr>
      <w:r>
        <w:rPr>
          <w:rStyle w:val="CommentReference"/>
        </w:rPr>
        <w:annotationRef/>
      </w:r>
      <w:r w:rsidR="009F7533">
        <w:t>Does this need to be a separate step from the previous selection step? If not, it seems simpler to include a few models with splines in the main A3.1 table</w:t>
      </w:r>
    </w:p>
  </w:comment>
  <w:comment w:id="615" w:author="Isaak, Daniel - FS, ID" w:date="2026-03-24T17:28:00Z" w:initials="IDFI">
    <w:p w14:paraId="1D1F1794" w14:textId="03755FD2" w:rsidR="00157B1E" w:rsidRDefault="00157B1E" w:rsidP="00157B1E">
      <w:pPr>
        <w:pStyle w:val="CommentText"/>
      </w:pPr>
      <w:r>
        <w:rPr>
          <w:rStyle w:val="CommentReference"/>
        </w:rPr>
        <w:annotationRef/>
      </w:r>
      <w:r>
        <w:t>It would be better to set this up with some discussion of theoretical expectations around line 596 as to why spline curves might provide a better representation of spawn timing than quadratic. Otherwise, it starts to seem like we’re data dredging the further we go in the analysis—for pretty small overall returns.</w:t>
      </w:r>
    </w:p>
  </w:comment>
  <w:comment w:id="619" w:author="Isaak, Daniel - FS, ID" w:date="2026-03-24T17:37:00Z" w:initials="IDFI">
    <w:p w14:paraId="4C0A075F" w14:textId="77777777" w:rsidR="0035024C" w:rsidRDefault="0035024C" w:rsidP="0035024C">
      <w:pPr>
        <w:pStyle w:val="CommentText"/>
      </w:pPr>
      <w:r>
        <w:rPr>
          <w:rStyle w:val="CommentReference"/>
        </w:rPr>
        <w:annotationRef/>
      </w:r>
      <w:r>
        <w:t>Here again, there should be an ecological rational for expecting a significant interaction to justify testing for it. If there’s not, then don’t go there because coming up with posthoc explanations to subsequently discard models just contributes to the appearance of data dredging. I would delete this paragraph and related sections of the appendix</w:t>
      </w:r>
    </w:p>
  </w:comment>
  <w:comment w:id="622" w:author="Isaak, Daniel - FS, ID" w:date="2026-03-25T15:45:00Z" w:initials="IDFI">
    <w:p w14:paraId="2877BF93" w14:textId="77777777" w:rsidR="00F76B48" w:rsidRDefault="00F76B48" w:rsidP="00F76B48">
      <w:pPr>
        <w:pStyle w:val="CommentText"/>
      </w:pPr>
      <w:r>
        <w:rPr>
          <w:rStyle w:val="CommentReference"/>
        </w:rPr>
        <w:annotationRef/>
      </w:r>
      <w:r>
        <w:t xml:space="preserve">This is the most important result with direct ecological meaning so it should be reported earlier in the results section. Once readers understand this pattern, it provides context for other important fixed effect results associated with year, stream, etc. and the salient parts of the Population-level effects section should be moved up and integrated hereafter. </w:t>
      </w:r>
    </w:p>
    <w:p w14:paraId="741A8B67" w14:textId="77777777" w:rsidR="00F76B48" w:rsidRDefault="00F76B48" w:rsidP="00F76B48">
      <w:pPr>
        <w:pStyle w:val="CommentText"/>
      </w:pPr>
      <w:r>
        <w:t xml:space="preserve">The random effects make an important contribution but account for half the variance of the fixed effects and can be discussed last.  </w:t>
      </w:r>
    </w:p>
  </w:comment>
  <w:comment w:id="645" w:author="Isaak, Daniel - FS, ID" w:date="2026-03-25T15:21:00Z" w:initials="IDFI">
    <w:p w14:paraId="2609DF26" w14:textId="50081489" w:rsidR="009F7533" w:rsidRDefault="009F7533" w:rsidP="009F7533">
      <w:pPr>
        <w:pStyle w:val="CommentText"/>
      </w:pPr>
      <w:r>
        <w:rPr>
          <w:rStyle w:val="CommentReference"/>
        </w:rPr>
        <w:annotationRef/>
      </w:r>
      <w:r>
        <w:t>Mention model diagnostic tests in the Methods section so readers know they’re being performed. Then move these details, which are tengential to the important results, to the appendices</w:t>
      </w:r>
    </w:p>
  </w:comment>
  <w:comment w:id="647" w:author="Isaak, Daniel - FS, ID" w:date="2026-03-25T15:28:00Z" w:initials="IDFI">
    <w:p w14:paraId="6E0E6602" w14:textId="77777777" w:rsidR="008D1979" w:rsidRDefault="008D1979" w:rsidP="008D1979">
      <w:pPr>
        <w:pStyle w:val="CommentText"/>
      </w:pPr>
      <w:r>
        <w:rPr>
          <w:rStyle w:val="CommentReference"/>
        </w:rPr>
        <w:annotationRef/>
      </w:r>
      <w:r>
        <w:t>Any reason for this? Were average 90-day stream temperatures generally warmer over the four year period?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E0D476" w15:done="0"/>
  <w15:commentEx w15:paraId="1F9E25AA" w15:done="0"/>
  <w15:commentEx w15:paraId="56EC1CFB" w15:done="0"/>
  <w15:commentEx w15:paraId="4DA22470" w15:done="0"/>
  <w15:commentEx w15:paraId="55E5A8EF" w15:done="0"/>
  <w15:commentEx w15:paraId="76AE9634" w15:done="0"/>
  <w15:commentEx w15:paraId="58D47F4C" w15:done="0"/>
  <w15:commentEx w15:paraId="3461FAD5" w15:done="0"/>
  <w15:commentEx w15:paraId="1CD14C4D" w15:done="0"/>
  <w15:commentEx w15:paraId="73870219" w15:done="0"/>
  <w15:commentEx w15:paraId="1D1F1794" w15:done="0"/>
  <w15:commentEx w15:paraId="4C0A075F" w15:done="0"/>
  <w15:commentEx w15:paraId="741A8B67" w15:done="0"/>
  <w15:commentEx w15:paraId="2609DF26" w15:done="0"/>
  <w15:commentEx w15:paraId="6E0E660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AE59714" w16cex:dateUtc="2026-03-23T19:32:00Z"/>
  <w16cex:commentExtensible w16cex:durableId="39AB2A9C" w16cex:dateUtc="2026-03-23T19:23:00Z"/>
  <w16cex:commentExtensible w16cex:durableId="650F0F54" w16cex:dateUtc="2026-03-24T21:10:00Z"/>
  <w16cex:commentExtensible w16cex:durableId="0C66DFB4" w16cex:dateUtc="2026-03-24T22:02:00Z"/>
  <w16cex:commentExtensible w16cex:durableId="63FF8817" w16cex:dateUtc="2026-03-24T21:20:00Z"/>
  <w16cex:commentExtensible w16cex:durableId="27AC2BFD" w16cex:dateUtc="2026-03-25T21:16:00Z"/>
  <w16cex:commentExtensible w16cex:durableId="08DE9AF6" w16cex:dateUtc="2026-03-24T21:56:00Z"/>
  <w16cex:commentExtensible w16cex:durableId="45EFEA06" w16cex:dateUtc="2026-03-24T23:08:00Z"/>
  <w16cex:commentExtensible w16cex:durableId="52B66F4D" w16cex:dateUtc="2026-03-24T23:16:00Z"/>
  <w16cex:commentExtensible w16cex:durableId="39966BFE" w16cex:dateUtc="2026-03-24T23:22:00Z"/>
  <w16cex:commentExtensible w16cex:durableId="09073464" w16cex:dateUtc="2026-03-24T23:28:00Z"/>
  <w16cex:commentExtensible w16cex:durableId="799D05A4" w16cex:dateUtc="2026-03-24T23:37:00Z"/>
  <w16cex:commentExtensible w16cex:durableId="75A9F703" w16cex:dateUtc="2026-03-25T21:45:00Z"/>
  <w16cex:commentExtensible w16cex:durableId="53F24435" w16cex:dateUtc="2026-03-25T21:21:00Z"/>
  <w16cex:commentExtensible w16cex:durableId="62D8F0F6" w16cex:dateUtc="2026-03-25T21: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E0D476" w16cid:durableId="4AE59714"/>
  <w16cid:commentId w16cid:paraId="1F9E25AA" w16cid:durableId="39AB2A9C"/>
  <w16cid:commentId w16cid:paraId="56EC1CFB" w16cid:durableId="650F0F54"/>
  <w16cid:commentId w16cid:paraId="4DA22470" w16cid:durableId="0C66DFB4"/>
  <w16cid:commentId w16cid:paraId="55E5A8EF" w16cid:durableId="63FF8817"/>
  <w16cid:commentId w16cid:paraId="76AE9634" w16cid:durableId="27AC2BFD"/>
  <w16cid:commentId w16cid:paraId="58D47F4C" w16cid:durableId="08DE9AF6"/>
  <w16cid:commentId w16cid:paraId="3461FAD5" w16cid:durableId="45EFEA06"/>
  <w16cid:commentId w16cid:paraId="1CD14C4D" w16cid:durableId="52B66F4D"/>
  <w16cid:commentId w16cid:paraId="73870219" w16cid:durableId="39966BFE"/>
  <w16cid:commentId w16cid:paraId="1D1F1794" w16cid:durableId="09073464"/>
  <w16cid:commentId w16cid:paraId="4C0A075F" w16cid:durableId="799D05A4"/>
  <w16cid:commentId w16cid:paraId="741A8B67" w16cid:durableId="75A9F703"/>
  <w16cid:commentId w16cid:paraId="2609DF26" w16cid:durableId="53F24435"/>
  <w16cid:commentId w16cid:paraId="6E0E6602" w16cid:durableId="62D8F0F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80128C" w14:textId="77777777" w:rsidR="00BE185B" w:rsidRDefault="00BE185B" w:rsidP="009A28AB">
      <w:r>
        <w:separator/>
      </w:r>
    </w:p>
  </w:endnote>
  <w:endnote w:type="continuationSeparator" w:id="0">
    <w:p w14:paraId="7A85EFF1" w14:textId="77777777" w:rsidR="00BE185B" w:rsidRDefault="00BE185B" w:rsidP="009A28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14786510"/>
      <w:docPartObj>
        <w:docPartGallery w:val="Page Numbers (Bottom of Page)"/>
        <w:docPartUnique/>
      </w:docPartObj>
    </w:sdtPr>
    <w:sdtEndPr>
      <w:rPr>
        <w:noProof/>
      </w:rPr>
    </w:sdtEndPr>
    <w:sdtContent>
      <w:p w14:paraId="7362FE00" w14:textId="28306D30" w:rsidR="00A475BB" w:rsidRDefault="00A475B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91821D" w14:textId="77777777" w:rsidR="00A475BB" w:rsidRDefault="00A475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B6D3E" w14:textId="77777777" w:rsidR="00BE185B" w:rsidRDefault="00BE185B" w:rsidP="009A28AB">
      <w:r>
        <w:separator/>
      </w:r>
    </w:p>
  </w:footnote>
  <w:footnote w:type="continuationSeparator" w:id="0">
    <w:p w14:paraId="680C3FDE" w14:textId="77777777" w:rsidR="00BE185B" w:rsidRDefault="00BE185B" w:rsidP="009A28A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A3635"/>
    <w:multiLevelType w:val="multilevel"/>
    <w:tmpl w:val="7CBCA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57146"/>
    <w:multiLevelType w:val="multilevel"/>
    <w:tmpl w:val="9300C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23D27"/>
    <w:multiLevelType w:val="hybridMultilevel"/>
    <w:tmpl w:val="6772F0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462E54"/>
    <w:multiLevelType w:val="hybridMultilevel"/>
    <w:tmpl w:val="ACBEA6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F84F68"/>
    <w:multiLevelType w:val="hybridMultilevel"/>
    <w:tmpl w:val="322C1994"/>
    <w:lvl w:ilvl="0" w:tplc="732240E6">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4418CF"/>
    <w:multiLevelType w:val="hybridMultilevel"/>
    <w:tmpl w:val="B8E841D8"/>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5EE0AEC"/>
    <w:multiLevelType w:val="multilevel"/>
    <w:tmpl w:val="793ED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EF6B77"/>
    <w:multiLevelType w:val="multilevel"/>
    <w:tmpl w:val="F3E42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2D0B32"/>
    <w:multiLevelType w:val="multilevel"/>
    <w:tmpl w:val="4D80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5B2770"/>
    <w:multiLevelType w:val="multilevel"/>
    <w:tmpl w:val="5BE23F6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D472E0"/>
    <w:multiLevelType w:val="multilevel"/>
    <w:tmpl w:val="7862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1A12E0"/>
    <w:multiLevelType w:val="multilevel"/>
    <w:tmpl w:val="A8F8C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93F1359"/>
    <w:multiLevelType w:val="hybridMultilevel"/>
    <w:tmpl w:val="E3CEEF6C"/>
    <w:lvl w:ilvl="0" w:tplc="BA8E4802">
      <w:start w:val="1"/>
      <w:numFmt w:val="decimal"/>
      <w:lvlText w:val="%1)"/>
      <w:lvlJc w:val="left"/>
      <w:pPr>
        <w:ind w:left="1020" w:hanging="360"/>
      </w:pPr>
    </w:lvl>
    <w:lvl w:ilvl="1" w:tplc="CDD2A414">
      <w:start w:val="1"/>
      <w:numFmt w:val="decimal"/>
      <w:lvlText w:val="%2)"/>
      <w:lvlJc w:val="left"/>
      <w:pPr>
        <w:ind w:left="1020" w:hanging="360"/>
      </w:pPr>
    </w:lvl>
    <w:lvl w:ilvl="2" w:tplc="256ACF2E">
      <w:start w:val="1"/>
      <w:numFmt w:val="decimal"/>
      <w:lvlText w:val="%3)"/>
      <w:lvlJc w:val="left"/>
      <w:pPr>
        <w:ind w:left="1020" w:hanging="360"/>
      </w:pPr>
    </w:lvl>
    <w:lvl w:ilvl="3" w:tplc="AD647C8A">
      <w:start w:val="1"/>
      <w:numFmt w:val="decimal"/>
      <w:lvlText w:val="%4)"/>
      <w:lvlJc w:val="left"/>
      <w:pPr>
        <w:ind w:left="1020" w:hanging="360"/>
      </w:pPr>
    </w:lvl>
    <w:lvl w:ilvl="4" w:tplc="32B83886">
      <w:start w:val="1"/>
      <w:numFmt w:val="decimal"/>
      <w:lvlText w:val="%5)"/>
      <w:lvlJc w:val="left"/>
      <w:pPr>
        <w:ind w:left="1020" w:hanging="360"/>
      </w:pPr>
    </w:lvl>
    <w:lvl w:ilvl="5" w:tplc="FF0624D0">
      <w:start w:val="1"/>
      <w:numFmt w:val="decimal"/>
      <w:lvlText w:val="%6)"/>
      <w:lvlJc w:val="left"/>
      <w:pPr>
        <w:ind w:left="1020" w:hanging="360"/>
      </w:pPr>
    </w:lvl>
    <w:lvl w:ilvl="6" w:tplc="A5C60C3E">
      <w:start w:val="1"/>
      <w:numFmt w:val="decimal"/>
      <w:lvlText w:val="%7)"/>
      <w:lvlJc w:val="left"/>
      <w:pPr>
        <w:ind w:left="1020" w:hanging="360"/>
      </w:pPr>
    </w:lvl>
    <w:lvl w:ilvl="7" w:tplc="FB0CBE98">
      <w:start w:val="1"/>
      <w:numFmt w:val="decimal"/>
      <w:lvlText w:val="%8)"/>
      <w:lvlJc w:val="left"/>
      <w:pPr>
        <w:ind w:left="1020" w:hanging="360"/>
      </w:pPr>
    </w:lvl>
    <w:lvl w:ilvl="8" w:tplc="494C6FF0">
      <w:start w:val="1"/>
      <w:numFmt w:val="decimal"/>
      <w:lvlText w:val="%9)"/>
      <w:lvlJc w:val="left"/>
      <w:pPr>
        <w:ind w:left="1020" w:hanging="360"/>
      </w:pPr>
    </w:lvl>
  </w:abstractNum>
  <w:abstractNum w:abstractNumId="13" w15:restartNumberingAfterBreak="0">
    <w:nsid w:val="3D0B1C9F"/>
    <w:multiLevelType w:val="hybridMultilevel"/>
    <w:tmpl w:val="B62EB4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5D46A4"/>
    <w:multiLevelType w:val="hybridMultilevel"/>
    <w:tmpl w:val="F182C3DE"/>
    <w:lvl w:ilvl="0" w:tplc="0409000F">
      <w:start w:val="1"/>
      <w:numFmt w:val="decimal"/>
      <w:lvlText w:val="%1."/>
      <w:lvlJc w:val="left"/>
      <w:pPr>
        <w:tabs>
          <w:tab w:val="num" w:pos="720"/>
        </w:tabs>
        <w:ind w:left="720" w:hanging="360"/>
      </w:pPr>
      <w:rPr>
        <w:rFonts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3D9F2EC0"/>
    <w:multiLevelType w:val="multilevel"/>
    <w:tmpl w:val="4AB0A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3E0365E"/>
    <w:multiLevelType w:val="multilevel"/>
    <w:tmpl w:val="05887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58C4348"/>
    <w:multiLevelType w:val="multilevel"/>
    <w:tmpl w:val="C0BEF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602070F"/>
    <w:multiLevelType w:val="hybridMultilevel"/>
    <w:tmpl w:val="B86CB53E"/>
    <w:lvl w:ilvl="0" w:tplc="9C4EC5B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6CA71C0"/>
    <w:multiLevelType w:val="hybridMultilevel"/>
    <w:tmpl w:val="11846A74"/>
    <w:lvl w:ilvl="0" w:tplc="2496FBF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7566DA8"/>
    <w:multiLevelType w:val="hybridMultilevel"/>
    <w:tmpl w:val="01C2C9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E5E32AF"/>
    <w:multiLevelType w:val="multilevel"/>
    <w:tmpl w:val="4542450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7AB7B30"/>
    <w:multiLevelType w:val="hybridMultilevel"/>
    <w:tmpl w:val="85707E22"/>
    <w:lvl w:ilvl="0" w:tplc="47B0AE76">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AEE2CF4"/>
    <w:multiLevelType w:val="hybridMultilevel"/>
    <w:tmpl w:val="2AF66F9E"/>
    <w:lvl w:ilvl="0" w:tplc="C2500258">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E9A7190"/>
    <w:multiLevelType w:val="hybridMultilevel"/>
    <w:tmpl w:val="F84C0944"/>
    <w:lvl w:ilvl="0" w:tplc="F2DC6A78">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02C4FB5"/>
    <w:multiLevelType w:val="multilevel"/>
    <w:tmpl w:val="2C7E6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983C89"/>
    <w:multiLevelType w:val="hybridMultilevel"/>
    <w:tmpl w:val="928C701C"/>
    <w:lvl w:ilvl="0" w:tplc="EB047C00">
      <w:numFmt w:val="bullet"/>
      <w:lvlText w:val=""/>
      <w:lvlJc w:val="left"/>
      <w:pPr>
        <w:ind w:left="720" w:hanging="360"/>
      </w:pPr>
      <w:rPr>
        <w:rFonts w:ascii="Symbol" w:eastAsiaTheme="min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723525FF"/>
    <w:multiLevelType w:val="multilevel"/>
    <w:tmpl w:val="DB16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DCB2ABE"/>
    <w:multiLevelType w:val="hybridMultilevel"/>
    <w:tmpl w:val="3D4022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FE126CF"/>
    <w:multiLevelType w:val="multilevel"/>
    <w:tmpl w:val="39BC476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45084877">
    <w:abstractNumId w:val="24"/>
  </w:num>
  <w:num w:numId="2" w16cid:durableId="1157654167">
    <w:abstractNumId w:val="5"/>
  </w:num>
  <w:num w:numId="3" w16cid:durableId="1025211225">
    <w:abstractNumId w:val="14"/>
  </w:num>
  <w:num w:numId="4" w16cid:durableId="845438008">
    <w:abstractNumId w:val="22"/>
  </w:num>
  <w:num w:numId="5" w16cid:durableId="253589103">
    <w:abstractNumId w:val="23"/>
  </w:num>
  <w:num w:numId="6" w16cid:durableId="458303623">
    <w:abstractNumId w:val="16"/>
  </w:num>
  <w:num w:numId="7" w16cid:durableId="2120447093">
    <w:abstractNumId w:val="10"/>
  </w:num>
  <w:num w:numId="8" w16cid:durableId="356388775">
    <w:abstractNumId w:val="28"/>
  </w:num>
  <w:num w:numId="9" w16cid:durableId="1373922446">
    <w:abstractNumId w:val="13"/>
  </w:num>
  <w:num w:numId="10" w16cid:durableId="1273200011">
    <w:abstractNumId w:val="20"/>
  </w:num>
  <w:num w:numId="11" w16cid:durableId="306714522">
    <w:abstractNumId w:val="0"/>
  </w:num>
  <w:num w:numId="12" w16cid:durableId="1549143880">
    <w:abstractNumId w:val="15"/>
  </w:num>
  <w:num w:numId="13" w16cid:durableId="616447367">
    <w:abstractNumId w:val="27"/>
  </w:num>
  <w:num w:numId="14" w16cid:durableId="243301157">
    <w:abstractNumId w:val="7"/>
  </w:num>
  <w:num w:numId="15" w16cid:durableId="502815774">
    <w:abstractNumId w:val="6"/>
  </w:num>
  <w:num w:numId="16" w16cid:durableId="1221596829">
    <w:abstractNumId w:val="17"/>
  </w:num>
  <w:num w:numId="17" w16cid:durableId="1472868876">
    <w:abstractNumId w:val="8"/>
  </w:num>
  <w:num w:numId="18" w16cid:durableId="68160716">
    <w:abstractNumId w:val="1"/>
  </w:num>
  <w:num w:numId="19" w16cid:durableId="971060962">
    <w:abstractNumId w:val="25"/>
  </w:num>
  <w:num w:numId="20" w16cid:durableId="2062248635">
    <w:abstractNumId w:val="3"/>
  </w:num>
  <w:num w:numId="21" w16cid:durableId="1748960328">
    <w:abstractNumId w:val="12"/>
  </w:num>
  <w:num w:numId="22" w16cid:durableId="317349168">
    <w:abstractNumId w:val="11"/>
  </w:num>
  <w:num w:numId="23" w16cid:durableId="195699617">
    <w:abstractNumId w:val="21"/>
    <w:lvlOverride w:ilvl="0">
      <w:lvl w:ilvl="0">
        <w:numFmt w:val="decimal"/>
        <w:lvlText w:val="%1."/>
        <w:lvlJc w:val="left"/>
      </w:lvl>
    </w:lvlOverride>
  </w:num>
  <w:num w:numId="24" w16cid:durableId="413548514">
    <w:abstractNumId w:val="29"/>
    <w:lvlOverride w:ilvl="0">
      <w:lvl w:ilvl="0">
        <w:numFmt w:val="decimal"/>
        <w:lvlText w:val="%1."/>
        <w:lvlJc w:val="left"/>
      </w:lvl>
    </w:lvlOverride>
  </w:num>
  <w:num w:numId="25" w16cid:durableId="1947342977">
    <w:abstractNumId w:val="9"/>
    <w:lvlOverride w:ilvl="0">
      <w:lvl w:ilvl="0">
        <w:numFmt w:val="decimal"/>
        <w:lvlText w:val="%1."/>
        <w:lvlJc w:val="left"/>
      </w:lvl>
    </w:lvlOverride>
  </w:num>
  <w:num w:numId="26" w16cid:durableId="1777553469">
    <w:abstractNumId w:val="2"/>
  </w:num>
  <w:num w:numId="27" w16cid:durableId="513346894">
    <w:abstractNumId w:val="19"/>
  </w:num>
  <w:num w:numId="28" w16cid:durableId="495000192">
    <w:abstractNumId w:val="18"/>
  </w:num>
  <w:num w:numId="29" w16cid:durableId="453443666">
    <w:abstractNumId w:val="26"/>
  </w:num>
  <w:num w:numId="30" w16cid:durableId="1802183763">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saak, Daniel - FS, ID">
    <w15:presenceInfo w15:providerId="AD" w15:userId="S-1-5-21-2443529608-3098792306-3041422421-2654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2F17"/>
    <w:rsid w:val="00001AA1"/>
    <w:rsid w:val="000020F3"/>
    <w:rsid w:val="00003B4B"/>
    <w:rsid w:val="00010260"/>
    <w:rsid w:val="00011F0D"/>
    <w:rsid w:val="00015D81"/>
    <w:rsid w:val="00024D0E"/>
    <w:rsid w:val="000269B7"/>
    <w:rsid w:val="00030DA4"/>
    <w:rsid w:val="00034F52"/>
    <w:rsid w:val="00036947"/>
    <w:rsid w:val="00037A88"/>
    <w:rsid w:val="00046367"/>
    <w:rsid w:val="000468A2"/>
    <w:rsid w:val="0005053D"/>
    <w:rsid w:val="000511AC"/>
    <w:rsid w:val="000519C8"/>
    <w:rsid w:val="00054D13"/>
    <w:rsid w:val="00057F8C"/>
    <w:rsid w:val="00061748"/>
    <w:rsid w:val="0006728E"/>
    <w:rsid w:val="00071125"/>
    <w:rsid w:val="00071890"/>
    <w:rsid w:val="00071D53"/>
    <w:rsid w:val="00071FAC"/>
    <w:rsid w:val="00076AE2"/>
    <w:rsid w:val="00081279"/>
    <w:rsid w:val="00084166"/>
    <w:rsid w:val="00087519"/>
    <w:rsid w:val="0009134E"/>
    <w:rsid w:val="000930F0"/>
    <w:rsid w:val="00096506"/>
    <w:rsid w:val="000A427D"/>
    <w:rsid w:val="000B0982"/>
    <w:rsid w:val="000B3138"/>
    <w:rsid w:val="000B3B49"/>
    <w:rsid w:val="000B478C"/>
    <w:rsid w:val="000C0BF8"/>
    <w:rsid w:val="000C2EED"/>
    <w:rsid w:val="000C552A"/>
    <w:rsid w:val="000C6597"/>
    <w:rsid w:val="000C6634"/>
    <w:rsid w:val="000D13CB"/>
    <w:rsid w:val="000D4517"/>
    <w:rsid w:val="000D622F"/>
    <w:rsid w:val="000D6E76"/>
    <w:rsid w:val="000D7029"/>
    <w:rsid w:val="000E1B07"/>
    <w:rsid w:val="000E26E8"/>
    <w:rsid w:val="000E2F17"/>
    <w:rsid w:val="000E4FA8"/>
    <w:rsid w:val="000E6E70"/>
    <w:rsid w:val="000E7FFC"/>
    <w:rsid w:val="000F04AF"/>
    <w:rsid w:val="000F2246"/>
    <w:rsid w:val="000F25C5"/>
    <w:rsid w:val="000F2D78"/>
    <w:rsid w:val="000F2E3E"/>
    <w:rsid w:val="000F476F"/>
    <w:rsid w:val="000F4E2A"/>
    <w:rsid w:val="00101B71"/>
    <w:rsid w:val="0010710C"/>
    <w:rsid w:val="00117667"/>
    <w:rsid w:val="00120ADE"/>
    <w:rsid w:val="00121A7B"/>
    <w:rsid w:val="00122147"/>
    <w:rsid w:val="00125105"/>
    <w:rsid w:val="00127346"/>
    <w:rsid w:val="00131047"/>
    <w:rsid w:val="00132371"/>
    <w:rsid w:val="00134513"/>
    <w:rsid w:val="00137AA5"/>
    <w:rsid w:val="00140CCF"/>
    <w:rsid w:val="00143047"/>
    <w:rsid w:val="00143306"/>
    <w:rsid w:val="00143595"/>
    <w:rsid w:val="00145A13"/>
    <w:rsid w:val="00146E59"/>
    <w:rsid w:val="00150964"/>
    <w:rsid w:val="00150CB8"/>
    <w:rsid w:val="0015238A"/>
    <w:rsid w:val="001535F6"/>
    <w:rsid w:val="00153F3D"/>
    <w:rsid w:val="001579F8"/>
    <w:rsid w:val="00157B1E"/>
    <w:rsid w:val="0016293A"/>
    <w:rsid w:val="001648F9"/>
    <w:rsid w:val="00165CA5"/>
    <w:rsid w:val="00167421"/>
    <w:rsid w:val="00167B9A"/>
    <w:rsid w:val="00167CAC"/>
    <w:rsid w:val="001704BE"/>
    <w:rsid w:val="00170EB0"/>
    <w:rsid w:val="00171DBD"/>
    <w:rsid w:val="00172177"/>
    <w:rsid w:val="0017344B"/>
    <w:rsid w:val="00176850"/>
    <w:rsid w:val="001776D0"/>
    <w:rsid w:val="00180CA9"/>
    <w:rsid w:val="001814BF"/>
    <w:rsid w:val="00182851"/>
    <w:rsid w:val="0018712C"/>
    <w:rsid w:val="001873E5"/>
    <w:rsid w:val="001B26EB"/>
    <w:rsid w:val="001B7216"/>
    <w:rsid w:val="001B7CCE"/>
    <w:rsid w:val="001C3801"/>
    <w:rsid w:val="001C41EA"/>
    <w:rsid w:val="001C5DC3"/>
    <w:rsid w:val="001C6197"/>
    <w:rsid w:val="001D0AF3"/>
    <w:rsid w:val="001D4922"/>
    <w:rsid w:val="001D5646"/>
    <w:rsid w:val="001D6C6F"/>
    <w:rsid w:val="001E032C"/>
    <w:rsid w:val="001E1297"/>
    <w:rsid w:val="001E25BC"/>
    <w:rsid w:val="001E274E"/>
    <w:rsid w:val="001E38EF"/>
    <w:rsid w:val="001E3F26"/>
    <w:rsid w:val="001E3FFE"/>
    <w:rsid w:val="001E6D32"/>
    <w:rsid w:val="001F1238"/>
    <w:rsid w:val="001F12AC"/>
    <w:rsid w:val="001F1864"/>
    <w:rsid w:val="001F38C7"/>
    <w:rsid w:val="001F55F0"/>
    <w:rsid w:val="001F5B70"/>
    <w:rsid w:val="00201E83"/>
    <w:rsid w:val="00206BBB"/>
    <w:rsid w:val="00207125"/>
    <w:rsid w:val="00207F54"/>
    <w:rsid w:val="002136D9"/>
    <w:rsid w:val="002146BC"/>
    <w:rsid w:val="00214E3A"/>
    <w:rsid w:val="0021521C"/>
    <w:rsid w:val="00225833"/>
    <w:rsid w:val="00225BCA"/>
    <w:rsid w:val="002266EF"/>
    <w:rsid w:val="00231603"/>
    <w:rsid w:val="0023756D"/>
    <w:rsid w:val="00241E54"/>
    <w:rsid w:val="002422CC"/>
    <w:rsid w:val="00243665"/>
    <w:rsid w:val="002441D5"/>
    <w:rsid w:val="002447EF"/>
    <w:rsid w:val="00244FFA"/>
    <w:rsid w:val="00247563"/>
    <w:rsid w:val="00247C8B"/>
    <w:rsid w:val="002501B2"/>
    <w:rsid w:val="00251D83"/>
    <w:rsid w:val="002536AA"/>
    <w:rsid w:val="002560A1"/>
    <w:rsid w:val="00256FC7"/>
    <w:rsid w:val="00264EBF"/>
    <w:rsid w:val="00266B6D"/>
    <w:rsid w:val="002702D5"/>
    <w:rsid w:val="00270E08"/>
    <w:rsid w:val="0027773C"/>
    <w:rsid w:val="0028044F"/>
    <w:rsid w:val="00281319"/>
    <w:rsid w:val="00281CFD"/>
    <w:rsid w:val="00282DA0"/>
    <w:rsid w:val="00283F57"/>
    <w:rsid w:val="00291270"/>
    <w:rsid w:val="002A1B55"/>
    <w:rsid w:val="002A7B92"/>
    <w:rsid w:val="002B4CEB"/>
    <w:rsid w:val="002B62C4"/>
    <w:rsid w:val="002B6A32"/>
    <w:rsid w:val="002B7EB3"/>
    <w:rsid w:val="002C16BA"/>
    <w:rsid w:val="002C2C6B"/>
    <w:rsid w:val="002C384B"/>
    <w:rsid w:val="002C663C"/>
    <w:rsid w:val="002D06A9"/>
    <w:rsid w:val="002D0BF1"/>
    <w:rsid w:val="002D393A"/>
    <w:rsid w:val="002D498F"/>
    <w:rsid w:val="002D4B42"/>
    <w:rsid w:val="002D6601"/>
    <w:rsid w:val="002D787D"/>
    <w:rsid w:val="002E0113"/>
    <w:rsid w:val="002E0EC4"/>
    <w:rsid w:val="002E2ABB"/>
    <w:rsid w:val="002E33E4"/>
    <w:rsid w:val="002E605B"/>
    <w:rsid w:val="002E71E7"/>
    <w:rsid w:val="002F1876"/>
    <w:rsid w:val="002F27CB"/>
    <w:rsid w:val="002F2DDC"/>
    <w:rsid w:val="002F4547"/>
    <w:rsid w:val="002F4618"/>
    <w:rsid w:val="002F48D7"/>
    <w:rsid w:val="002F4982"/>
    <w:rsid w:val="002F6006"/>
    <w:rsid w:val="003050A1"/>
    <w:rsid w:val="00305DF2"/>
    <w:rsid w:val="00306B11"/>
    <w:rsid w:val="00310570"/>
    <w:rsid w:val="00310B29"/>
    <w:rsid w:val="003216AB"/>
    <w:rsid w:val="003266B0"/>
    <w:rsid w:val="003307DE"/>
    <w:rsid w:val="003313C0"/>
    <w:rsid w:val="00333B3B"/>
    <w:rsid w:val="00340D2B"/>
    <w:rsid w:val="00341B83"/>
    <w:rsid w:val="0034246A"/>
    <w:rsid w:val="003431EF"/>
    <w:rsid w:val="00343C3E"/>
    <w:rsid w:val="00345D03"/>
    <w:rsid w:val="0035024C"/>
    <w:rsid w:val="0035187C"/>
    <w:rsid w:val="00352C8A"/>
    <w:rsid w:val="00356CDC"/>
    <w:rsid w:val="003576CF"/>
    <w:rsid w:val="00357EA4"/>
    <w:rsid w:val="003601F0"/>
    <w:rsid w:val="00360F6F"/>
    <w:rsid w:val="00364632"/>
    <w:rsid w:val="00365E57"/>
    <w:rsid w:val="00372AAD"/>
    <w:rsid w:val="003747D3"/>
    <w:rsid w:val="003801CD"/>
    <w:rsid w:val="003802E2"/>
    <w:rsid w:val="00382258"/>
    <w:rsid w:val="003832B9"/>
    <w:rsid w:val="00383632"/>
    <w:rsid w:val="003844C7"/>
    <w:rsid w:val="00384E86"/>
    <w:rsid w:val="00386BB4"/>
    <w:rsid w:val="0039095C"/>
    <w:rsid w:val="00393057"/>
    <w:rsid w:val="00393E1B"/>
    <w:rsid w:val="0039459F"/>
    <w:rsid w:val="003A0CC9"/>
    <w:rsid w:val="003A3D08"/>
    <w:rsid w:val="003A53CD"/>
    <w:rsid w:val="003A685A"/>
    <w:rsid w:val="003A723D"/>
    <w:rsid w:val="003A7CC3"/>
    <w:rsid w:val="003B642D"/>
    <w:rsid w:val="003B77A0"/>
    <w:rsid w:val="003C4FE6"/>
    <w:rsid w:val="003C528E"/>
    <w:rsid w:val="003C64FF"/>
    <w:rsid w:val="003C66CB"/>
    <w:rsid w:val="003D037B"/>
    <w:rsid w:val="003D1EFE"/>
    <w:rsid w:val="003D26B8"/>
    <w:rsid w:val="003E6057"/>
    <w:rsid w:val="003E65A2"/>
    <w:rsid w:val="003F4896"/>
    <w:rsid w:val="003F6E77"/>
    <w:rsid w:val="003F70CC"/>
    <w:rsid w:val="00403D34"/>
    <w:rsid w:val="00404921"/>
    <w:rsid w:val="00405349"/>
    <w:rsid w:val="00405939"/>
    <w:rsid w:val="0040762B"/>
    <w:rsid w:val="00412651"/>
    <w:rsid w:val="004165A2"/>
    <w:rsid w:val="00417271"/>
    <w:rsid w:val="00417D6F"/>
    <w:rsid w:val="00421C1D"/>
    <w:rsid w:val="00422057"/>
    <w:rsid w:val="00427197"/>
    <w:rsid w:val="004306F2"/>
    <w:rsid w:val="00431B62"/>
    <w:rsid w:val="00433AD5"/>
    <w:rsid w:val="00435AA5"/>
    <w:rsid w:val="00436DB4"/>
    <w:rsid w:val="00441AAC"/>
    <w:rsid w:val="00441FBE"/>
    <w:rsid w:val="00446817"/>
    <w:rsid w:val="00446AEF"/>
    <w:rsid w:val="00453B19"/>
    <w:rsid w:val="00454798"/>
    <w:rsid w:val="004561D5"/>
    <w:rsid w:val="004575DC"/>
    <w:rsid w:val="004575DF"/>
    <w:rsid w:val="00460E49"/>
    <w:rsid w:val="0046187A"/>
    <w:rsid w:val="00466CCB"/>
    <w:rsid w:val="00471DCC"/>
    <w:rsid w:val="004731C9"/>
    <w:rsid w:val="0047358B"/>
    <w:rsid w:val="004751A7"/>
    <w:rsid w:val="00476D62"/>
    <w:rsid w:val="00477318"/>
    <w:rsid w:val="0047767D"/>
    <w:rsid w:val="00481EB3"/>
    <w:rsid w:val="00483060"/>
    <w:rsid w:val="0048451F"/>
    <w:rsid w:val="00485192"/>
    <w:rsid w:val="00485203"/>
    <w:rsid w:val="00487134"/>
    <w:rsid w:val="00487DC8"/>
    <w:rsid w:val="00492109"/>
    <w:rsid w:val="00494B0F"/>
    <w:rsid w:val="004958D8"/>
    <w:rsid w:val="00496CD0"/>
    <w:rsid w:val="004A04E9"/>
    <w:rsid w:val="004A5CE0"/>
    <w:rsid w:val="004A5FBA"/>
    <w:rsid w:val="004A609F"/>
    <w:rsid w:val="004A647C"/>
    <w:rsid w:val="004A6C7A"/>
    <w:rsid w:val="004A7552"/>
    <w:rsid w:val="004B1B9A"/>
    <w:rsid w:val="004B3A6A"/>
    <w:rsid w:val="004B4BF0"/>
    <w:rsid w:val="004B5C82"/>
    <w:rsid w:val="004B6222"/>
    <w:rsid w:val="004C2289"/>
    <w:rsid w:val="004C3020"/>
    <w:rsid w:val="004C5970"/>
    <w:rsid w:val="004C60B7"/>
    <w:rsid w:val="004C7EC1"/>
    <w:rsid w:val="004D4067"/>
    <w:rsid w:val="004E060F"/>
    <w:rsid w:val="004E07BD"/>
    <w:rsid w:val="004E10F9"/>
    <w:rsid w:val="004E2910"/>
    <w:rsid w:val="004E551D"/>
    <w:rsid w:val="004F0D60"/>
    <w:rsid w:val="004F2B36"/>
    <w:rsid w:val="004F30EB"/>
    <w:rsid w:val="004F3859"/>
    <w:rsid w:val="004F4680"/>
    <w:rsid w:val="004F472D"/>
    <w:rsid w:val="004F5E08"/>
    <w:rsid w:val="004F63AB"/>
    <w:rsid w:val="004F6426"/>
    <w:rsid w:val="004F6CBE"/>
    <w:rsid w:val="004F7A55"/>
    <w:rsid w:val="005014E5"/>
    <w:rsid w:val="00502150"/>
    <w:rsid w:val="00503E9F"/>
    <w:rsid w:val="00505638"/>
    <w:rsid w:val="0050780E"/>
    <w:rsid w:val="005112F6"/>
    <w:rsid w:val="00514FF0"/>
    <w:rsid w:val="0052151D"/>
    <w:rsid w:val="00521FCD"/>
    <w:rsid w:val="00522AE2"/>
    <w:rsid w:val="005232B3"/>
    <w:rsid w:val="00525E83"/>
    <w:rsid w:val="0052764F"/>
    <w:rsid w:val="0053025A"/>
    <w:rsid w:val="005306D7"/>
    <w:rsid w:val="005328BD"/>
    <w:rsid w:val="005362EA"/>
    <w:rsid w:val="00540853"/>
    <w:rsid w:val="00541EB9"/>
    <w:rsid w:val="0054333D"/>
    <w:rsid w:val="00545BF8"/>
    <w:rsid w:val="00551111"/>
    <w:rsid w:val="0055152A"/>
    <w:rsid w:val="00554657"/>
    <w:rsid w:val="00560659"/>
    <w:rsid w:val="005621F0"/>
    <w:rsid w:val="00563ED4"/>
    <w:rsid w:val="00564C9B"/>
    <w:rsid w:val="0056589F"/>
    <w:rsid w:val="00565E51"/>
    <w:rsid w:val="00566541"/>
    <w:rsid w:val="00566EDE"/>
    <w:rsid w:val="00573225"/>
    <w:rsid w:val="00575C96"/>
    <w:rsid w:val="00575F34"/>
    <w:rsid w:val="00576597"/>
    <w:rsid w:val="0058065E"/>
    <w:rsid w:val="00581E2E"/>
    <w:rsid w:val="00583E61"/>
    <w:rsid w:val="00584FD6"/>
    <w:rsid w:val="00587214"/>
    <w:rsid w:val="0059488C"/>
    <w:rsid w:val="0059774C"/>
    <w:rsid w:val="005A064F"/>
    <w:rsid w:val="005A1A9A"/>
    <w:rsid w:val="005A4944"/>
    <w:rsid w:val="005A5A34"/>
    <w:rsid w:val="005A5EBA"/>
    <w:rsid w:val="005B12A8"/>
    <w:rsid w:val="005B36FB"/>
    <w:rsid w:val="005B3C49"/>
    <w:rsid w:val="005B5D5F"/>
    <w:rsid w:val="005C3EAB"/>
    <w:rsid w:val="005C431B"/>
    <w:rsid w:val="005C6809"/>
    <w:rsid w:val="005D02F6"/>
    <w:rsid w:val="005D1057"/>
    <w:rsid w:val="005D16D7"/>
    <w:rsid w:val="005D22B7"/>
    <w:rsid w:val="005D4550"/>
    <w:rsid w:val="005D4DCA"/>
    <w:rsid w:val="005E0050"/>
    <w:rsid w:val="005E12DD"/>
    <w:rsid w:val="005E18DC"/>
    <w:rsid w:val="005E1FD6"/>
    <w:rsid w:val="005E7B1C"/>
    <w:rsid w:val="005F067F"/>
    <w:rsid w:val="005F128A"/>
    <w:rsid w:val="005F1587"/>
    <w:rsid w:val="005F2138"/>
    <w:rsid w:val="005F21D5"/>
    <w:rsid w:val="005F6FE5"/>
    <w:rsid w:val="00600AEB"/>
    <w:rsid w:val="006027C1"/>
    <w:rsid w:val="00605C7B"/>
    <w:rsid w:val="00610136"/>
    <w:rsid w:val="0061260B"/>
    <w:rsid w:val="00613E43"/>
    <w:rsid w:val="00613FB6"/>
    <w:rsid w:val="00617D72"/>
    <w:rsid w:val="00625FB3"/>
    <w:rsid w:val="006372E7"/>
    <w:rsid w:val="00640419"/>
    <w:rsid w:val="00640910"/>
    <w:rsid w:val="006409D1"/>
    <w:rsid w:val="00643970"/>
    <w:rsid w:val="00645266"/>
    <w:rsid w:val="00652825"/>
    <w:rsid w:val="006534B2"/>
    <w:rsid w:val="00654C01"/>
    <w:rsid w:val="006562D5"/>
    <w:rsid w:val="006620FF"/>
    <w:rsid w:val="006621E1"/>
    <w:rsid w:val="006630E7"/>
    <w:rsid w:val="00663984"/>
    <w:rsid w:val="00665FF9"/>
    <w:rsid w:val="0066611C"/>
    <w:rsid w:val="00666F3B"/>
    <w:rsid w:val="006670C1"/>
    <w:rsid w:val="00667B85"/>
    <w:rsid w:val="0068026C"/>
    <w:rsid w:val="00681140"/>
    <w:rsid w:val="006820E3"/>
    <w:rsid w:val="006836A5"/>
    <w:rsid w:val="00683F91"/>
    <w:rsid w:val="00690C10"/>
    <w:rsid w:val="006914A0"/>
    <w:rsid w:val="0069155A"/>
    <w:rsid w:val="00693286"/>
    <w:rsid w:val="006942A1"/>
    <w:rsid w:val="006954A6"/>
    <w:rsid w:val="006A32EE"/>
    <w:rsid w:val="006A3712"/>
    <w:rsid w:val="006A3F1E"/>
    <w:rsid w:val="006A52DD"/>
    <w:rsid w:val="006A5654"/>
    <w:rsid w:val="006A654A"/>
    <w:rsid w:val="006A65BE"/>
    <w:rsid w:val="006B5346"/>
    <w:rsid w:val="006B611A"/>
    <w:rsid w:val="006B76A1"/>
    <w:rsid w:val="006C2151"/>
    <w:rsid w:val="006C35BF"/>
    <w:rsid w:val="006D0209"/>
    <w:rsid w:val="006D57C8"/>
    <w:rsid w:val="006E1B64"/>
    <w:rsid w:val="006E1EAF"/>
    <w:rsid w:val="006E794C"/>
    <w:rsid w:val="006F02EA"/>
    <w:rsid w:val="006F2A0F"/>
    <w:rsid w:val="006F4E32"/>
    <w:rsid w:val="006F5F4D"/>
    <w:rsid w:val="006F6E8C"/>
    <w:rsid w:val="007076F6"/>
    <w:rsid w:val="00707A73"/>
    <w:rsid w:val="00712A7D"/>
    <w:rsid w:val="00720BC2"/>
    <w:rsid w:val="0072376C"/>
    <w:rsid w:val="0072609D"/>
    <w:rsid w:val="00727099"/>
    <w:rsid w:val="00735A51"/>
    <w:rsid w:val="00743691"/>
    <w:rsid w:val="00750C06"/>
    <w:rsid w:val="007533F7"/>
    <w:rsid w:val="007548CC"/>
    <w:rsid w:val="00754B46"/>
    <w:rsid w:val="0075579D"/>
    <w:rsid w:val="00756FAF"/>
    <w:rsid w:val="007570DF"/>
    <w:rsid w:val="00761C52"/>
    <w:rsid w:val="00770ABA"/>
    <w:rsid w:val="00770C61"/>
    <w:rsid w:val="00770FB2"/>
    <w:rsid w:val="00773475"/>
    <w:rsid w:val="00773538"/>
    <w:rsid w:val="007755AC"/>
    <w:rsid w:val="00776945"/>
    <w:rsid w:val="00776D3C"/>
    <w:rsid w:val="00777B46"/>
    <w:rsid w:val="00777FF8"/>
    <w:rsid w:val="00782EB8"/>
    <w:rsid w:val="00783B78"/>
    <w:rsid w:val="00787EC5"/>
    <w:rsid w:val="007916B4"/>
    <w:rsid w:val="00794288"/>
    <w:rsid w:val="00795EC1"/>
    <w:rsid w:val="007A3E97"/>
    <w:rsid w:val="007A3FB9"/>
    <w:rsid w:val="007A4CD7"/>
    <w:rsid w:val="007A56F9"/>
    <w:rsid w:val="007A5CD2"/>
    <w:rsid w:val="007A7EFB"/>
    <w:rsid w:val="007B134F"/>
    <w:rsid w:val="007B22EA"/>
    <w:rsid w:val="007B404F"/>
    <w:rsid w:val="007B4F5F"/>
    <w:rsid w:val="007C1B75"/>
    <w:rsid w:val="007C3483"/>
    <w:rsid w:val="007C47F6"/>
    <w:rsid w:val="007C489A"/>
    <w:rsid w:val="007C4DEC"/>
    <w:rsid w:val="007D0FCE"/>
    <w:rsid w:val="007D4BC9"/>
    <w:rsid w:val="007D7512"/>
    <w:rsid w:val="007E089F"/>
    <w:rsid w:val="007E23C5"/>
    <w:rsid w:val="007E3906"/>
    <w:rsid w:val="007E4777"/>
    <w:rsid w:val="007E77F4"/>
    <w:rsid w:val="007F126D"/>
    <w:rsid w:val="007F37CD"/>
    <w:rsid w:val="007F3F96"/>
    <w:rsid w:val="007F4349"/>
    <w:rsid w:val="007F50A0"/>
    <w:rsid w:val="007F520E"/>
    <w:rsid w:val="007F61DD"/>
    <w:rsid w:val="00800029"/>
    <w:rsid w:val="00800FC2"/>
    <w:rsid w:val="008012B4"/>
    <w:rsid w:val="008019BC"/>
    <w:rsid w:val="00801FA3"/>
    <w:rsid w:val="008027BA"/>
    <w:rsid w:val="008027D1"/>
    <w:rsid w:val="00802909"/>
    <w:rsid w:val="008057E2"/>
    <w:rsid w:val="00805B6A"/>
    <w:rsid w:val="00806F84"/>
    <w:rsid w:val="00807056"/>
    <w:rsid w:val="00810933"/>
    <w:rsid w:val="0081126D"/>
    <w:rsid w:val="008116CD"/>
    <w:rsid w:val="00811C34"/>
    <w:rsid w:val="0081320C"/>
    <w:rsid w:val="008137B8"/>
    <w:rsid w:val="008138F2"/>
    <w:rsid w:val="008170C0"/>
    <w:rsid w:val="00824266"/>
    <w:rsid w:val="00825781"/>
    <w:rsid w:val="008336C8"/>
    <w:rsid w:val="008344BA"/>
    <w:rsid w:val="00836A71"/>
    <w:rsid w:val="00840139"/>
    <w:rsid w:val="008408DD"/>
    <w:rsid w:val="00840B7D"/>
    <w:rsid w:val="00841263"/>
    <w:rsid w:val="0084195A"/>
    <w:rsid w:val="00842FC5"/>
    <w:rsid w:val="008441CD"/>
    <w:rsid w:val="00845D03"/>
    <w:rsid w:val="00846691"/>
    <w:rsid w:val="00851EF9"/>
    <w:rsid w:val="0086097C"/>
    <w:rsid w:val="00860BD2"/>
    <w:rsid w:val="00863FF2"/>
    <w:rsid w:val="00873ACC"/>
    <w:rsid w:val="00874928"/>
    <w:rsid w:val="0087715B"/>
    <w:rsid w:val="0088200C"/>
    <w:rsid w:val="008844B5"/>
    <w:rsid w:val="008855B3"/>
    <w:rsid w:val="00886742"/>
    <w:rsid w:val="00892D7E"/>
    <w:rsid w:val="00894E71"/>
    <w:rsid w:val="00894F30"/>
    <w:rsid w:val="008971BC"/>
    <w:rsid w:val="0089776D"/>
    <w:rsid w:val="00897DDB"/>
    <w:rsid w:val="00897F3F"/>
    <w:rsid w:val="008A0A44"/>
    <w:rsid w:val="008A0D7A"/>
    <w:rsid w:val="008A39FF"/>
    <w:rsid w:val="008A7FD2"/>
    <w:rsid w:val="008A7FD9"/>
    <w:rsid w:val="008B17E6"/>
    <w:rsid w:val="008B299C"/>
    <w:rsid w:val="008B34D9"/>
    <w:rsid w:val="008B5439"/>
    <w:rsid w:val="008B6577"/>
    <w:rsid w:val="008C4E5F"/>
    <w:rsid w:val="008C666A"/>
    <w:rsid w:val="008C7286"/>
    <w:rsid w:val="008C7682"/>
    <w:rsid w:val="008D1979"/>
    <w:rsid w:val="008D30B6"/>
    <w:rsid w:val="008D3A8B"/>
    <w:rsid w:val="008D4395"/>
    <w:rsid w:val="008D505C"/>
    <w:rsid w:val="008D547E"/>
    <w:rsid w:val="008E0744"/>
    <w:rsid w:val="008E37EB"/>
    <w:rsid w:val="008E3BC6"/>
    <w:rsid w:val="008E7E0C"/>
    <w:rsid w:val="008F0B22"/>
    <w:rsid w:val="008F23AA"/>
    <w:rsid w:val="008F252B"/>
    <w:rsid w:val="008F2AD8"/>
    <w:rsid w:val="008F52F6"/>
    <w:rsid w:val="008F63C6"/>
    <w:rsid w:val="008F670B"/>
    <w:rsid w:val="00902BCE"/>
    <w:rsid w:val="00904465"/>
    <w:rsid w:val="009047D8"/>
    <w:rsid w:val="00906CA3"/>
    <w:rsid w:val="00913B2A"/>
    <w:rsid w:val="0091401E"/>
    <w:rsid w:val="0091432C"/>
    <w:rsid w:val="00915130"/>
    <w:rsid w:val="009178E0"/>
    <w:rsid w:val="009211D8"/>
    <w:rsid w:val="00921243"/>
    <w:rsid w:val="00923C01"/>
    <w:rsid w:val="00925D91"/>
    <w:rsid w:val="00927D52"/>
    <w:rsid w:val="00932BBF"/>
    <w:rsid w:val="00932F84"/>
    <w:rsid w:val="00935CC9"/>
    <w:rsid w:val="00936B03"/>
    <w:rsid w:val="009402EA"/>
    <w:rsid w:val="009451D4"/>
    <w:rsid w:val="0094573D"/>
    <w:rsid w:val="00946795"/>
    <w:rsid w:val="009474F8"/>
    <w:rsid w:val="0095304F"/>
    <w:rsid w:val="009533C6"/>
    <w:rsid w:val="00955FB6"/>
    <w:rsid w:val="009561DB"/>
    <w:rsid w:val="00956BE1"/>
    <w:rsid w:val="00960879"/>
    <w:rsid w:val="00962DAD"/>
    <w:rsid w:val="00963BBE"/>
    <w:rsid w:val="00964344"/>
    <w:rsid w:val="00966424"/>
    <w:rsid w:val="0097171C"/>
    <w:rsid w:val="009717C0"/>
    <w:rsid w:val="00972B48"/>
    <w:rsid w:val="009762C3"/>
    <w:rsid w:val="009770DB"/>
    <w:rsid w:val="00981EC9"/>
    <w:rsid w:val="0098347A"/>
    <w:rsid w:val="009A0530"/>
    <w:rsid w:val="009A1D54"/>
    <w:rsid w:val="009A28AB"/>
    <w:rsid w:val="009A34BF"/>
    <w:rsid w:val="009A3797"/>
    <w:rsid w:val="009A5099"/>
    <w:rsid w:val="009A671F"/>
    <w:rsid w:val="009B2693"/>
    <w:rsid w:val="009B36AF"/>
    <w:rsid w:val="009B3C11"/>
    <w:rsid w:val="009B4E6C"/>
    <w:rsid w:val="009B4F57"/>
    <w:rsid w:val="009B5992"/>
    <w:rsid w:val="009C0DBE"/>
    <w:rsid w:val="009C1898"/>
    <w:rsid w:val="009C3800"/>
    <w:rsid w:val="009C6CA5"/>
    <w:rsid w:val="009D1B20"/>
    <w:rsid w:val="009D1DC5"/>
    <w:rsid w:val="009D4B40"/>
    <w:rsid w:val="009D4BB6"/>
    <w:rsid w:val="009D79DD"/>
    <w:rsid w:val="009D7BFF"/>
    <w:rsid w:val="009E39A5"/>
    <w:rsid w:val="009E6E22"/>
    <w:rsid w:val="009E7D40"/>
    <w:rsid w:val="009F009E"/>
    <w:rsid w:val="009F4A5D"/>
    <w:rsid w:val="009F70FA"/>
    <w:rsid w:val="009F7533"/>
    <w:rsid w:val="009F7AF1"/>
    <w:rsid w:val="00A018DC"/>
    <w:rsid w:val="00A01FD4"/>
    <w:rsid w:val="00A023CD"/>
    <w:rsid w:val="00A05671"/>
    <w:rsid w:val="00A12575"/>
    <w:rsid w:val="00A14792"/>
    <w:rsid w:val="00A14E24"/>
    <w:rsid w:val="00A20666"/>
    <w:rsid w:val="00A220D3"/>
    <w:rsid w:val="00A228EC"/>
    <w:rsid w:val="00A24AFD"/>
    <w:rsid w:val="00A2509D"/>
    <w:rsid w:val="00A27161"/>
    <w:rsid w:val="00A32649"/>
    <w:rsid w:val="00A36D24"/>
    <w:rsid w:val="00A37523"/>
    <w:rsid w:val="00A37669"/>
    <w:rsid w:val="00A404E4"/>
    <w:rsid w:val="00A41E93"/>
    <w:rsid w:val="00A475BB"/>
    <w:rsid w:val="00A47661"/>
    <w:rsid w:val="00A50887"/>
    <w:rsid w:val="00A511BA"/>
    <w:rsid w:val="00A51D2D"/>
    <w:rsid w:val="00A55F41"/>
    <w:rsid w:val="00A60733"/>
    <w:rsid w:val="00A61C22"/>
    <w:rsid w:val="00A62BEF"/>
    <w:rsid w:val="00A635FF"/>
    <w:rsid w:val="00A6493C"/>
    <w:rsid w:val="00A6567D"/>
    <w:rsid w:val="00A657F8"/>
    <w:rsid w:val="00A66A9A"/>
    <w:rsid w:val="00A70240"/>
    <w:rsid w:val="00A713B1"/>
    <w:rsid w:val="00A7174B"/>
    <w:rsid w:val="00A71E6E"/>
    <w:rsid w:val="00A721EB"/>
    <w:rsid w:val="00A7388C"/>
    <w:rsid w:val="00A77D67"/>
    <w:rsid w:val="00A814F0"/>
    <w:rsid w:val="00A821C1"/>
    <w:rsid w:val="00A85B4B"/>
    <w:rsid w:val="00A85BD3"/>
    <w:rsid w:val="00A86C85"/>
    <w:rsid w:val="00A90EE0"/>
    <w:rsid w:val="00A92357"/>
    <w:rsid w:val="00A92E7E"/>
    <w:rsid w:val="00A966E7"/>
    <w:rsid w:val="00AA0C94"/>
    <w:rsid w:val="00AA0FF6"/>
    <w:rsid w:val="00AA3317"/>
    <w:rsid w:val="00AA54C0"/>
    <w:rsid w:val="00AA6BB8"/>
    <w:rsid w:val="00AB285F"/>
    <w:rsid w:val="00AB48EF"/>
    <w:rsid w:val="00AB79D9"/>
    <w:rsid w:val="00AC138F"/>
    <w:rsid w:val="00AC386E"/>
    <w:rsid w:val="00AC4921"/>
    <w:rsid w:val="00AD0616"/>
    <w:rsid w:val="00AD205B"/>
    <w:rsid w:val="00AD235B"/>
    <w:rsid w:val="00AD326A"/>
    <w:rsid w:val="00AD3BC9"/>
    <w:rsid w:val="00AD3C98"/>
    <w:rsid w:val="00AD40D1"/>
    <w:rsid w:val="00AE24AA"/>
    <w:rsid w:val="00AE2F22"/>
    <w:rsid w:val="00AE4CF7"/>
    <w:rsid w:val="00AF0DDC"/>
    <w:rsid w:val="00AF0FF0"/>
    <w:rsid w:val="00AF1940"/>
    <w:rsid w:val="00AF2B88"/>
    <w:rsid w:val="00AF3624"/>
    <w:rsid w:val="00AF4D8E"/>
    <w:rsid w:val="00AF6209"/>
    <w:rsid w:val="00AF7124"/>
    <w:rsid w:val="00AF7805"/>
    <w:rsid w:val="00B0067C"/>
    <w:rsid w:val="00B01D00"/>
    <w:rsid w:val="00B032BE"/>
    <w:rsid w:val="00B04878"/>
    <w:rsid w:val="00B050E5"/>
    <w:rsid w:val="00B0541D"/>
    <w:rsid w:val="00B054C7"/>
    <w:rsid w:val="00B07339"/>
    <w:rsid w:val="00B11DD2"/>
    <w:rsid w:val="00B12743"/>
    <w:rsid w:val="00B12B92"/>
    <w:rsid w:val="00B13518"/>
    <w:rsid w:val="00B17BAF"/>
    <w:rsid w:val="00B210D8"/>
    <w:rsid w:val="00B21AD9"/>
    <w:rsid w:val="00B2333C"/>
    <w:rsid w:val="00B239FB"/>
    <w:rsid w:val="00B24FA4"/>
    <w:rsid w:val="00B25736"/>
    <w:rsid w:val="00B26170"/>
    <w:rsid w:val="00B27AD3"/>
    <w:rsid w:val="00B3512D"/>
    <w:rsid w:val="00B35ACD"/>
    <w:rsid w:val="00B36059"/>
    <w:rsid w:val="00B42EE2"/>
    <w:rsid w:val="00B4528A"/>
    <w:rsid w:val="00B46569"/>
    <w:rsid w:val="00B52406"/>
    <w:rsid w:val="00B52FD7"/>
    <w:rsid w:val="00B53FFC"/>
    <w:rsid w:val="00B546D0"/>
    <w:rsid w:val="00B54A6F"/>
    <w:rsid w:val="00B55917"/>
    <w:rsid w:val="00B610B3"/>
    <w:rsid w:val="00B623DF"/>
    <w:rsid w:val="00B62676"/>
    <w:rsid w:val="00B63406"/>
    <w:rsid w:val="00B71914"/>
    <w:rsid w:val="00B71A3D"/>
    <w:rsid w:val="00B72C3F"/>
    <w:rsid w:val="00B72EF2"/>
    <w:rsid w:val="00B74A54"/>
    <w:rsid w:val="00B7769A"/>
    <w:rsid w:val="00B81342"/>
    <w:rsid w:val="00B813EE"/>
    <w:rsid w:val="00B815CE"/>
    <w:rsid w:val="00B82334"/>
    <w:rsid w:val="00B823B9"/>
    <w:rsid w:val="00B829B7"/>
    <w:rsid w:val="00B8373E"/>
    <w:rsid w:val="00B83F70"/>
    <w:rsid w:val="00B86FF7"/>
    <w:rsid w:val="00B87A3B"/>
    <w:rsid w:val="00B90157"/>
    <w:rsid w:val="00B901A3"/>
    <w:rsid w:val="00B95082"/>
    <w:rsid w:val="00B967A5"/>
    <w:rsid w:val="00B96EC1"/>
    <w:rsid w:val="00BA043E"/>
    <w:rsid w:val="00BA0512"/>
    <w:rsid w:val="00BA1CD8"/>
    <w:rsid w:val="00BA309B"/>
    <w:rsid w:val="00BA52B7"/>
    <w:rsid w:val="00BB11A5"/>
    <w:rsid w:val="00BB4548"/>
    <w:rsid w:val="00BB5257"/>
    <w:rsid w:val="00BB67AC"/>
    <w:rsid w:val="00BC4908"/>
    <w:rsid w:val="00BC59CA"/>
    <w:rsid w:val="00BC66C8"/>
    <w:rsid w:val="00BC692C"/>
    <w:rsid w:val="00BC7B3D"/>
    <w:rsid w:val="00BD0223"/>
    <w:rsid w:val="00BD33FF"/>
    <w:rsid w:val="00BD59C5"/>
    <w:rsid w:val="00BD6E5D"/>
    <w:rsid w:val="00BE185B"/>
    <w:rsid w:val="00BE2AE6"/>
    <w:rsid w:val="00BE2D83"/>
    <w:rsid w:val="00BE6D60"/>
    <w:rsid w:val="00BE76E4"/>
    <w:rsid w:val="00BE7745"/>
    <w:rsid w:val="00BF27C3"/>
    <w:rsid w:val="00BF5900"/>
    <w:rsid w:val="00BF5C13"/>
    <w:rsid w:val="00BF6C18"/>
    <w:rsid w:val="00C00B01"/>
    <w:rsid w:val="00C04040"/>
    <w:rsid w:val="00C04F80"/>
    <w:rsid w:val="00C057FA"/>
    <w:rsid w:val="00C060F4"/>
    <w:rsid w:val="00C11436"/>
    <w:rsid w:val="00C124DE"/>
    <w:rsid w:val="00C13994"/>
    <w:rsid w:val="00C1656C"/>
    <w:rsid w:val="00C228CC"/>
    <w:rsid w:val="00C27CC7"/>
    <w:rsid w:val="00C30C51"/>
    <w:rsid w:val="00C31C08"/>
    <w:rsid w:val="00C36E36"/>
    <w:rsid w:val="00C40575"/>
    <w:rsid w:val="00C44791"/>
    <w:rsid w:val="00C50347"/>
    <w:rsid w:val="00C5090C"/>
    <w:rsid w:val="00C51ED5"/>
    <w:rsid w:val="00C6514E"/>
    <w:rsid w:val="00C66782"/>
    <w:rsid w:val="00C71569"/>
    <w:rsid w:val="00C73A06"/>
    <w:rsid w:val="00C7409C"/>
    <w:rsid w:val="00C74945"/>
    <w:rsid w:val="00C847E7"/>
    <w:rsid w:val="00C84918"/>
    <w:rsid w:val="00C86F48"/>
    <w:rsid w:val="00C92DF7"/>
    <w:rsid w:val="00C961E2"/>
    <w:rsid w:val="00C97346"/>
    <w:rsid w:val="00CA1149"/>
    <w:rsid w:val="00CA1378"/>
    <w:rsid w:val="00CA2DA8"/>
    <w:rsid w:val="00CA72DA"/>
    <w:rsid w:val="00CB0B01"/>
    <w:rsid w:val="00CB2C93"/>
    <w:rsid w:val="00CB3F0E"/>
    <w:rsid w:val="00CB4297"/>
    <w:rsid w:val="00CB4B82"/>
    <w:rsid w:val="00CC1458"/>
    <w:rsid w:val="00CC18EA"/>
    <w:rsid w:val="00CC3457"/>
    <w:rsid w:val="00CC4FF2"/>
    <w:rsid w:val="00CC5927"/>
    <w:rsid w:val="00CC7B65"/>
    <w:rsid w:val="00CD33F3"/>
    <w:rsid w:val="00CD5DAC"/>
    <w:rsid w:val="00CD6A4D"/>
    <w:rsid w:val="00CE0C5D"/>
    <w:rsid w:val="00CE123D"/>
    <w:rsid w:val="00CE16AE"/>
    <w:rsid w:val="00CE172F"/>
    <w:rsid w:val="00CE5154"/>
    <w:rsid w:val="00CE7D9D"/>
    <w:rsid w:val="00CF1FF5"/>
    <w:rsid w:val="00CF2B5F"/>
    <w:rsid w:val="00CF2F98"/>
    <w:rsid w:val="00D00494"/>
    <w:rsid w:val="00D0261D"/>
    <w:rsid w:val="00D02905"/>
    <w:rsid w:val="00D029CF"/>
    <w:rsid w:val="00D059B3"/>
    <w:rsid w:val="00D06B1B"/>
    <w:rsid w:val="00D1148F"/>
    <w:rsid w:val="00D1406B"/>
    <w:rsid w:val="00D14225"/>
    <w:rsid w:val="00D24308"/>
    <w:rsid w:val="00D24591"/>
    <w:rsid w:val="00D35BB0"/>
    <w:rsid w:val="00D365CD"/>
    <w:rsid w:val="00D415E2"/>
    <w:rsid w:val="00D42FB6"/>
    <w:rsid w:val="00D432DA"/>
    <w:rsid w:val="00D435D4"/>
    <w:rsid w:val="00D45784"/>
    <w:rsid w:val="00D564B8"/>
    <w:rsid w:val="00D5776F"/>
    <w:rsid w:val="00D57948"/>
    <w:rsid w:val="00D668AD"/>
    <w:rsid w:val="00D70B1E"/>
    <w:rsid w:val="00D72A1F"/>
    <w:rsid w:val="00D755C9"/>
    <w:rsid w:val="00D8096A"/>
    <w:rsid w:val="00D83333"/>
    <w:rsid w:val="00D86B29"/>
    <w:rsid w:val="00D8716E"/>
    <w:rsid w:val="00D878C6"/>
    <w:rsid w:val="00D939D2"/>
    <w:rsid w:val="00D96E1A"/>
    <w:rsid w:val="00DA0846"/>
    <w:rsid w:val="00DA0F42"/>
    <w:rsid w:val="00DA1EED"/>
    <w:rsid w:val="00DA39B0"/>
    <w:rsid w:val="00DA65B5"/>
    <w:rsid w:val="00DA742D"/>
    <w:rsid w:val="00DA7C9C"/>
    <w:rsid w:val="00DB163F"/>
    <w:rsid w:val="00DB45C1"/>
    <w:rsid w:val="00DB4D78"/>
    <w:rsid w:val="00DC055A"/>
    <w:rsid w:val="00DC0800"/>
    <w:rsid w:val="00DC3278"/>
    <w:rsid w:val="00DE4C83"/>
    <w:rsid w:val="00DE6D42"/>
    <w:rsid w:val="00DF2F0F"/>
    <w:rsid w:val="00DF420B"/>
    <w:rsid w:val="00E02126"/>
    <w:rsid w:val="00E0455E"/>
    <w:rsid w:val="00E056ED"/>
    <w:rsid w:val="00E06293"/>
    <w:rsid w:val="00E10E5A"/>
    <w:rsid w:val="00E11E0E"/>
    <w:rsid w:val="00E14D9E"/>
    <w:rsid w:val="00E150F5"/>
    <w:rsid w:val="00E15950"/>
    <w:rsid w:val="00E20798"/>
    <w:rsid w:val="00E23288"/>
    <w:rsid w:val="00E23D72"/>
    <w:rsid w:val="00E25182"/>
    <w:rsid w:val="00E25881"/>
    <w:rsid w:val="00E27BD0"/>
    <w:rsid w:val="00E33269"/>
    <w:rsid w:val="00E40D5D"/>
    <w:rsid w:val="00E44538"/>
    <w:rsid w:val="00E45267"/>
    <w:rsid w:val="00E46711"/>
    <w:rsid w:val="00E471CC"/>
    <w:rsid w:val="00E510F3"/>
    <w:rsid w:val="00E52E34"/>
    <w:rsid w:val="00E54FCB"/>
    <w:rsid w:val="00E618F5"/>
    <w:rsid w:val="00E637BC"/>
    <w:rsid w:val="00E641AC"/>
    <w:rsid w:val="00E65959"/>
    <w:rsid w:val="00E65CA0"/>
    <w:rsid w:val="00E70ECD"/>
    <w:rsid w:val="00E73092"/>
    <w:rsid w:val="00E730A7"/>
    <w:rsid w:val="00E76F20"/>
    <w:rsid w:val="00E868BA"/>
    <w:rsid w:val="00E86DFC"/>
    <w:rsid w:val="00E921E0"/>
    <w:rsid w:val="00E92B76"/>
    <w:rsid w:val="00EA0AC1"/>
    <w:rsid w:val="00EA3857"/>
    <w:rsid w:val="00EA46B1"/>
    <w:rsid w:val="00EA5507"/>
    <w:rsid w:val="00EA6377"/>
    <w:rsid w:val="00EB1FD7"/>
    <w:rsid w:val="00EB7B77"/>
    <w:rsid w:val="00EC26D4"/>
    <w:rsid w:val="00EC475E"/>
    <w:rsid w:val="00EC501A"/>
    <w:rsid w:val="00ED0830"/>
    <w:rsid w:val="00ED1017"/>
    <w:rsid w:val="00ED3769"/>
    <w:rsid w:val="00ED5DD9"/>
    <w:rsid w:val="00ED7F26"/>
    <w:rsid w:val="00EE26BE"/>
    <w:rsid w:val="00EF245F"/>
    <w:rsid w:val="00EF3188"/>
    <w:rsid w:val="00EF5612"/>
    <w:rsid w:val="00EF6C3A"/>
    <w:rsid w:val="00F00334"/>
    <w:rsid w:val="00F011C3"/>
    <w:rsid w:val="00F04D0C"/>
    <w:rsid w:val="00F05886"/>
    <w:rsid w:val="00F1294C"/>
    <w:rsid w:val="00F12FAB"/>
    <w:rsid w:val="00F13178"/>
    <w:rsid w:val="00F24628"/>
    <w:rsid w:val="00F2573B"/>
    <w:rsid w:val="00F343F5"/>
    <w:rsid w:val="00F370D0"/>
    <w:rsid w:val="00F378C8"/>
    <w:rsid w:val="00F4036C"/>
    <w:rsid w:val="00F406AE"/>
    <w:rsid w:val="00F40C69"/>
    <w:rsid w:val="00F41811"/>
    <w:rsid w:val="00F4189E"/>
    <w:rsid w:val="00F45FDA"/>
    <w:rsid w:val="00F50026"/>
    <w:rsid w:val="00F50620"/>
    <w:rsid w:val="00F566A3"/>
    <w:rsid w:val="00F60F08"/>
    <w:rsid w:val="00F629FA"/>
    <w:rsid w:val="00F6680E"/>
    <w:rsid w:val="00F70318"/>
    <w:rsid w:val="00F703B0"/>
    <w:rsid w:val="00F7078D"/>
    <w:rsid w:val="00F7322F"/>
    <w:rsid w:val="00F74964"/>
    <w:rsid w:val="00F76581"/>
    <w:rsid w:val="00F766CC"/>
    <w:rsid w:val="00F76B48"/>
    <w:rsid w:val="00F824FC"/>
    <w:rsid w:val="00F82537"/>
    <w:rsid w:val="00F845F1"/>
    <w:rsid w:val="00F85245"/>
    <w:rsid w:val="00F873B0"/>
    <w:rsid w:val="00FA0218"/>
    <w:rsid w:val="00FA032A"/>
    <w:rsid w:val="00FA3040"/>
    <w:rsid w:val="00FA3BFF"/>
    <w:rsid w:val="00FA6761"/>
    <w:rsid w:val="00FA676E"/>
    <w:rsid w:val="00FB0D68"/>
    <w:rsid w:val="00FB3628"/>
    <w:rsid w:val="00FB7AB8"/>
    <w:rsid w:val="00FC0775"/>
    <w:rsid w:val="00FC31E8"/>
    <w:rsid w:val="00FD0EFD"/>
    <w:rsid w:val="00FD3015"/>
    <w:rsid w:val="00FD4B49"/>
    <w:rsid w:val="00FD6314"/>
    <w:rsid w:val="00FE38DE"/>
    <w:rsid w:val="00FE3C0F"/>
    <w:rsid w:val="00FE7B7F"/>
    <w:rsid w:val="00FF1CE6"/>
    <w:rsid w:val="00FF6B3F"/>
    <w:rsid w:val="00FF6C1B"/>
    <w:rsid w:val="00FF6D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23D32"/>
  <w15:chartTrackingRefBased/>
  <w15:docId w15:val="{946A37E5-B235-4208-BCD2-679C02470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23DF"/>
    <w:rPr>
      <w:rFonts w:ascii="Times New Roman" w:eastAsiaTheme="minorEastAsia" w:hAnsi="Times New Roman" w:cs="Times New Roman"/>
      <w:sz w:val="24"/>
      <w:szCs w:val="24"/>
    </w:rPr>
  </w:style>
  <w:style w:type="paragraph" w:styleId="Heading1">
    <w:name w:val="heading 1"/>
    <w:basedOn w:val="Normal"/>
    <w:next w:val="Normal"/>
    <w:link w:val="Heading1Char"/>
    <w:qFormat/>
    <w:rsid w:val="007C4DEC"/>
    <w:pPr>
      <w:keepNext/>
      <w:widowControl w:val="0"/>
      <w:autoSpaceDE w:val="0"/>
      <w:autoSpaceDN w:val="0"/>
      <w:adjustRightInd w:val="0"/>
      <w:outlineLvl w:val="0"/>
    </w:pPr>
    <w:rPr>
      <w:rFonts w:eastAsia="Times New Roman"/>
      <w:b/>
      <w:bCs/>
    </w:rPr>
  </w:style>
  <w:style w:type="paragraph" w:styleId="Heading2">
    <w:name w:val="heading 2"/>
    <w:basedOn w:val="Normal"/>
    <w:next w:val="Normal"/>
    <w:link w:val="Heading2Char"/>
    <w:uiPriority w:val="9"/>
    <w:semiHidden/>
    <w:unhideWhenUsed/>
    <w:qFormat/>
    <w:rsid w:val="00127346"/>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127346"/>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semiHidden/>
    <w:unhideWhenUsed/>
    <w:qFormat/>
    <w:rsid w:val="00A77D67"/>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E2F17"/>
    <w:rPr>
      <w:color w:val="0563C1" w:themeColor="hyperlink"/>
      <w:u w:val="single"/>
    </w:rPr>
  </w:style>
  <w:style w:type="character" w:styleId="CommentReference">
    <w:name w:val="annotation reference"/>
    <w:basedOn w:val="DefaultParagraphFont"/>
    <w:uiPriority w:val="99"/>
    <w:semiHidden/>
    <w:unhideWhenUsed/>
    <w:rsid w:val="000E2F17"/>
    <w:rPr>
      <w:sz w:val="16"/>
      <w:szCs w:val="16"/>
    </w:rPr>
  </w:style>
  <w:style w:type="paragraph" w:styleId="CommentText">
    <w:name w:val="annotation text"/>
    <w:basedOn w:val="Normal"/>
    <w:link w:val="CommentTextChar"/>
    <w:uiPriority w:val="99"/>
    <w:unhideWhenUsed/>
    <w:rsid w:val="000E2F17"/>
    <w:rPr>
      <w:sz w:val="20"/>
      <w:szCs w:val="20"/>
    </w:rPr>
  </w:style>
  <w:style w:type="character" w:customStyle="1" w:styleId="CommentTextChar">
    <w:name w:val="Comment Text Char"/>
    <w:basedOn w:val="DefaultParagraphFont"/>
    <w:link w:val="CommentText"/>
    <w:uiPriority w:val="99"/>
    <w:rsid w:val="000E2F17"/>
    <w:rPr>
      <w:rFonts w:ascii="Times New Roman" w:eastAsiaTheme="minorEastAsia" w:hAnsi="Times New Roman" w:cs="Times New Roman"/>
      <w:sz w:val="20"/>
      <w:szCs w:val="20"/>
    </w:rPr>
  </w:style>
  <w:style w:type="paragraph" w:styleId="BalloonText">
    <w:name w:val="Balloon Text"/>
    <w:basedOn w:val="Normal"/>
    <w:link w:val="BalloonTextChar"/>
    <w:uiPriority w:val="99"/>
    <w:semiHidden/>
    <w:unhideWhenUsed/>
    <w:rsid w:val="000E2F1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E2F17"/>
    <w:rPr>
      <w:rFonts w:ascii="Segoe UI" w:eastAsiaTheme="minorEastAsia" w:hAnsi="Segoe UI" w:cs="Segoe UI"/>
      <w:sz w:val="18"/>
      <w:szCs w:val="18"/>
    </w:rPr>
  </w:style>
  <w:style w:type="paragraph" w:customStyle="1" w:styleId="TimesCAPS">
    <w:name w:val="Times CAPS"/>
    <w:basedOn w:val="Normal"/>
    <w:link w:val="TimesCAPSChar"/>
    <w:qFormat/>
    <w:rsid w:val="0021521C"/>
    <w:pPr>
      <w:jc w:val="center"/>
    </w:pPr>
    <w:rPr>
      <w:rFonts w:eastAsia="Times New Roman"/>
      <w:b/>
    </w:rPr>
  </w:style>
  <w:style w:type="character" w:customStyle="1" w:styleId="TimesCAPSChar">
    <w:name w:val="Times CAPS Char"/>
    <w:basedOn w:val="DefaultParagraphFont"/>
    <w:link w:val="TimesCAPS"/>
    <w:rsid w:val="0021521C"/>
    <w:rPr>
      <w:rFonts w:ascii="Times New Roman" w:eastAsia="Times New Roman" w:hAnsi="Times New Roman" w:cs="Times New Roman"/>
      <w:b/>
      <w:sz w:val="24"/>
      <w:szCs w:val="24"/>
    </w:rPr>
  </w:style>
  <w:style w:type="paragraph" w:styleId="BodyText">
    <w:name w:val="Body Text"/>
    <w:basedOn w:val="Normal"/>
    <w:link w:val="BodyTextChar"/>
    <w:semiHidden/>
    <w:rsid w:val="00A228EC"/>
    <w:pPr>
      <w:widowControl w:val="0"/>
      <w:autoSpaceDE w:val="0"/>
      <w:autoSpaceDN w:val="0"/>
      <w:adjustRightInd w:val="0"/>
    </w:pPr>
    <w:rPr>
      <w:rFonts w:eastAsia="Times New Roman"/>
    </w:rPr>
  </w:style>
  <w:style w:type="character" w:customStyle="1" w:styleId="BodyTextChar">
    <w:name w:val="Body Text Char"/>
    <w:basedOn w:val="DefaultParagraphFont"/>
    <w:link w:val="BodyText"/>
    <w:semiHidden/>
    <w:rsid w:val="00A228EC"/>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7C4DEC"/>
    <w:rPr>
      <w:rFonts w:ascii="Times New Roman" w:eastAsia="Times New Roman" w:hAnsi="Times New Roman" w:cs="Times New Roman"/>
      <w:b/>
      <w:bCs/>
      <w:sz w:val="24"/>
      <w:szCs w:val="24"/>
    </w:rPr>
  </w:style>
  <w:style w:type="paragraph" w:styleId="ListParagraph">
    <w:name w:val="List Paragraph"/>
    <w:basedOn w:val="Normal"/>
    <w:uiPriority w:val="34"/>
    <w:qFormat/>
    <w:rsid w:val="003431EF"/>
    <w:pPr>
      <w:ind w:left="720"/>
      <w:contextualSpacing/>
    </w:pPr>
  </w:style>
  <w:style w:type="character" w:styleId="UnresolvedMention">
    <w:name w:val="Unresolved Mention"/>
    <w:basedOn w:val="DefaultParagraphFont"/>
    <w:uiPriority w:val="99"/>
    <w:semiHidden/>
    <w:unhideWhenUsed/>
    <w:rsid w:val="006E794C"/>
    <w:rPr>
      <w:color w:val="605E5C"/>
      <w:shd w:val="clear" w:color="auto" w:fill="E1DFDD"/>
    </w:rPr>
  </w:style>
  <w:style w:type="paragraph" w:styleId="Revision">
    <w:name w:val="Revision"/>
    <w:hidden/>
    <w:uiPriority w:val="99"/>
    <w:semiHidden/>
    <w:rsid w:val="00955FB6"/>
    <w:rPr>
      <w:rFonts w:ascii="Times New Roman" w:eastAsiaTheme="minorEastAsia" w:hAnsi="Times New Roman" w:cs="Times New Roman"/>
      <w:sz w:val="24"/>
      <w:szCs w:val="24"/>
    </w:rPr>
  </w:style>
  <w:style w:type="paragraph" w:styleId="CommentSubject">
    <w:name w:val="annotation subject"/>
    <w:basedOn w:val="CommentText"/>
    <w:next w:val="CommentText"/>
    <w:link w:val="CommentSubjectChar"/>
    <w:uiPriority w:val="99"/>
    <w:semiHidden/>
    <w:unhideWhenUsed/>
    <w:rsid w:val="00955FB6"/>
    <w:rPr>
      <w:b/>
      <w:bCs/>
    </w:rPr>
  </w:style>
  <w:style w:type="character" w:customStyle="1" w:styleId="CommentSubjectChar">
    <w:name w:val="Comment Subject Char"/>
    <w:basedOn w:val="CommentTextChar"/>
    <w:link w:val="CommentSubject"/>
    <w:uiPriority w:val="99"/>
    <w:semiHidden/>
    <w:rsid w:val="00955FB6"/>
    <w:rPr>
      <w:rFonts w:ascii="Times New Roman" w:eastAsiaTheme="minorEastAsia" w:hAnsi="Times New Roman" w:cs="Times New Roman"/>
      <w:b/>
      <w:bCs/>
      <w:sz w:val="20"/>
      <w:szCs w:val="20"/>
    </w:rPr>
  </w:style>
  <w:style w:type="character" w:customStyle="1" w:styleId="Heading2Char">
    <w:name w:val="Heading 2 Char"/>
    <w:basedOn w:val="DefaultParagraphFont"/>
    <w:link w:val="Heading2"/>
    <w:uiPriority w:val="9"/>
    <w:semiHidden/>
    <w:rsid w:val="00127346"/>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127346"/>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A77D67"/>
    <w:rPr>
      <w:rFonts w:asciiTheme="majorHAnsi" w:eastAsiaTheme="majorEastAsia" w:hAnsiTheme="majorHAnsi" w:cstheme="majorBidi"/>
      <w:i/>
      <w:iCs/>
      <w:color w:val="2E74B5" w:themeColor="accent1" w:themeShade="BF"/>
      <w:sz w:val="24"/>
      <w:szCs w:val="24"/>
    </w:rPr>
  </w:style>
  <w:style w:type="paragraph" w:customStyle="1" w:styleId="Default">
    <w:name w:val="Default"/>
    <w:rsid w:val="0015238A"/>
    <w:pPr>
      <w:autoSpaceDE w:val="0"/>
      <w:autoSpaceDN w:val="0"/>
      <w:adjustRightInd w:val="0"/>
    </w:pPr>
    <w:rPr>
      <w:rFonts w:ascii="Times New Roman" w:hAnsi="Times New Roman" w:cs="Times New Roman"/>
      <w:color w:val="000000"/>
      <w:sz w:val="24"/>
      <w:szCs w:val="24"/>
    </w:rPr>
  </w:style>
  <w:style w:type="paragraph" w:styleId="NormalWeb">
    <w:name w:val="Normal (Web)"/>
    <w:basedOn w:val="Normal"/>
    <w:uiPriority w:val="99"/>
    <w:semiHidden/>
    <w:unhideWhenUsed/>
    <w:rsid w:val="00170EB0"/>
  </w:style>
  <w:style w:type="paragraph" w:styleId="Header">
    <w:name w:val="header"/>
    <w:basedOn w:val="Normal"/>
    <w:link w:val="HeaderChar"/>
    <w:uiPriority w:val="99"/>
    <w:unhideWhenUsed/>
    <w:rsid w:val="009A28AB"/>
    <w:pPr>
      <w:tabs>
        <w:tab w:val="center" w:pos="4680"/>
        <w:tab w:val="right" w:pos="9360"/>
      </w:tabs>
    </w:pPr>
  </w:style>
  <w:style w:type="character" w:customStyle="1" w:styleId="HeaderChar">
    <w:name w:val="Header Char"/>
    <w:basedOn w:val="DefaultParagraphFont"/>
    <w:link w:val="Header"/>
    <w:uiPriority w:val="99"/>
    <w:rsid w:val="009A28AB"/>
    <w:rPr>
      <w:rFonts w:ascii="Times New Roman" w:eastAsiaTheme="minorEastAsia" w:hAnsi="Times New Roman" w:cs="Times New Roman"/>
      <w:sz w:val="24"/>
      <w:szCs w:val="24"/>
    </w:rPr>
  </w:style>
  <w:style w:type="paragraph" w:styleId="Footer">
    <w:name w:val="footer"/>
    <w:basedOn w:val="Normal"/>
    <w:link w:val="FooterChar"/>
    <w:uiPriority w:val="99"/>
    <w:unhideWhenUsed/>
    <w:rsid w:val="009A28AB"/>
    <w:pPr>
      <w:tabs>
        <w:tab w:val="center" w:pos="4680"/>
        <w:tab w:val="right" w:pos="9360"/>
      </w:tabs>
    </w:pPr>
  </w:style>
  <w:style w:type="character" w:customStyle="1" w:styleId="FooterChar">
    <w:name w:val="Footer Char"/>
    <w:basedOn w:val="DefaultParagraphFont"/>
    <w:link w:val="Footer"/>
    <w:uiPriority w:val="99"/>
    <w:rsid w:val="009A28AB"/>
    <w:rPr>
      <w:rFonts w:ascii="Times New Roman" w:eastAsiaTheme="minorEastAsia" w:hAnsi="Times New Roman" w:cs="Times New Roman"/>
      <w:sz w:val="24"/>
      <w:szCs w:val="24"/>
    </w:rPr>
  </w:style>
  <w:style w:type="character" w:customStyle="1" w:styleId="cf01">
    <w:name w:val="cf01"/>
    <w:basedOn w:val="DefaultParagraphFont"/>
    <w:rsid w:val="00FA6761"/>
    <w:rPr>
      <w:rFonts w:ascii="Segoe UI" w:hAnsi="Segoe UI" w:cs="Segoe UI" w:hint="default"/>
      <w:sz w:val="18"/>
      <w:szCs w:val="18"/>
    </w:rPr>
  </w:style>
  <w:style w:type="character" w:styleId="LineNumber">
    <w:name w:val="line number"/>
    <w:basedOn w:val="DefaultParagraphFont"/>
    <w:uiPriority w:val="99"/>
    <w:semiHidden/>
    <w:unhideWhenUsed/>
    <w:rsid w:val="00613FB6"/>
  </w:style>
  <w:style w:type="table" w:customStyle="1" w:styleId="Table">
    <w:name w:val="Table"/>
    <w:semiHidden/>
    <w:unhideWhenUsed/>
    <w:qFormat/>
    <w:rsid w:val="00DA742D"/>
    <w:pPr>
      <w:spacing w:after="200"/>
    </w:pPr>
    <w:rPr>
      <w:sz w:val="24"/>
      <w:szCs w:val="24"/>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995407">
      <w:bodyDiv w:val="1"/>
      <w:marLeft w:val="0"/>
      <w:marRight w:val="0"/>
      <w:marTop w:val="0"/>
      <w:marBottom w:val="0"/>
      <w:divBdr>
        <w:top w:val="none" w:sz="0" w:space="0" w:color="auto"/>
        <w:left w:val="none" w:sz="0" w:space="0" w:color="auto"/>
        <w:bottom w:val="none" w:sz="0" w:space="0" w:color="auto"/>
        <w:right w:val="none" w:sz="0" w:space="0" w:color="auto"/>
      </w:divBdr>
    </w:div>
    <w:div w:id="12728445">
      <w:bodyDiv w:val="1"/>
      <w:marLeft w:val="0"/>
      <w:marRight w:val="0"/>
      <w:marTop w:val="0"/>
      <w:marBottom w:val="0"/>
      <w:divBdr>
        <w:top w:val="none" w:sz="0" w:space="0" w:color="auto"/>
        <w:left w:val="none" w:sz="0" w:space="0" w:color="auto"/>
        <w:bottom w:val="none" w:sz="0" w:space="0" w:color="auto"/>
        <w:right w:val="none" w:sz="0" w:space="0" w:color="auto"/>
      </w:divBdr>
    </w:div>
    <w:div w:id="13919609">
      <w:bodyDiv w:val="1"/>
      <w:marLeft w:val="0"/>
      <w:marRight w:val="0"/>
      <w:marTop w:val="0"/>
      <w:marBottom w:val="0"/>
      <w:divBdr>
        <w:top w:val="none" w:sz="0" w:space="0" w:color="auto"/>
        <w:left w:val="none" w:sz="0" w:space="0" w:color="auto"/>
        <w:bottom w:val="none" w:sz="0" w:space="0" w:color="auto"/>
        <w:right w:val="none" w:sz="0" w:space="0" w:color="auto"/>
      </w:divBdr>
    </w:div>
    <w:div w:id="23991619">
      <w:bodyDiv w:val="1"/>
      <w:marLeft w:val="0"/>
      <w:marRight w:val="0"/>
      <w:marTop w:val="0"/>
      <w:marBottom w:val="0"/>
      <w:divBdr>
        <w:top w:val="none" w:sz="0" w:space="0" w:color="auto"/>
        <w:left w:val="none" w:sz="0" w:space="0" w:color="auto"/>
        <w:bottom w:val="none" w:sz="0" w:space="0" w:color="auto"/>
        <w:right w:val="none" w:sz="0" w:space="0" w:color="auto"/>
      </w:divBdr>
      <w:divsChild>
        <w:div w:id="509837301">
          <w:marLeft w:val="0"/>
          <w:marRight w:val="0"/>
          <w:marTop w:val="0"/>
          <w:marBottom w:val="0"/>
          <w:divBdr>
            <w:top w:val="none" w:sz="0" w:space="0" w:color="auto"/>
            <w:left w:val="none" w:sz="0" w:space="0" w:color="auto"/>
            <w:bottom w:val="none" w:sz="0" w:space="0" w:color="auto"/>
            <w:right w:val="none" w:sz="0" w:space="0" w:color="auto"/>
          </w:divBdr>
        </w:div>
        <w:div w:id="296225269">
          <w:marLeft w:val="0"/>
          <w:marRight w:val="0"/>
          <w:marTop w:val="0"/>
          <w:marBottom w:val="0"/>
          <w:divBdr>
            <w:top w:val="none" w:sz="0" w:space="0" w:color="auto"/>
            <w:left w:val="none" w:sz="0" w:space="0" w:color="auto"/>
            <w:bottom w:val="none" w:sz="0" w:space="0" w:color="auto"/>
            <w:right w:val="none" w:sz="0" w:space="0" w:color="auto"/>
          </w:divBdr>
        </w:div>
      </w:divsChild>
    </w:div>
    <w:div w:id="62607712">
      <w:bodyDiv w:val="1"/>
      <w:marLeft w:val="0"/>
      <w:marRight w:val="0"/>
      <w:marTop w:val="0"/>
      <w:marBottom w:val="0"/>
      <w:divBdr>
        <w:top w:val="none" w:sz="0" w:space="0" w:color="auto"/>
        <w:left w:val="none" w:sz="0" w:space="0" w:color="auto"/>
        <w:bottom w:val="none" w:sz="0" w:space="0" w:color="auto"/>
        <w:right w:val="none" w:sz="0" w:space="0" w:color="auto"/>
      </w:divBdr>
      <w:divsChild>
        <w:div w:id="640842143">
          <w:marLeft w:val="0"/>
          <w:marRight w:val="0"/>
          <w:marTop w:val="0"/>
          <w:marBottom w:val="0"/>
          <w:divBdr>
            <w:top w:val="none" w:sz="0" w:space="0" w:color="auto"/>
            <w:left w:val="none" w:sz="0" w:space="0" w:color="auto"/>
            <w:bottom w:val="none" w:sz="0" w:space="0" w:color="auto"/>
            <w:right w:val="none" w:sz="0" w:space="0" w:color="auto"/>
          </w:divBdr>
        </w:div>
      </w:divsChild>
    </w:div>
    <w:div w:id="71509611">
      <w:bodyDiv w:val="1"/>
      <w:marLeft w:val="0"/>
      <w:marRight w:val="0"/>
      <w:marTop w:val="0"/>
      <w:marBottom w:val="0"/>
      <w:divBdr>
        <w:top w:val="none" w:sz="0" w:space="0" w:color="auto"/>
        <w:left w:val="none" w:sz="0" w:space="0" w:color="auto"/>
        <w:bottom w:val="none" w:sz="0" w:space="0" w:color="auto"/>
        <w:right w:val="none" w:sz="0" w:space="0" w:color="auto"/>
      </w:divBdr>
    </w:div>
    <w:div w:id="82528883">
      <w:bodyDiv w:val="1"/>
      <w:marLeft w:val="0"/>
      <w:marRight w:val="0"/>
      <w:marTop w:val="0"/>
      <w:marBottom w:val="0"/>
      <w:divBdr>
        <w:top w:val="none" w:sz="0" w:space="0" w:color="auto"/>
        <w:left w:val="none" w:sz="0" w:space="0" w:color="auto"/>
        <w:bottom w:val="none" w:sz="0" w:space="0" w:color="auto"/>
        <w:right w:val="none" w:sz="0" w:space="0" w:color="auto"/>
      </w:divBdr>
    </w:div>
    <w:div w:id="116916303">
      <w:bodyDiv w:val="1"/>
      <w:marLeft w:val="0"/>
      <w:marRight w:val="0"/>
      <w:marTop w:val="0"/>
      <w:marBottom w:val="0"/>
      <w:divBdr>
        <w:top w:val="none" w:sz="0" w:space="0" w:color="auto"/>
        <w:left w:val="none" w:sz="0" w:space="0" w:color="auto"/>
        <w:bottom w:val="none" w:sz="0" w:space="0" w:color="auto"/>
        <w:right w:val="none" w:sz="0" w:space="0" w:color="auto"/>
      </w:divBdr>
    </w:div>
    <w:div w:id="140657147">
      <w:bodyDiv w:val="1"/>
      <w:marLeft w:val="0"/>
      <w:marRight w:val="0"/>
      <w:marTop w:val="0"/>
      <w:marBottom w:val="0"/>
      <w:divBdr>
        <w:top w:val="none" w:sz="0" w:space="0" w:color="auto"/>
        <w:left w:val="none" w:sz="0" w:space="0" w:color="auto"/>
        <w:bottom w:val="none" w:sz="0" w:space="0" w:color="auto"/>
        <w:right w:val="none" w:sz="0" w:space="0" w:color="auto"/>
      </w:divBdr>
    </w:div>
    <w:div w:id="195777790">
      <w:bodyDiv w:val="1"/>
      <w:marLeft w:val="0"/>
      <w:marRight w:val="0"/>
      <w:marTop w:val="0"/>
      <w:marBottom w:val="0"/>
      <w:divBdr>
        <w:top w:val="none" w:sz="0" w:space="0" w:color="auto"/>
        <w:left w:val="none" w:sz="0" w:space="0" w:color="auto"/>
        <w:bottom w:val="none" w:sz="0" w:space="0" w:color="auto"/>
        <w:right w:val="none" w:sz="0" w:space="0" w:color="auto"/>
      </w:divBdr>
    </w:div>
    <w:div w:id="199434859">
      <w:bodyDiv w:val="1"/>
      <w:marLeft w:val="0"/>
      <w:marRight w:val="0"/>
      <w:marTop w:val="0"/>
      <w:marBottom w:val="0"/>
      <w:divBdr>
        <w:top w:val="none" w:sz="0" w:space="0" w:color="auto"/>
        <w:left w:val="none" w:sz="0" w:space="0" w:color="auto"/>
        <w:bottom w:val="none" w:sz="0" w:space="0" w:color="auto"/>
        <w:right w:val="none" w:sz="0" w:space="0" w:color="auto"/>
      </w:divBdr>
    </w:div>
    <w:div w:id="219093451">
      <w:bodyDiv w:val="1"/>
      <w:marLeft w:val="0"/>
      <w:marRight w:val="0"/>
      <w:marTop w:val="0"/>
      <w:marBottom w:val="0"/>
      <w:divBdr>
        <w:top w:val="none" w:sz="0" w:space="0" w:color="auto"/>
        <w:left w:val="none" w:sz="0" w:space="0" w:color="auto"/>
        <w:bottom w:val="none" w:sz="0" w:space="0" w:color="auto"/>
        <w:right w:val="none" w:sz="0" w:space="0" w:color="auto"/>
      </w:divBdr>
    </w:div>
    <w:div w:id="248540131">
      <w:bodyDiv w:val="1"/>
      <w:marLeft w:val="0"/>
      <w:marRight w:val="0"/>
      <w:marTop w:val="0"/>
      <w:marBottom w:val="0"/>
      <w:divBdr>
        <w:top w:val="none" w:sz="0" w:space="0" w:color="auto"/>
        <w:left w:val="none" w:sz="0" w:space="0" w:color="auto"/>
        <w:bottom w:val="none" w:sz="0" w:space="0" w:color="auto"/>
        <w:right w:val="none" w:sz="0" w:space="0" w:color="auto"/>
      </w:divBdr>
    </w:div>
    <w:div w:id="255132867">
      <w:bodyDiv w:val="1"/>
      <w:marLeft w:val="0"/>
      <w:marRight w:val="0"/>
      <w:marTop w:val="0"/>
      <w:marBottom w:val="0"/>
      <w:divBdr>
        <w:top w:val="none" w:sz="0" w:space="0" w:color="auto"/>
        <w:left w:val="none" w:sz="0" w:space="0" w:color="auto"/>
        <w:bottom w:val="none" w:sz="0" w:space="0" w:color="auto"/>
        <w:right w:val="none" w:sz="0" w:space="0" w:color="auto"/>
      </w:divBdr>
    </w:div>
    <w:div w:id="290677422">
      <w:bodyDiv w:val="1"/>
      <w:marLeft w:val="0"/>
      <w:marRight w:val="0"/>
      <w:marTop w:val="0"/>
      <w:marBottom w:val="0"/>
      <w:divBdr>
        <w:top w:val="none" w:sz="0" w:space="0" w:color="auto"/>
        <w:left w:val="none" w:sz="0" w:space="0" w:color="auto"/>
        <w:bottom w:val="none" w:sz="0" w:space="0" w:color="auto"/>
        <w:right w:val="none" w:sz="0" w:space="0" w:color="auto"/>
      </w:divBdr>
    </w:div>
    <w:div w:id="314842642">
      <w:bodyDiv w:val="1"/>
      <w:marLeft w:val="0"/>
      <w:marRight w:val="0"/>
      <w:marTop w:val="0"/>
      <w:marBottom w:val="0"/>
      <w:divBdr>
        <w:top w:val="none" w:sz="0" w:space="0" w:color="auto"/>
        <w:left w:val="none" w:sz="0" w:space="0" w:color="auto"/>
        <w:bottom w:val="none" w:sz="0" w:space="0" w:color="auto"/>
        <w:right w:val="none" w:sz="0" w:space="0" w:color="auto"/>
      </w:divBdr>
    </w:div>
    <w:div w:id="377317626">
      <w:bodyDiv w:val="1"/>
      <w:marLeft w:val="0"/>
      <w:marRight w:val="0"/>
      <w:marTop w:val="0"/>
      <w:marBottom w:val="0"/>
      <w:divBdr>
        <w:top w:val="none" w:sz="0" w:space="0" w:color="auto"/>
        <w:left w:val="none" w:sz="0" w:space="0" w:color="auto"/>
        <w:bottom w:val="none" w:sz="0" w:space="0" w:color="auto"/>
        <w:right w:val="none" w:sz="0" w:space="0" w:color="auto"/>
      </w:divBdr>
    </w:div>
    <w:div w:id="397436673">
      <w:bodyDiv w:val="1"/>
      <w:marLeft w:val="0"/>
      <w:marRight w:val="0"/>
      <w:marTop w:val="0"/>
      <w:marBottom w:val="0"/>
      <w:divBdr>
        <w:top w:val="none" w:sz="0" w:space="0" w:color="auto"/>
        <w:left w:val="none" w:sz="0" w:space="0" w:color="auto"/>
        <w:bottom w:val="none" w:sz="0" w:space="0" w:color="auto"/>
        <w:right w:val="none" w:sz="0" w:space="0" w:color="auto"/>
      </w:divBdr>
    </w:div>
    <w:div w:id="411776762">
      <w:bodyDiv w:val="1"/>
      <w:marLeft w:val="0"/>
      <w:marRight w:val="0"/>
      <w:marTop w:val="0"/>
      <w:marBottom w:val="0"/>
      <w:divBdr>
        <w:top w:val="none" w:sz="0" w:space="0" w:color="auto"/>
        <w:left w:val="none" w:sz="0" w:space="0" w:color="auto"/>
        <w:bottom w:val="none" w:sz="0" w:space="0" w:color="auto"/>
        <w:right w:val="none" w:sz="0" w:space="0" w:color="auto"/>
      </w:divBdr>
    </w:div>
    <w:div w:id="420033137">
      <w:bodyDiv w:val="1"/>
      <w:marLeft w:val="0"/>
      <w:marRight w:val="0"/>
      <w:marTop w:val="0"/>
      <w:marBottom w:val="0"/>
      <w:divBdr>
        <w:top w:val="none" w:sz="0" w:space="0" w:color="auto"/>
        <w:left w:val="none" w:sz="0" w:space="0" w:color="auto"/>
        <w:bottom w:val="none" w:sz="0" w:space="0" w:color="auto"/>
        <w:right w:val="none" w:sz="0" w:space="0" w:color="auto"/>
      </w:divBdr>
    </w:div>
    <w:div w:id="437457054">
      <w:bodyDiv w:val="1"/>
      <w:marLeft w:val="0"/>
      <w:marRight w:val="0"/>
      <w:marTop w:val="0"/>
      <w:marBottom w:val="0"/>
      <w:divBdr>
        <w:top w:val="none" w:sz="0" w:space="0" w:color="auto"/>
        <w:left w:val="none" w:sz="0" w:space="0" w:color="auto"/>
        <w:bottom w:val="none" w:sz="0" w:space="0" w:color="auto"/>
        <w:right w:val="none" w:sz="0" w:space="0" w:color="auto"/>
      </w:divBdr>
    </w:div>
    <w:div w:id="443041697">
      <w:bodyDiv w:val="1"/>
      <w:marLeft w:val="0"/>
      <w:marRight w:val="0"/>
      <w:marTop w:val="0"/>
      <w:marBottom w:val="0"/>
      <w:divBdr>
        <w:top w:val="none" w:sz="0" w:space="0" w:color="auto"/>
        <w:left w:val="none" w:sz="0" w:space="0" w:color="auto"/>
        <w:bottom w:val="none" w:sz="0" w:space="0" w:color="auto"/>
        <w:right w:val="none" w:sz="0" w:space="0" w:color="auto"/>
      </w:divBdr>
    </w:div>
    <w:div w:id="448282166">
      <w:bodyDiv w:val="1"/>
      <w:marLeft w:val="0"/>
      <w:marRight w:val="0"/>
      <w:marTop w:val="0"/>
      <w:marBottom w:val="0"/>
      <w:divBdr>
        <w:top w:val="none" w:sz="0" w:space="0" w:color="auto"/>
        <w:left w:val="none" w:sz="0" w:space="0" w:color="auto"/>
        <w:bottom w:val="none" w:sz="0" w:space="0" w:color="auto"/>
        <w:right w:val="none" w:sz="0" w:space="0" w:color="auto"/>
      </w:divBdr>
    </w:div>
    <w:div w:id="461122031">
      <w:bodyDiv w:val="1"/>
      <w:marLeft w:val="0"/>
      <w:marRight w:val="0"/>
      <w:marTop w:val="0"/>
      <w:marBottom w:val="0"/>
      <w:divBdr>
        <w:top w:val="none" w:sz="0" w:space="0" w:color="auto"/>
        <w:left w:val="none" w:sz="0" w:space="0" w:color="auto"/>
        <w:bottom w:val="none" w:sz="0" w:space="0" w:color="auto"/>
        <w:right w:val="none" w:sz="0" w:space="0" w:color="auto"/>
      </w:divBdr>
    </w:div>
    <w:div w:id="485321388">
      <w:bodyDiv w:val="1"/>
      <w:marLeft w:val="0"/>
      <w:marRight w:val="0"/>
      <w:marTop w:val="0"/>
      <w:marBottom w:val="0"/>
      <w:divBdr>
        <w:top w:val="none" w:sz="0" w:space="0" w:color="auto"/>
        <w:left w:val="none" w:sz="0" w:space="0" w:color="auto"/>
        <w:bottom w:val="none" w:sz="0" w:space="0" w:color="auto"/>
        <w:right w:val="none" w:sz="0" w:space="0" w:color="auto"/>
      </w:divBdr>
    </w:div>
    <w:div w:id="532763818">
      <w:bodyDiv w:val="1"/>
      <w:marLeft w:val="0"/>
      <w:marRight w:val="0"/>
      <w:marTop w:val="0"/>
      <w:marBottom w:val="0"/>
      <w:divBdr>
        <w:top w:val="none" w:sz="0" w:space="0" w:color="auto"/>
        <w:left w:val="none" w:sz="0" w:space="0" w:color="auto"/>
        <w:bottom w:val="none" w:sz="0" w:space="0" w:color="auto"/>
        <w:right w:val="none" w:sz="0" w:space="0" w:color="auto"/>
      </w:divBdr>
    </w:div>
    <w:div w:id="560554562">
      <w:bodyDiv w:val="1"/>
      <w:marLeft w:val="0"/>
      <w:marRight w:val="0"/>
      <w:marTop w:val="0"/>
      <w:marBottom w:val="0"/>
      <w:divBdr>
        <w:top w:val="none" w:sz="0" w:space="0" w:color="auto"/>
        <w:left w:val="none" w:sz="0" w:space="0" w:color="auto"/>
        <w:bottom w:val="none" w:sz="0" w:space="0" w:color="auto"/>
        <w:right w:val="none" w:sz="0" w:space="0" w:color="auto"/>
      </w:divBdr>
    </w:div>
    <w:div w:id="597103510">
      <w:bodyDiv w:val="1"/>
      <w:marLeft w:val="0"/>
      <w:marRight w:val="0"/>
      <w:marTop w:val="0"/>
      <w:marBottom w:val="0"/>
      <w:divBdr>
        <w:top w:val="none" w:sz="0" w:space="0" w:color="auto"/>
        <w:left w:val="none" w:sz="0" w:space="0" w:color="auto"/>
        <w:bottom w:val="none" w:sz="0" w:space="0" w:color="auto"/>
        <w:right w:val="none" w:sz="0" w:space="0" w:color="auto"/>
      </w:divBdr>
      <w:divsChild>
        <w:div w:id="1877042771">
          <w:marLeft w:val="0"/>
          <w:marRight w:val="0"/>
          <w:marTop w:val="0"/>
          <w:marBottom w:val="0"/>
          <w:divBdr>
            <w:top w:val="none" w:sz="0" w:space="0" w:color="auto"/>
            <w:left w:val="none" w:sz="0" w:space="0" w:color="auto"/>
            <w:bottom w:val="none" w:sz="0" w:space="0" w:color="auto"/>
            <w:right w:val="none" w:sz="0" w:space="0" w:color="auto"/>
          </w:divBdr>
        </w:div>
      </w:divsChild>
    </w:div>
    <w:div w:id="621033448">
      <w:bodyDiv w:val="1"/>
      <w:marLeft w:val="0"/>
      <w:marRight w:val="0"/>
      <w:marTop w:val="0"/>
      <w:marBottom w:val="0"/>
      <w:divBdr>
        <w:top w:val="none" w:sz="0" w:space="0" w:color="auto"/>
        <w:left w:val="none" w:sz="0" w:space="0" w:color="auto"/>
        <w:bottom w:val="none" w:sz="0" w:space="0" w:color="auto"/>
        <w:right w:val="none" w:sz="0" w:space="0" w:color="auto"/>
      </w:divBdr>
    </w:div>
    <w:div w:id="635649494">
      <w:bodyDiv w:val="1"/>
      <w:marLeft w:val="0"/>
      <w:marRight w:val="0"/>
      <w:marTop w:val="0"/>
      <w:marBottom w:val="0"/>
      <w:divBdr>
        <w:top w:val="none" w:sz="0" w:space="0" w:color="auto"/>
        <w:left w:val="none" w:sz="0" w:space="0" w:color="auto"/>
        <w:bottom w:val="none" w:sz="0" w:space="0" w:color="auto"/>
        <w:right w:val="none" w:sz="0" w:space="0" w:color="auto"/>
      </w:divBdr>
    </w:div>
    <w:div w:id="647318230">
      <w:bodyDiv w:val="1"/>
      <w:marLeft w:val="0"/>
      <w:marRight w:val="0"/>
      <w:marTop w:val="0"/>
      <w:marBottom w:val="0"/>
      <w:divBdr>
        <w:top w:val="none" w:sz="0" w:space="0" w:color="auto"/>
        <w:left w:val="none" w:sz="0" w:space="0" w:color="auto"/>
        <w:bottom w:val="none" w:sz="0" w:space="0" w:color="auto"/>
        <w:right w:val="none" w:sz="0" w:space="0" w:color="auto"/>
      </w:divBdr>
      <w:divsChild>
        <w:div w:id="577176943">
          <w:marLeft w:val="0"/>
          <w:marRight w:val="0"/>
          <w:marTop w:val="0"/>
          <w:marBottom w:val="0"/>
          <w:divBdr>
            <w:top w:val="none" w:sz="0" w:space="0" w:color="auto"/>
            <w:left w:val="none" w:sz="0" w:space="0" w:color="auto"/>
            <w:bottom w:val="none" w:sz="0" w:space="0" w:color="auto"/>
            <w:right w:val="none" w:sz="0" w:space="0" w:color="auto"/>
          </w:divBdr>
        </w:div>
        <w:div w:id="2077975643">
          <w:marLeft w:val="0"/>
          <w:marRight w:val="0"/>
          <w:marTop w:val="0"/>
          <w:marBottom w:val="0"/>
          <w:divBdr>
            <w:top w:val="none" w:sz="0" w:space="0" w:color="auto"/>
            <w:left w:val="none" w:sz="0" w:space="0" w:color="auto"/>
            <w:bottom w:val="none" w:sz="0" w:space="0" w:color="auto"/>
            <w:right w:val="none" w:sz="0" w:space="0" w:color="auto"/>
          </w:divBdr>
        </w:div>
      </w:divsChild>
    </w:div>
    <w:div w:id="655836997">
      <w:bodyDiv w:val="1"/>
      <w:marLeft w:val="0"/>
      <w:marRight w:val="0"/>
      <w:marTop w:val="0"/>
      <w:marBottom w:val="0"/>
      <w:divBdr>
        <w:top w:val="none" w:sz="0" w:space="0" w:color="auto"/>
        <w:left w:val="none" w:sz="0" w:space="0" w:color="auto"/>
        <w:bottom w:val="none" w:sz="0" w:space="0" w:color="auto"/>
        <w:right w:val="none" w:sz="0" w:space="0" w:color="auto"/>
      </w:divBdr>
    </w:div>
    <w:div w:id="668942724">
      <w:bodyDiv w:val="1"/>
      <w:marLeft w:val="0"/>
      <w:marRight w:val="0"/>
      <w:marTop w:val="0"/>
      <w:marBottom w:val="0"/>
      <w:divBdr>
        <w:top w:val="none" w:sz="0" w:space="0" w:color="auto"/>
        <w:left w:val="none" w:sz="0" w:space="0" w:color="auto"/>
        <w:bottom w:val="none" w:sz="0" w:space="0" w:color="auto"/>
        <w:right w:val="none" w:sz="0" w:space="0" w:color="auto"/>
      </w:divBdr>
    </w:div>
    <w:div w:id="670838836">
      <w:bodyDiv w:val="1"/>
      <w:marLeft w:val="0"/>
      <w:marRight w:val="0"/>
      <w:marTop w:val="0"/>
      <w:marBottom w:val="0"/>
      <w:divBdr>
        <w:top w:val="none" w:sz="0" w:space="0" w:color="auto"/>
        <w:left w:val="none" w:sz="0" w:space="0" w:color="auto"/>
        <w:bottom w:val="none" w:sz="0" w:space="0" w:color="auto"/>
        <w:right w:val="none" w:sz="0" w:space="0" w:color="auto"/>
      </w:divBdr>
    </w:div>
    <w:div w:id="693727167">
      <w:bodyDiv w:val="1"/>
      <w:marLeft w:val="0"/>
      <w:marRight w:val="0"/>
      <w:marTop w:val="0"/>
      <w:marBottom w:val="0"/>
      <w:divBdr>
        <w:top w:val="none" w:sz="0" w:space="0" w:color="auto"/>
        <w:left w:val="none" w:sz="0" w:space="0" w:color="auto"/>
        <w:bottom w:val="none" w:sz="0" w:space="0" w:color="auto"/>
        <w:right w:val="none" w:sz="0" w:space="0" w:color="auto"/>
      </w:divBdr>
    </w:div>
    <w:div w:id="707073830">
      <w:bodyDiv w:val="1"/>
      <w:marLeft w:val="0"/>
      <w:marRight w:val="0"/>
      <w:marTop w:val="0"/>
      <w:marBottom w:val="0"/>
      <w:divBdr>
        <w:top w:val="none" w:sz="0" w:space="0" w:color="auto"/>
        <w:left w:val="none" w:sz="0" w:space="0" w:color="auto"/>
        <w:bottom w:val="none" w:sz="0" w:space="0" w:color="auto"/>
        <w:right w:val="none" w:sz="0" w:space="0" w:color="auto"/>
      </w:divBdr>
    </w:div>
    <w:div w:id="727654768">
      <w:bodyDiv w:val="1"/>
      <w:marLeft w:val="0"/>
      <w:marRight w:val="0"/>
      <w:marTop w:val="0"/>
      <w:marBottom w:val="0"/>
      <w:divBdr>
        <w:top w:val="none" w:sz="0" w:space="0" w:color="auto"/>
        <w:left w:val="none" w:sz="0" w:space="0" w:color="auto"/>
        <w:bottom w:val="none" w:sz="0" w:space="0" w:color="auto"/>
        <w:right w:val="none" w:sz="0" w:space="0" w:color="auto"/>
      </w:divBdr>
    </w:div>
    <w:div w:id="731734712">
      <w:bodyDiv w:val="1"/>
      <w:marLeft w:val="0"/>
      <w:marRight w:val="0"/>
      <w:marTop w:val="0"/>
      <w:marBottom w:val="0"/>
      <w:divBdr>
        <w:top w:val="none" w:sz="0" w:space="0" w:color="auto"/>
        <w:left w:val="none" w:sz="0" w:space="0" w:color="auto"/>
        <w:bottom w:val="none" w:sz="0" w:space="0" w:color="auto"/>
        <w:right w:val="none" w:sz="0" w:space="0" w:color="auto"/>
      </w:divBdr>
    </w:div>
    <w:div w:id="751052079">
      <w:bodyDiv w:val="1"/>
      <w:marLeft w:val="0"/>
      <w:marRight w:val="0"/>
      <w:marTop w:val="0"/>
      <w:marBottom w:val="0"/>
      <w:divBdr>
        <w:top w:val="none" w:sz="0" w:space="0" w:color="auto"/>
        <w:left w:val="none" w:sz="0" w:space="0" w:color="auto"/>
        <w:bottom w:val="none" w:sz="0" w:space="0" w:color="auto"/>
        <w:right w:val="none" w:sz="0" w:space="0" w:color="auto"/>
      </w:divBdr>
    </w:div>
    <w:div w:id="761535950">
      <w:bodyDiv w:val="1"/>
      <w:marLeft w:val="0"/>
      <w:marRight w:val="0"/>
      <w:marTop w:val="0"/>
      <w:marBottom w:val="0"/>
      <w:divBdr>
        <w:top w:val="none" w:sz="0" w:space="0" w:color="auto"/>
        <w:left w:val="none" w:sz="0" w:space="0" w:color="auto"/>
        <w:bottom w:val="none" w:sz="0" w:space="0" w:color="auto"/>
        <w:right w:val="none" w:sz="0" w:space="0" w:color="auto"/>
      </w:divBdr>
    </w:div>
    <w:div w:id="807403609">
      <w:bodyDiv w:val="1"/>
      <w:marLeft w:val="0"/>
      <w:marRight w:val="0"/>
      <w:marTop w:val="0"/>
      <w:marBottom w:val="0"/>
      <w:divBdr>
        <w:top w:val="none" w:sz="0" w:space="0" w:color="auto"/>
        <w:left w:val="none" w:sz="0" w:space="0" w:color="auto"/>
        <w:bottom w:val="none" w:sz="0" w:space="0" w:color="auto"/>
        <w:right w:val="none" w:sz="0" w:space="0" w:color="auto"/>
      </w:divBdr>
    </w:div>
    <w:div w:id="808547377">
      <w:bodyDiv w:val="1"/>
      <w:marLeft w:val="0"/>
      <w:marRight w:val="0"/>
      <w:marTop w:val="0"/>
      <w:marBottom w:val="0"/>
      <w:divBdr>
        <w:top w:val="none" w:sz="0" w:space="0" w:color="auto"/>
        <w:left w:val="none" w:sz="0" w:space="0" w:color="auto"/>
        <w:bottom w:val="none" w:sz="0" w:space="0" w:color="auto"/>
        <w:right w:val="none" w:sz="0" w:space="0" w:color="auto"/>
      </w:divBdr>
    </w:div>
    <w:div w:id="808858512">
      <w:bodyDiv w:val="1"/>
      <w:marLeft w:val="0"/>
      <w:marRight w:val="0"/>
      <w:marTop w:val="0"/>
      <w:marBottom w:val="0"/>
      <w:divBdr>
        <w:top w:val="none" w:sz="0" w:space="0" w:color="auto"/>
        <w:left w:val="none" w:sz="0" w:space="0" w:color="auto"/>
        <w:bottom w:val="none" w:sz="0" w:space="0" w:color="auto"/>
        <w:right w:val="none" w:sz="0" w:space="0" w:color="auto"/>
      </w:divBdr>
    </w:div>
    <w:div w:id="811361579">
      <w:bodyDiv w:val="1"/>
      <w:marLeft w:val="0"/>
      <w:marRight w:val="0"/>
      <w:marTop w:val="0"/>
      <w:marBottom w:val="0"/>
      <w:divBdr>
        <w:top w:val="none" w:sz="0" w:space="0" w:color="auto"/>
        <w:left w:val="none" w:sz="0" w:space="0" w:color="auto"/>
        <w:bottom w:val="none" w:sz="0" w:space="0" w:color="auto"/>
        <w:right w:val="none" w:sz="0" w:space="0" w:color="auto"/>
      </w:divBdr>
    </w:div>
    <w:div w:id="823666773">
      <w:bodyDiv w:val="1"/>
      <w:marLeft w:val="0"/>
      <w:marRight w:val="0"/>
      <w:marTop w:val="0"/>
      <w:marBottom w:val="0"/>
      <w:divBdr>
        <w:top w:val="none" w:sz="0" w:space="0" w:color="auto"/>
        <w:left w:val="none" w:sz="0" w:space="0" w:color="auto"/>
        <w:bottom w:val="none" w:sz="0" w:space="0" w:color="auto"/>
        <w:right w:val="none" w:sz="0" w:space="0" w:color="auto"/>
      </w:divBdr>
    </w:div>
    <w:div w:id="835731962">
      <w:bodyDiv w:val="1"/>
      <w:marLeft w:val="0"/>
      <w:marRight w:val="0"/>
      <w:marTop w:val="0"/>
      <w:marBottom w:val="0"/>
      <w:divBdr>
        <w:top w:val="none" w:sz="0" w:space="0" w:color="auto"/>
        <w:left w:val="none" w:sz="0" w:space="0" w:color="auto"/>
        <w:bottom w:val="none" w:sz="0" w:space="0" w:color="auto"/>
        <w:right w:val="none" w:sz="0" w:space="0" w:color="auto"/>
      </w:divBdr>
    </w:div>
    <w:div w:id="846676373">
      <w:bodyDiv w:val="1"/>
      <w:marLeft w:val="0"/>
      <w:marRight w:val="0"/>
      <w:marTop w:val="0"/>
      <w:marBottom w:val="0"/>
      <w:divBdr>
        <w:top w:val="none" w:sz="0" w:space="0" w:color="auto"/>
        <w:left w:val="none" w:sz="0" w:space="0" w:color="auto"/>
        <w:bottom w:val="none" w:sz="0" w:space="0" w:color="auto"/>
        <w:right w:val="none" w:sz="0" w:space="0" w:color="auto"/>
      </w:divBdr>
    </w:div>
    <w:div w:id="855655473">
      <w:bodyDiv w:val="1"/>
      <w:marLeft w:val="0"/>
      <w:marRight w:val="0"/>
      <w:marTop w:val="0"/>
      <w:marBottom w:val="0"/>
      <w:divBdr>
        <w:top w:val="none" w:sz="0" w:space="0" w:color="auto"/>
        <w:left w:val="none" w:sz="0" w:space="0" w:color="auto"/>
        <w:bottom w:val="none" w:sz="0" w:space="0" w:color="auto"/>
        <w:right w:val="none" w:sz="0" w:space="0" w:color="auto"/>
      </w:divBdr>
      <w:divsChild>
        <w:div w:id="2085296113">
          <w:marLeft w:val="0"/>
          <w:marRight w:val="0"/>
          <w:marTop w:val="0"/>
          <w:marBottom w:val="0"/>
          <w:divBdr>
            <w:top w:val="none" w:sz="0" w:space="0" w:color="auto"/>
            <w:left w:val="none" w:sz="0" w:space="0" w:color="auto"/>
            <w:bottom w:val="none" w:sz="0" w:space="0" w:color="auto"/>
            <w:right w:val="none" w:sz="0" w:space="0" w:color="auto"/>
          </w:divBdr>
        </w:div>
        <w:div w:id="362093147">
          <w:marLeft w:val="0"/>
          <w:marRight w:val="0"/>
          <w:marTop w:val="0"/>
          <w:marBottom w:val="0"/>
          <w:divBdr>
            <w:top w:val="none" w:sz="0" w:space="0" w:color="auto"/>
            <w:left w:val="none" w:sz="0" w:space="0" w:color="auto"/>
            <w:bottom w:val="none" w:sz="0" w:space="0" w:color="auto"/>
            <w:right w:val="none" w:sz="0" w:space="0" w:color="auto"/>
          </w:divBdr>
        </w:div>
      </w:divsChild>
    </w:div>
    <w:div w:id="862134642">
      <w:bodyDiv w:val="1"/>
      <w:marLeft w:val="0"/>
      <w:marRight w:val="0"/>
      <w:marTop w:val="0"/>
      <w:marBottom w:val="0"/>
      <w:divBdr>
        <w:top w:val="none" w:sz="0" w:space="0" w:color="auto"/>
        <w:left w:val="none" w:sz="0" w:space="0" w:color="auto"/>
        <w:bottom w:val="none" w:sz="0" w:space="0" w:color="auto"/>
        <w:right w:val="none" w:sz="0" w:space="0" w:color="auto"/>
      </w:divBdr>
      <w:divsChild>
        <w:div w:id="544147948">
          <w:marLeft w:val="0"/>
          <w:marRight w:val="0"/>
          <w:marTop w:val="0"/>
          <w:marBottom w:val="0"/>
          <w:divBdr>
            <w:top w:val="none" w:sz="0" w:space="0" w:color="auto"/>
            <w:left w:val="none" w:sz="0" w:space="0" w:color="auto"/>
            <w:bottom w:val="none" w:sz="0" w:space="0" w:color="auto"/>
            <w:right w:val="none" w:sz="0" w:space="0" w:color="auto"/>
          </w:divBdr>
        </w:div>
      </w:divsChild>
    </w:div>
    <w:div w:id="908271399">
      <w:bodyDiv w:val="1"/>
      <w:marLeft w:val="0"/>
      <w:marRight w:val="0"/>
      <w:marTop w:val="0"/>
      <w:marBottom w:val="0"/>
      <w:divBdr>
        <w:top w:val="none" w:sz="0" w:space="0" w:color="auto"/>
        <w:left w:val="none" w:sz="0" w:space="0" w:color="auto"/>
        <w:bottom w:val="none" w:sz="0" w:space="0" w:color="auto"/>
        <w:right w:val="none" w:sz="0" w:space="0" w:color="auto"/>
      </w:divBdr>
    </w:div>
    <w:div w:id="920288114">
      <w:bodyDiv w:val="1"/>
      <w:marLeft w:val="0"/>
      <w:marRight w:val="0"/>
      <w:marTop w:val="0"/>
      <w:marBottom w:val="0"/>
      <w:divBdr>
        <w:top w:val="none" w:sz="0" w:space="0" w:color="auto"/>
        <w:left w:val="none" w:sz="0" w:space="0" w:color="auto"/>
        <w:bottom w:val="none" w:sz="0" w:space="0" w:color="auto"/>
        <w:right w:val="none" w:sz="0" w:space="0" w:color="auto"/>
      </w:divBdr>
    </w:div>
    <w:div w:id="975644305">
      <w:bodyDiv w:val="1"/>
      <w:marLeft w:val="0"/>
      <w:marRight w:val="0"/>
      <w:marTop w:val="0"/>
      <w:marBottom w:val="0"/>
      <w:divBdr>
        <w:top w:val="none" w:sz="0" w:space="0" w:color="auto"/>
        <w:left w:val="none" w:sz="0" w:space="0" w:color="auto"/>
        <w:bottom w:val="none" w:sz="0" w:space="0" w:color="auto"/>
        <w:right w:val="none" w:sz="0" w:space="0" w:color="auto"/>
      </w:divBdr>
    </w:div>
    <w:div w:id="979462943">
      <w:bodyDiv w:val="1"/>
      <w:marLeft w:val="0"/>
      <w:marRight w:val="0"/>
      <w:marTop w:val="0"/>
      <w:marBottom w:val="0"/>
      <w:divBdr>
        <w:top w:val="none" w:sz="0" w:space="0" w:color="auto"/>
        <w:left w:val="none" w:sz="0" w:space="0" w:color="auto"/>
        <w:bottom w:val="none" w:sz="0" w:space="0" w:color="auto"/>
        <w:right w:val="none" w:sz="0" w:space="0" w:color="auto"/>
      </w:divBdr>
    </w:div>
    <w:div w:id="984551195">
      <w:bodyDiv w:val="1"/>
      <w:marLeft w:val="0"/>
      <w:marRight w:val="0"/>
      <w:marTop w:val="0"/>
      <w:marBottom w:val="0"/>
      <w:divBdr>
        <w:top w:val="none" w:sz="0" w:space="0" w:color="auto"/>
        <w:left w:val="none" w:sz="0" w:space="0" w:color="auto"/>
        <w:bottom w:val="none" w:sz="0" w:space="0" w:color="auto"/>
        <w:right w:val="none" w:sz="0" w:space="0" w:color="auto"/>
      </w:divBdr>
      <w:divsChild>
        <w:div w:id="1787577748">
          <w:marLeft w:val="0"/>
          <w:marRight w:val="0"/>
          <w:marTop w:val="0"/>
          <w:marBottom w:val="0"/>
          <w:divBdr>
            <w:top w:val="none" w:sz="0" w:space="0" w:color="auto"/>
            <w:left w:val="none" w:sz="0" w:space="0" w:color="auto"/>
            <w:bottom w:val="none" w:sz="0" w:space="0" w:color="auto"/>
            <w:right w:val="none" w:sz="0" w:space="0" w:color="auto"/>
          </w:divBdr>
        </w:div>
        <w:div w:id="1230652112">
          <w:marLeft w:val="0"/>
          <w:marRight w:val="0"/>
          <w:marTop w:val="0"/>
          <w:marBottom w:val="0"/>
          <w:divBdr>
            <w:top w:val="none" w:sz="0" w:space="0" w:color="auto"/>
            <w:left w:val="none" w:sz="0" w:space="0" w:color="auto"/>
            <w:bottom w:val="none" w:sz="0" w:space="0" w:color="auto"/>
            <w:right w:val="none" w:sz="0" w:space="0" w:color="auto"/>
          </w:divBdr>
        </w:div>
      </w:divsChild>
    </w:div>
    <w:div w:id="991255112">
      <w:bodyDiv w:val="1"/>
      <w:marLeft w:val="0"/>
      <w:marRight w:val="0"/>
      <w:marTop w:val="0"/>
      <w:marBottom w:val="0"/>
      <w:divBdr>
        <w:top w:val="none" w:sz="0" w:space="0" w:color="auto"/>
        <w:left w:val="none" w:sz="0" w:space="0" w:color="auto"/>
        <w:bottom w:val="none" w:sz="0" w:space="0" w:color="auto"/>
        <w:right w:val="none" w:sz="0" w:space="0" w:color="auto"/>
      </w:divBdr>
    </w:div>
    <w:div w:id="1012611700">
      <w:bodyDiv w:val="1"/>
      <w:marLeft w:val="0"/>
      <w:marRight w:val="0"/>
      <w:marTop w:val="0"/>
      <w:marBottom w:val="0"/>
      <w:divBdr>
        <w:top w:val="none" w:sz="0" w:space="0" w:color="auto"/>
        <w:left w:val="none" w:sz="0" w:space="0" w:color="auto"/>
        <w:bottom w:val="none" w:sz="0" w:space="0" w:color="auto"/>
        <w:right w:val="none" w:sz="0" w:space="0" w:color="auto"/>
      </w:divBdr>
    </w:div>
    <w:div w:id="1124159609">
      <w:bodyDiv w:val="1"/>
      <w:marLeft w:val="0"/>
      <w:marRight w:val="0"/>
      <w:marTop w:val="0"/>
      <w:marBottom w:val="0"/>
      <w:divBdr>
        <w:top w:val="none" w:sz="0" w:space="0" w:color="auto"/>
        <w:left w:val="none" w:sz="0" w:space="0" w:color="auto"/>
        <w:bottom w:val="none" w:sz="0" w:space="0" w:color="auto"/>
        <w:right w:val="none" w:sz="0" w:space="0" w:color="auto"/>
      </w:divBdr>
    </w:div>
    <w:div w:id="1125780864">
      <w:bodyDiv w:val="1"/>
      <w:marLeft w:val="0"/>
      <w:marRight w:val="0"/>
      <w:marTop w:val="0"/>
      <w:marBottom w:val="0"/>
      <w:divBdr>
        <w:top w:val="none" w:sz="0" w:space="0" w:color="auto"/>
        <w:left w:val="none" w:sz="0" w:space="0" w:color="auto"/>
        <w:bottom w:val="none" w:sz="0" w:space="0" w:color="auto"/>
        <w:right w:val="none" w:sz="0" w:space="0" w:color="auto"/>
      </w:divBdr>
    </w:div>
    <w:div w:id="1132750987">
      <w:bodyDiv w:val="1"/>
      <w:marLeft w:val="0"/>
      <w:marRight w:val="0"/>
      <w:marTop w:val="0"/>
      <w:marBottom w:val="0"/>
      <w:divBdr>
        <w:top w:val="none" w:sz="0" w:space="0" w:color="auto"/>
        <w:left w:val="none" w:sz="0" w:space="0" w:color="auto"/>
        <w:bottom w:val="none" w:sz="0" w:space="0" w:color="auto"/>
        <w:right w:val="none" w:sz="0" w:space="0" w:color="auto"/>
      </w:divBdr>
    </w:div>
    <w:div w:id="1160265849">
      <w:bodyDiv w:val="1"/>
      <w:marLeft w:val="0"/>
      <w:marRight w:val="0"/>
      <w:marTop w:val="0"/>
      <w:marBottom w:val="0"/>
      <w:divBdr>
        <w:top w:val="none" w:sz="0" w:space="0" w:color="auto"/>
        <w:left w:val="none" w:sz="0" w:space="0" w:color="auto"/>
        <w:bottom w:val="none" w:sz="0" w:space="0" w:color="auto"/>
        <w:right w:val="none" w:sz="0" w:space="0" w:color="auto"/>
      </w:divBdr>
      <w:divsChild>
        <w:div w:id="1807121642">
          <w:marLeft w:val="0"/>
          <w:marRight w:val="0"/>
          <w:marTop w:val="0"/>
          <w:marBottom w:val="0"/>
          <w:divBdr>
            <w:top w:val="none" w:sz="0" w:space="0" w:color="auto"/>
            <w:left w:val="none" w:sz="0" w:space="0" w:color="auto"/>
            <w:bottom w:val="none" w:sz="0" w:space="0" w:color="auto"/>
            <w:right w:val="none" w:sz="0" w:space="0" w:color="auto"/>
          </w:divBdr>
        </w:div>
      </w:divsChild>
    </w:div>
    <w:div w:id="1161312320">
      <w:bodyDiv w:val="1"/>
      <w:marLeft w:val="0"/>
      <w:marRight w:val="0"/>
      <w:marTop w:val="0"/>
      <w:marBottom w:val="0"/>
      <w:divBdr>
        <w:top w:val="none" w:sz="0" w:space="0" w:color="auto"/>
        <w:left w:val="none" w:sz="0" w:space="0" w:color="auto"/>
        <w:bottom w:val="none" w:sz="0" w:space="0" w:color="auto"/>
        <w:right w:val="none" w:sz="0" w:space="0" w:color="auto"/>
      </w:divBdr>
    </w:div>
    <w:div w:id="1166048120">
      <w:bodyDiv w:val="1"/>
      <w:marLeft w:val="0"/>
      <w:marRight w:val="0"/>
      <w:marTop w:val="0"/>
      <w:marBottom w:val="0"/>
      <w:divBdr>
        <w:top w:val="none" w:sz="0" w:space="0" w:color="auto"/>
        <w:left w:val="none" w:sz="0" w:space="0" w:color="auto"/>
        <w:bottom w:val="none" w:sz="0" w:space="0" w:color="auto"/>
        <w:right w:val="none" w:sz="0" w:space="0" w:color="auto"/>
      </w:divBdr>
    </w:div>
    <w:div w:id="1169324103">
      <w:bodyDiv w:val="1"/>
      <w:marLeft w:val="0"/>
      <w:marRight w:val="0"/>
      <w:marTop w:val="0"/>
      <w:marBottom w:val="0"/>
      <w:divBdr>
        <w:top w:val="none" w:sz="0" w:space="0" w:color="auto"/>
        <w:left w:val="none" w:sz="0" w:space="0" w:color="auto"/>
        <w:bottom w:val="none" w:sz="0" w:space="0" w:color="auto"/>
        <w:right w:val="none" w:sz="0" w:space="0" w:color="auto"/>
      </w:divBdr>
    </w:div>
    <w:div w:id="1171216551">
      <w:bodyDiv w:val="1"/>
      <w:marLeft w:val="0"/>
      <w:marRight w:val="0"/>
      <w:marTop w:val="0"/>
      <w:marBottom w:val="0"/>
      <w:divBdr>
        <w:top w:val="none" w:sz="0" w:space="0" w:color="auto"/>
        <w:left w:val="none" w:sz="0" w:space="0" w:color="auto"/>
        <w:bottom w:val="none" w:sz="0" w:space="0" w:color="auto"/>
        <w:right w:val="none" w:sz="0" w:space="0" w:color="auto"/>
      </w:divBdr>
    </w:div>
    <w:div w:id="1182553681">
      <w:bodyDiv w:val="1"/>
      <w:marLeft w:val="0"/>
      <w:marRight w:val="0"/>
      <w:marTop w:val="0"/>
      <w:marBottom w:val="0"/>
      <w:divBdr>
        <w:top w:val="none" w:sz="0" w:space="0" w:color="auto"/>
        <w:left w:val="none" w:sz="0" w:space="0" w:color="auto"/>
        <w:bottom w:val="none" w:sz="0" w:space="0" w:color="auto"/>
        <w:right w:val="none" w:sz="0" w:space="0" w:color="auto"/>
      </w:divBdr>
    </w:div>
    <w:div w:id="1184369025">
      <w:bodyDiv w:val="1"/>
      <w:marLeft w:val="0"/>
      <w:marRight w:val="0"/>
      <w:marTop w:val="0"/>
      <w:marBottom w:val="0"/>
      <w:divBdr>
        <w:top w:val="none" w:sz="0" w:space="0" w:color="auto"/>
        <w:left w:val="none" w:sz="0" w:space="0" w:color="auto"/>
        <w:bottom w:val="none" w:sz="0" w:space="0" w:color="auto"/>
        <w:right w:val="none" w:sz="0" w:space="0" w:color="auto"/>
      </w:divBdr>
    </w:div>
    <w:div w:id="1211763637">
      <w:bodyDiv w:val="1"/>
      <w:marLeft w:val="0"/>
      <w:marRight w:val="0"/>
      <w:marTop w:val="0"/>
      <w:marBottom w:val="0"/>
      <w:divBdr>
        <w:top w:val="none" w:sz="0" w:space="0" w:color="auto"/>
        <w:left w:val="none" w:sz="0" w:space="0" w:color="auto"/>
        <w:bottom w:val="none" w:sz="0" w:space="0" w:color="auto"/>
        <w:right w:val="none" w:sz="0" w:space="0" w:color="auto"/>
      </w:divBdr>
    </w:div>
    <w:div w:id="1213688667">
      <w:bodyDiv w:val="1"/>
      <w:marLeft w:val="0"/>
      <w:marRight w:val="0"/>
      <w:marTop w:val="0"/>
      <w:marBottom w:val="0"/>
      <w:divBdr>
        <w:top w:val="none" w:sz="0" w:space="0" w:color="auto"/>
        <w:left w:val="none" w:sz="0" w:space="0" w:color="auto"/>
        <w:bottom w:val="none" w:sz="0" w:space="0" w:color="auto"/>
        <w:right w:val="none" w:sz="0" w:space="0" w:color="auto"/>
      </w:divBdr>
      <w:divsChild>
        <w:div w:id="796486519">
          <w:blockQuote w:val="1"/>
          <w:marLeft w:val="0"/>
          <w:marRight w:val="0"/>
          <w:marTop w:val="0"/>
          <w:marBottom w:val="300"/>
          <w:divBdr>
            <w:top w:val="none" w:sz="0" w:space="0" w:color="auto"/>
            <w:left w:val="single" w:sz="36" w:space="15" w:color="EEEEEE"/>
            <w:bottom w:val="none" w:sz="0" w:space="0" w:color="auto"/>
            <w:right w:val="none" w:sz="0" w:space="0" w:color="auto"/>
          </w:divBdr>
        </w:div>
      </w:divsChild>
    </w:div>
    <w:div w:id="1219785528">
      <w:bodyDiv w:val="1"/>
      <w:marLeft w:val="0"/>
      <w:marRight w:val="0"/>
      <w:marTop w:val="0"/>
      <w:marBottom w:val="0"/>
      <w:divBdr>
        <w:top w:val="none" w:sz="0" w:space="0" w:color="auto"/>
        <w:left w:val="none" w:sz="0" w:space="0" w:color="auto"/>
        <w:bottom w:val="none" w:sz="0" w:space="0" w:color="auto"/>
        <w:right w:val="none" w:sz="0" w:space="0" w:color="auto"/>
      </w:divBdr>
    </w:div>
    <w:div w:id="1223907260">
      <w:bodyDiv w:val="1"/>
      <w:marLeft w:val="0"/>
      <w:marRight w:val="0"/>
      <w:marTop w:val="0"/>
      <w:marBottom w:val="0"/>
      <w:divBdr>
        <w:top w:val="none" w:sz="0" w:space="0" w:color="auto"/>
        <w:left w:val="none" w:sz="0" w:space="0" w:color="auto"/>
        <w:bottom w:val="none" w:sz="0" w:space="0" w:color="auto"/>
        <w:right w:val="none" w:sz="0" w:space="0" w:color="auto"/>
      </w:divBdr>
    </w:div>
    <w:div w:id="1224297714">
      <w:bodyDiv w:val="1"/>
      <w:marLeft w:val="0"/>
      <w:marRight w:val="0"/>
      <w:marTop w:val="0"/>
      <w:marBottom w:val="0"/>
      <w:divBdr>
        <w:top w:val="none" w:sz="0" w:space="0" w:color="auto"/>
        <w:left w:val="none" w:sz="0" w:space="0" w:color="auto"/>
        <w:bottom w:val="none" w:sz="0" w:space="0" w:color="auto"/>
        <w:right w:val="none" w:sz="0" w:space="0" w:color="auto"/>
      </w:divBdr>
    </w:div>
    <w:div w:id="1272399056">
      <w:bodyDiv w:val="1"/>
      <w:marLeft w:val="0"/>
      <w:marRight w:val="0"/>
      <w:marTop w:val="0"/>
      <w:marBottom w:val="0"/>
      <w:divBdr>
        <w:top w:val="none" w:sz="0" w:space="0" w:color="auto"/>
        <w:left w:val="none" w:sz="0" w:space="0" w:color="auto"/>
        <w:bottom w:val="none" w:sz="0" w:space="0" w:color="auto"/>
        <w:right w:val="none" w:sz="0" w:space="0" w:color="auto"/>
      </w:divBdr>
      <w:divsChild>
        <w:div w:id="173081642">
          <w:marLeft w:val="0"/>
          <w:marRight w:val="0"/>
          <w:marTop w:val="0"/>
          <w:marBottom w:val="0"/>
          <w:divBdr>
            <w:top w:val="none" w:sz="0" w:space="0" w:color="auto"/>
            <w:left w:val="none" w:sz="0" w:space="0" w:color="auto"/>
            <w:bottom w:val="none" w:sz="0" w:space="0" w:color="auto"/>
            <w:right w:val="none" w:sz="0" w:space="0" w:color="auto"/>
          </w:divBdr>
        </w:div>
      </w:divsChild>
    </w:div>
    <w:div w:id="1274438924">
      <w:bodyDiv w:val="1"/>
      <w:marLeft w:val="0"/>
      <w:marRight w:val="0"/>
      <w:marTop w:val="0"/>
      <w:marBottom w:val="0"/>
      <w:divBdr>
        <w:top w:val="none" w:sz="0" w:space="0" w:color="auto"/>
        <w:left w:val="none" w:sz="0" w:space="0" w:color="auto"/>
        <w:bottom w:val="none" w:sz="0" w:space="0" w:color="auto"/>
        <w:right w:val="none" w:sz="0" w:space="0" w:color="auto"/>
      </w:divBdr>
    </w:div>
    <w:div w:id="1297949542">
      <w:bodyDiv w:val="1"/>
      <w:marLeft w:val="0"/>
      <w:marRight w:val="0"/>
      <w:marTop w:val="0"/>
      <w:marBottom w:val="0"/>
      <w:divBdr>
        <w:top w:val="none" w:sz="0" w:space="0" w:color="auto"/>
        <w:left w:val="none" w:sz="0" w:space="0" w:color="auto"/>
        <w:bottom w:val="none" w:sz="0" w:space="0" w:color="auto"/>
        <w:right w:val="none" w:sz="0" w:space="0" w:color="auto"/>
      </w:divBdr>
    </w:div>
    <w:div w:id="1353729178">
      <w:bodyDiv w:val="1"/>
      <w:marLeft w:val="0"/>
      <w:marRight w:val="0"/>
      <w:marTop w:val="0"/>
      <w:marBottom w:val="0"/>
      <w:divBdr>
        <w:top w:val="none" w:sz="0" w:space="0" w:color="auto"/>
        <w:left w:val="none" w:sz="0" w:space="0" w:color="auto"/>
        <w:bottom w:val="none" w:sz="0" w:space="0" w:color="auto"/>
        <w:right w:val="none" w:sz="0" w:space="0" w:color="auto"/>
      </w:divBdr>
    </w:div>
    <w:div w:id="1362823711">
      <w:bodyDiv w:val="1"/>
      <w:marLeft w:val="0"/>
      <w:marRight w:val="0"/>
      <w:marTop w:val="0"/>
      <w:marBottom w:val="0"/>
      <w:divBdr>
        <w:top w:val="none" w:sz="0" w:space="0" w:color="auto"/>
        <w:left w:val="none" w:sz="0" w:space="0" w:color="auto"/>
        <w:bottom w:val="none" w:sz="0" w:space="0" w:color="auto"/>
        <w:right w:val="none" w:sz="0" w:space="0" w:color="auto"/>
      </w:divBdr>
    </w:div>
    <w:div w:id="1373798093">
      <w:bodyDiv w:val="1"/>
      <w:marLeft w:val="0"/>
      <w:marRight w:val="0"/>
      <w:marTop w:val="0"/>
      <w:marBottom w:val="0"/>
      <w:divBdr>
        <w:top w:val="none" w:sz="0" w:space="0" w:color="auto"/>
        <w:left w:val="none" w:sz="0" w:space="0" w:color="auto"/>
        <w:bottom w:val="none" w:sz="0" w:space="0" w:color="auto"/>
        <w:right w:val="none" w:sz="0" w:space="0" w:color="auto"/>
      </w:divBdr>
    </w:div>
    <w:div w:id="1388798379">
      <w:bodyDiv w:val="1"/>
      <w:marLeft w:val="0"/>
      <w:marRight w:val="0"/>
      <w:marTop w:val="0"/>
      <w:marBottom w:val="0"/>
      <w:divBdr>
        <w:top w:val="none" w:sz="0" w:space="0" w:color="auto"/>
        <w:left w:val="none" w:sz="0" w:space="0" w:color="auto"/>
        <w:bottom w:val="none" w:sz="0" w:space="0" w:color="auto"/>
        <w:right w:val="none" w:sz="0" w:space="0" w:color="auto"/>
      </w:divBdr>
      <w:divsChild>
        <w:div w:id="112791382">
          <w:marLeft w:val="0"/>
          <w:marRight w:val="0"/>
          <w:marTop w:val="0"/>
          <w:marBottom w:val="0"/>
          <w:divBdr>
            <w:top w:val="none" w:sz="0" w:space="0" w:color="auto"/>
            <w:left w:val="none" w:sz="0" w:space="0" w:color="auto"/>
            <w:bottom w:val="none" w:sz="0" w:space="0" w:color="auto"/>
            <w:right w:val="none" w:sz="0" w:space="0" w:color="auto"/>
          </w:divBdr>
        </w:div>
      </w:divsChild>
    </w:div>
    <w:div w:id="1410226432">
      <w:bodyDiv w:val="1"/>
      <w:marLeft w:val="0"/>
      <w:marRight w:val="0"/>
      <w:marTop w:val="0"/>
      <w:marBottom w:val="0"/>
      <w:divBdr>
        <w:top w:val="none" w:sz="0" w:space="0" w:color="auto"/>
        <w:left w:val="none" w:sz="0" w:space="0" w:color="auto"/>
        <w:bottom w:val="none" w:sz="0" w:space="0" w:color="auto"/>
        <w:right w:val="none" w:sz="0" w:space="0" w:color="auto"/>
      </w:divBdr>
    </w:div>
    <w:div w:id="1421171215">
      <w:bodyDiv w:val="1"/>
      <w:marLeft w:val="0"/>
      <w:marRight w:val="0"/>
      <w:marTop w:val="0"/>
      <w:marBottom w:val="0"/>
      <w:divBdr>
        <w:top w:val="none" w:sz="0" w:space="0" w:color="auto"/>
        <w:left w:val="none" w:sz="0" w:space="0" w:color="auto"/>
        <w:bottom w:val="none" w:sz="0" w:space="0" w:color="auto"/>
        <w:right w:val="none" w:sz="0" w:space="0" w:color="auto"/>
      </w:divBdr>
    </w:div>
    <w:div w:id="1454128253">
      <w:bodyDiv w:val="1"/>
      <w:marLeft w:val="0"/>
      <w:marRight w:val="0"/>
      <w:marTop w:val="0"/>
      <w:marBottom w:val="0"/>
      <w:divBdr>
        <w:top w:val="none" w:sz="0" w:space="0" w:color="auto"/>
        <w:left w:val="none" w:sz="0" w:space="0" w:color="auto"/>
        <w:bottom w:val="none" w:sz="0" w:space="0" w:color="auto"/>
        <w:right w:val="none" w:sz="0" w:space="0" w:color="auto"/>
      </w:divBdr>
    </w:div>
    <w:div w:id="1460105333">
      <w:bodyDiv w:val="1"/>
      <w:marLeft w:val="0"/>
      <w:marRight w:val="0"/>
      <w:marTop w:val="0"/>
      <w:marBottom w:val="0"/>
      <w:divBdr>
        <w:top w:val="none" w:sz="0" w:space="0" w:color="auto"/>
        <w:left w:val="none" w:sz="0" w:space="0" w:color="auto"/>
        <w:bottom w:val="none" w:sz="0" w:space="0" w:color="auto"/>
        <w:right w:val="none" w:sz="0" w:space="0" w:color="auto"/>
      </w:divBdr>
    </w:div>
    <w:div w:id="1488354019">
      <w:bodyDiv w:val="1"/>
      <w:marLeft w:val="0"/>
      <w:marRight w:val="0"/>
      <w:marTop w:val="0"/>
      <w:marBottom w:val="0"/>
      <w:divBdr>
        <w:top w:val="none" w:sz="0" w:space="0" w:color="auto"/>
        <w:left w:val="none" w:sz="0" w:space="0" w:color="auto"/>
        <w:bottom w:val="none" w:sz="0" w:space="0" w:color="auto"/>
        <w:right w:val="none" w:sz="0" w:space="0" w:color="auto"/>
      </w:divBdr>
    </w:div>
    <w:div w:id="1497071266">
      <w:bodyDiv w:val="1"/>
      <w:marLeft w:val="0"/>
      <w:marRight w:val="0"/>
      <w:marTop w:val="0"/>
      <w:marBottom w:val="0"/>
      <w:divBdr>
        <w:top w:val="none" w:sz="0" w:space="0" w:color="auto"/>
        <w:left w:val="none" w:sz="0" w:space="0" w:color="auto"/>
        <w:bottom w:val="none" w:sz="0" w:space="0" w:color="auto"/>
        <w:right w:val="none" w:sz="0" w:space="0" w:color="auto"/>
      </w:divBdr>
    </w:div>
    <w:div w:id="1512989566">
      <w:bodyDiv w:val="1"/>
      <w:marLeft w:val="0"/>
      <w:marRight w:val="0"/>
      <w:marTop w:val="0"/>
      <w:marBottom w:val="0"/>
      <w:divBdr>
        <w:top w:val="none" w:sz="0" w:space="0" w:color="auto"/>
        <w:left w:val="none" w:sz="0" w:space="0" w:color="auto"/>
        <w:bottom w:val="none" w:sz="0" w:space="0" w:color="auto"/>
        <w:right w:val="none" w:sz="0" w:space="0" w:color="auto"/>
      </w:divBdr>
    </w:div>
    <w:div w:id="1524006053">
      <w:bodyDiv w:val="1"/>
      <w:marLeft w:val="0"/>
      <w:marRight w:val="0"/>
      <w:marTop w:val="0"/>
      <w:marBottom w:val="0"/>
      <w:divBdr>
        <w:top w:val="none" w:sz="0" w:space="0" w:color="auto"/>
        <w:left w:val="none" w:sz="0" w:space="0" w:color="auto"/>
        <w:bottom w:val="none" w:sz="0" w:space="0" w:color="auto"/>
        <w:right w:val="none" w:sz="0" w:space="0" w:color="auto"/>
      </w:divBdr>
      <w:divsChild>
        <w:div w:id="1228491920">
          <w:marLeft w:val="0"/>
          <w:marRight w:val="0"/>
          <w:marTop w:val="0"/>
          <w:marBottom w:val="0"/>
          <w:divBdr>
            <w:top w:val="none" w:sz="0" w:space="0" w:color="auto"/>
            <w:left w:val="none" w:sz="0" w:space="0" w:color="auto"/>
            <w:bottom w:val="none" w:sz="0" w:space="0" w:color="auto"/>
            <w:right w:val="none" w:sz="0" w:space="0" w:color="auto"/>
          </w:divBdr>
        </w:div>
      </w:divsChild>
    </w:div>
    <w:div w:id="1524175336">
      <w:bodyDiv w:val="1"/>
      <w:marLeft w:val="0"/>
      <w:marRight w:val="0"/>
      <w:marTop w:val="0"/>
      <w:marBottom w:val="0"/>
      <w:divBdr>
        <w:top w:val="none" w:sz="0" w:space="0" w:color="auto"/>
        <w:left w:val="none" w:sz="0" w:space="0" w:color="auto"/>
        <w:bottom w:val="none" w:sz="0" w:space="0" w:color="auto"/>
        <w:right w:val="none" w:sz="0" w:space="0" w:color="auto"/>
      </w:divBdr>
    </w:div>
    <w:div w:id="1534079644">
      <w:bodyDiv w:val="1"/>
      <w:marLeft w:val="0"/>
      <w:marRight w:val="0"/>
      <w:marTop w:val="0"/>
      <w:marBottom w:val="0"/>
      <w:divBdr>
        <w:top w:val="none" w:sz="0" w:space="0" w:color="auto"/>
        <w:left w:val="none" w:sz="0" w:space="0" w:color="auto"/>
        <w:bottom w:val="none" w:sz="0" w:space="0" w:color="auto"/>
        <w:right w:val="none" w:sz="0" w:space="0" w:color="auto"/>
      </w:divBdr>
    </w:div>
    <w:div w:id="1552573909">
      <w:bodyDiv w:val="1"/>
      <w:marLeft w:val="0"/>
      <w:marRight w:val="0"/>
      <w:marTop w:val="0"/>
      <w:marBottom w:val="0"/>
      <w:divBdr>
        <w:top w:val="none" w:sz="0" w:space="0" w:color="auto"/>
        <w:left w:val="none" w:sz="0" w:space="0" w:color="auto"/>
        <w:bottom w:val="none" w:sz="0" w:space="0" w:color="auto"/>
        <w:right w:val="none" w:sz="0" w:space="0" w:color="auto"/>
      </w:divBdr>
    </w:div>
    <w:div w:id="1553493935">
      <w:bodyDiv w:val="1"/>
      <w:marLeft w:val="0"/>
      <w:marRight w:val="0"/>
      <w:marTop w:val="0"/>
      <w:marBottom w:val="0"/>
      <w:divBdr>
        <w:top w:val="none" w:sz="0" w:space="0" w:color="auto"/>
        <w:left w:val="none" w:sz="0" w:space="0" w:color="auto"/>
        <w:bottom w:val="none" w:sz="0" w:space="0" w:color="auto"/>
        <w:right w:val="none" w:sz="0" w:space="0" w:color="auto"/>
      </w:divBdr>
    </w:div>
    <w:div w:id="1563178907">
      <w:bodyDiv w:val="1"/>
      <w:marLeft w:val="0"/>
      <w:marRight w:val="0"/>
      <w:marTop w:val="0"/>
      <w:marBottom w:val="0"/>
      <w:divBdr>
        <w:top w:val="none" w:sz="0" w:space="0" w:color="auto"/>
        <w:left w:val="none" w:sz="0" w:space="0" w:color="auto"/>
        <w:bottom w:val="none" w:sz="0" w:space="0" w:color="auto"/>
        <w:right w:val="none" w:sz="0" w:space="0" w:color="auto"/>
      </w:divBdr>
      <w:divsChild>
        <w:div w:id="745223514">
          <w:marLeft w:val="0"/>
          <w:marRight w:val="0"/>
          <w:marTop w:val="0"/>
          <w:marBottom w:val="0"/>
          <w:divBdr>
            <w:top w:val="none" w:sz="0" w:space="0" w:color="auto"/>
            <w:left w:val="none" w:sz="0" w:space="0" w:color="auto"/>
            <w:bottom w:val="none" w:sz="0" w:space="0" w:color="auto"/>
            <w:right w:val="none" w:sz="0" w:space="0" w:color="auto"/>
          </w:divBdr>
        </w:div>
        <w:div w:id="1190874036">
          <w:marLeft w:val="0"/>
          <w:marRight w:val="0"/>
          <w:marTop w:val="0"/>
          <w:marBottom w:val="0"/>
          <w:divBdr>
            <w:top w:val="none" w:sz="0" w:space="0" w:color="auto"/>
            <w:left w:val="none" w:sz="0" w:space="0" w:color="auto"/>
            <w:bottom w:val="none" w:sz="0" w:space="0" w:color="auto"/>
            <w:right w:val="none" w:sz="0" w:space="0" w:color="auto"/>
          </w:divBdr>
        </w:div>
      </w:divsChild>
    </w:div>
    <w:div w:id="1578124621">
      <w:bodyDiv w:val="1"/>
      <w:marLeft w:val="0"/>
      <w:marRight w:val="0"/>
      <w:marTop w:val="0"/>
      <w:marBottom w:val="0"/>
      <w:divBdr>
        <w:top w:val="none" w:sz="0" w:space="0" w:color="auto"/>
        <w:left w:val="none" w:sz="0" w:space="0" w:color="auto"/>
        <w:bottom w:val="none" w:sz="0" w:space="0" w:color="auto"/>
        <w:right w:val="none" w:sz="0" w:space="0" w:color="auto"/>
      </w:divBdr>
    </w:div>
    <w:div w:id="1645114617">
      <w:bodyDiv w:val="1"/>
      <w:marLeft w:val="0"/>
      <w:marRight w:val="0"/>
      <w:marTop w:val="0"/>
      <w:marBottom w:val="0"/>
      <w:divBdr>
        <w:top w:val="none" w:sz="0" w:space="0" w:color="auto"/>
        <w:left w:val="none" w:sz="0" w:space="0" w:color="auto"/>
        <w:bottom w:val="none" w:sz="0" w:space="0" w:color="auto"/>
        <w:right w:val="none" w:sz="0" w:space="0" w:color="auto"/>
      </w:divBdr>
    </w:div>
    <w:div w:id="1661157566">
      <w:bodyDiv w:val="1"/>
      <w:marLeft w:val="0"/>
      <w:marRight w:val="0"/>
      <w:marTop w:val="0"/>
      <w:marBottom w:val="0"/>
      <w:divBdr>
        <w:top w:val="none" w:sz="0" w:space="0" w:color="auto"/>
        <w:left w:val="none" w:sz="0" w:space="0" w:color="auto"/>
        <w:bottom w:val="none" w:sz="0" w:space="0" w:color="auto"/>
        <w:right w:val="none" w:sz="0" w:space="0" w:color="auto"/>
      </w:divBdr>
    </w:div>
    <w:div w:id="1664433750">
      <w:bodyDiv w:val="1"/>
      <w:marLeft w:val="0"/>
      <w:marRight w:val="0"/>
      <w:marTop w:val="0"/>
      <w:marBottom w:val="0"/>
      <w:divBdr>
        <w:top w:val="none" w:sz="0" w:space="0" w:color="auto"/>
        <w:left w:val="none" w:sz="0" w:space="0" w:color="auto"/>
        <w:bottom w:val="none" w:sz="0" w:space="0" w:color="auto"/>
        <w:right w:val="none" w:sz="0" w:space="0" w:color="auto"/>
      </w:divBdr>
    </w:div>
    <w:div w:id="1664699212">
      <w:bodyDiv w:val="1"/>
      <w:marLeft w:val="0"/>
      <w:marRight w:val="0"/>
      <w:marTop w:val="0"/>
      <w:marBottom w:val="0"/>
      <w:divBdr>
        <w:top w:val="none" w:sz="0" w:space="0" w:color="auto"/>
        <w:left w:val="none" w:sz="0" w:space="0" w:color="auto"/>
        <w:bottom w:val="none" w:sz="0" w:space="0" w:color="auto"/>
        <w:right w:val="none" w:sz="0" w:space="0" w:color="auto"/>
      </w:divBdr>
    </w:div>
    <w:div w:id="1667514433">
      <w:bodyDiv w:val="1"/>
      <w:marLeft w:val="0"/>
      <w:marRight w:val="0"/>
      <w:marTop w:val="0"/>
      <w:marBottom w:val="0"/>
      <w:divBdr>
        <w:top w:val="none" w:sz="0" w:space="0" w:color="auto"/>
        <w:left w:val="none" w:sz="0" w:space="0" w:color="auto"/>
        <w:bottom w:val="none" w:sz="0" w:space="0" w:color="auto"/>
        <w:right w:val="none" w:sz="0" w:space="0" w:color="auto"/>
      </w:divBdr>
    </w:div>
    <w:div w:id="1688941158">
      <w:bodyDiv w:val="1"/>
      <w:marLeft w:val="0"/>
      <w:marRight w:val="0"/>
      <w:marTop w:val="0"/>
      <w:marBottom w:val="0"/>
      <w:divBdr>
        <w:top w:val="none" w:sz="0" w:space="0" w:color="auto"/>
        <w:left w:val="none" w:sz="0" w:space="0" w:color="auto"/>
        <w:bottom w:val="none" w:sz="0" w:space="0" w:color="auto"/>
        <w:right w:val="none" w:sz="0" w:space="0" w:color="auto"/>
      </w:divBdr>
    </w:div>
    <w:div w:id="1705868059">
      <w:bodyDiv w:val="1"/>
      <w:marLeft w:val="0"/>
      <w:marRight w:val="0"/>
      <w:marTop w:val="0"/>
      <w:marBottom w:val="0"/>
      <w:divBdr>
        <w:top w:val="none" w:sz="0" w:space="0" w:color="auto"/>
        <w:left w:val="none" w:sz="0" w:space="0" w:color="auto"/>
        <w:bottom w:val="none" w:sz="0" w:space="0" w:color="auto"/>
        <w:right w:val="none" w:sz="0" w:space="0" w:color="auto"/>
      </w:divBdr>
    </w:div>
    <w:div w:id="1733655533">
      <w:bodyDiv w:val="1"/>
      <w:marLeft w:val="0"/>
      <w:marRight w:val="0"/>
      <w:marTop w:val="0"/>
      <w:marBottom w:val="0"/>
      <w:divBdr>
        <w:top w:val="none" w:sz="0" w:space="0" w:color="auto"/>
        <w:left w:val="none" w:sz="0" w:space="0" w:color="auto"/>
        <w:bottom w:val="none" w:sz="0" w:space="0" w:color="auto"/>
        <w:right w:val="none" w:sz="0" w:space="0" w:color="auto"/>
      </w:divBdr>
    </w:div>
    <w:div w:id="1738042937">
      <w:bodyDiv w:val="1"/>
      <w:marLeft w:val="0"/>
      <w:marRight w:val="0"/>
      <w:marTop w:val="0"/>
      <w:marBottom w:val="0"/>
      <w:divBdr>
        <w:top w:val="none" w:sz="0" w:space="0" w:color="auto"/>
        <w:left w:val="none" w:sz="0" w:space="0" w:color="auto"/>
        <w:bottom w:val="none" w:sz="0" w:space="0" w:color="auto"/>
        <w:right w:val="none" w:sz="0" w:space="0" w:color="auto"/>
      </w:divBdr>
    </w:div>
    <w:div w:id="1740976227">
      <w:bodyDiv w:val="1"/>
      <w:marLeft w:val="0"/>
      <w:marRight w:val="0"/>
      <w:marTop w:val="0"/>
      <w:marBottom w:val="0"/>
      <w:divBdr>
        <w:top w:val="none" w:sz="0" w:space="0" w:color="auto"/>
        <w:left w:val="none" w:sz="0" w:space="0" w:color="auto"/>
        <w:bottom w:val="none" w:sz="0" w:space="0" w:color="auto"/>
        <w:right w:val="none" w:sz="0" w:space="0" w:color="auto"/>
      </w:divBdr>
    </w:div>
    <w:div w:id="1744641400">
      <w:bodyDiv w:val="1"/>
      <w:marLeft w:val="0"/>
      <w:marRight w:val="0"/>
      <w:marTop w:val="0"/>
      <w:marBottom w:val="0"/>
      <w:divBdr>
        <w:top w:val="none" w:sz="0" w:space="0" w:color="auto"/>
        <w:left w:val="none" w:sz="0" w:space="0" w:color="auto"/>
        <w:bottom w:val="none" w:sz="0" w:space="0" w:color="auto"/>
        <w:right w:val="none" w:sz="0" w:space="0" w:color="auto"/>
      </w:divBdr>
    </w:div>
    <w:div w:id="1756659093">
      <w:bodyDiv w:val="1"/>
      <w:marLeft w:val="0"/>
      <w:marRight w:val="0"/>
      <w:marTop w:val="0"/>
      <w:marBottom w:val="0"/>
      <w:divBdr>
        <w:top w:val="none" w:sz="0" w:space="0" w:color="auto"/>
        <w:left w:val="none" w:sz="0" w:space="0" w:color="auto"/>
        <w:bottom w:val="none" w:sz="0" w:space="0" w:color="auto"/>
        <w:right w:val="none" w:sz="0" w:space="0" w:color="auto"/>
      </w:divBdr>
    </w:div>
    <w:div w:id="1762292718">
      <w:bodyDiv w:val="1"/>
      <w:marLeft w:val="0"/>
      <w:marRight w:val="0"/>
      <w:marTop w:val="0"/>
      <w:marBottom w:val="0"/>
      <w:divBdr>
        <w:top w:val="none" w:sz="0" w:space="0" w:color="auto"/>
        <w:left w:val="none" w:sz="0" w:space="0" w:color="auto"/>
        <w:bottom w:val="none" w:sz="0" w:space="0" w:color="auto"/>
        <w:right w:val="none" w:sz="0" w:space="0" w:color="auto"/>
      </w:divBdr>
    </w:div>
    <w:div w:id="1795367613">
      <w:bodyDiv w:val="1"/>
      <w:marLeft w:val="0"/>
      <w:marRight w:val="0"/>
      <w:marTop w:val="0"/>
      <w:marBottom w:val="0"/>
      <w:divBdr>
        <w:top w:val="none" w:sz="0" w:space="0" w:color="auto"/>
        <w:left w:val="none" w:sz="0" w:space="0" w:color="auto"/>
        <w:bottom w:val="none" w:sz="0" w:space="0" w:color="auto"/>
        <w:right w:val="none" w:sz="0" w:space="0" w:color="auto"/>
      </w:divBdr>
      <w:divsChild>
        <w:div w:id="1329557231">
          <w:marLeft w:val="0"/>
          <w:marRight w:val="0"/>
          <w:marTop w:val="0"/>
          <w:marBottom w:val="0"/>
          <w:divBdr>
            <w:top w:val="none" w:sz="0" w:space="0" w:color="auto"/>
            <w:left w:val="none" w:sz="0" w:space="0" w:color="auto"/>
            <w:bottom w:val="none" w:sz="0" w:space="0" w:color="auto"/>
            <w:right w:val="none" w:sz="0" w:space="0" w:color="auto"/>
          </w:divBdr>
        </w:div>
      </w:divsChild>
    </w:div>
    <w:div w:id="1833452266">
      <w:bodyDiv w:val="1"/>
      <w:marLeft w:val="0"/>
      <w:marRight w:val="0"/>
      <w:marTop w:val="0"/>
      <w:marBottom w:val="0"/>
      <w:divBdr>
        <w:top w:val="none" w:sz="0" w:space="0" w:color="auto"/>
        <w:left w:val="none" w:sz="0" w:space="0" w:color="auto"/>
        <w:bottom w:val="none" w:sz="0" w:space="0" w:color="auto"/>
        <w:right w:val="none" w:sz="0" w:space="0" w:color="auto"/>
      </w:divBdr>
    </w:div>
    <w:div w:id="1840274140">
      <w:bodyDiv w:val="1"/>
      <w:marLeft w:val="0"/>
      <w:marRight w:val="0"/>
      <w:marTop w:val="0"/>
      <w:marBottom w:val="0"/>
      <w:divBdr>
        <w:top w:val="none" w:sz="0" w:space="0" w:color="auto"/>
        <w:left w:val="none" w:sz="0" w:space="0" w:color="auto"/>
        <w:bottom w:val="none" w:sz="0" w:space="0" w:color="auto"/>
        <w:right w:val="none" w:sz="0" w:space="0" w:color="auto"/>
      </w:divBdr>
    </w:div>
    <w:div w:id="1861898085">
      <w:bodyDiv w:val="1"/>
      <w:marLeft w:val="0"/>
      <w:marRight w:val="0"/>
      <w:marTop w:val="0"/>
      <w:marBottom w:val="0"/>
      <w:divBdr>
        <w:top w:val="none" w:sz="0" w:space="0" w:color="auto"/>
        <w:left w:val="none" w:sz="0" w:space="0" w:color="auto"/>
        <w:bottom w:val="none" w:sz="0" w:space="0" w:color="auto"/>
        <w:right w:val="none" w:sz="0" w:space="0" w:color="auto"/>
      </w:divBdr>
    </w:div>
    <w:div w:id="1908178423">
      <w:bodyDiv w:val="1"/>
      <w:marLeft w:val="0"/>
      <w:marRight w:val="0"/>
      <w:marTop w:val="0"/>
      <w:marBottom w:val="0"/>
      <w:divBdr>
        <w:top w:val="none" w:sz="0" w:space="0" w:color="auto"/>
        <w:left w:val="none" w:sz="0" w:space="0" w:color="auto"/>
        <w:bottom w:val="none" w:sz="0" w:space="0" w:color="auto"/>
        <w:right w:val="none" w:sz="0" w:space="0" w:color="auto"/>
      </w:divBdr>
    </w:div>
    <w:div w:id="1928229806">
      <w:bodyDiv w:val="1"/>
      <w:marLeft w:val="0"/>
      <w:marRight w:val="0"/>
      <w:marTop w:val="0"/>
      <w:marBottom w:val="0"/>
      <w:divBdr>
        <w:top w:val="none" w:sz="0" w:space="0" w:color="auto"/>
        <w:left w:val="none" w:sz="0" w:space="0" w:color="auto"/>
        <w:bottom w:val="none" w:sz="0" w:space="0" w:color="auto"/>
        <w:right w:val="none" w:sz="0" w:space="0" w:color="auto"/>
      </w:divBdr>
    </w:div>
    <w:div w:id="1945651153">
      <w:bodyDiv w:val="1"/>
      <w:marLeft w:val="0"/>
      <w:marRight w:val="0"/>
      <w:marTop w:val="0"/>
      <w:marBottom w:val="0"/>
      <w:divBdr>
        <w:top w:val="none" w:sz="0" w:space="0" w:color="auto"/>
        <w:left w:val="none" w:sz="0" w:space="0" w:color="auto"/>
        <w:bottom w:val="none" w:sz="0" w:space="0" w:color="auto"/>
        <w:right w:val="none" w:sz="0" w:space="0" w:color="auto"/>
      </w:divBdr>
    </w:div>
    <w:div w:id="1954050202">
      <w:bodyDiv w:val="1"/>
      <w:marLeft w:val="0"/>
      <w:marRight w:val="0"/>
      <w:marTop w:val="0"/>
      <w:marBottom w:val="0"/>
      <w:divBdr>
        <w:top w:val="none" w:sz="0" w:space="0" w:color="auto"/>
        <w:left w:val="none" w:sz="0" w:space="0" w:color="auto"/>
        <w:bottom w:val="none" w:sz="0" w:space="0" w:color="auto"/>
        <w:right w:val="none" w:sz="0" w:space="0" w:color="auto"/>
      </w:divBdr>
    </w:div>
    <w:div w:id="1969357008">
      <w:bodyDiv w:val="1"/>
      <w:marLeft w:val="0"/>
      <w:marRight w:val="0"/>
      <w:marTop w:val="0"/>
      <w:marBottom w:val="0"/>
      <w:divBdr>
        <w:top w:val="none" w:sz="0" w:space="0" w:color="auto"/>
        <w:left w:val="none" w:sz="0" w:space="0" w:color="auto"/>
        <w:bottom w:val="none" w:sz="0" w:space="0" w:color="auto"/>
        <w:right w:val="none" w:sz="0" w:space="0" w:color="auto"/>
      </w:divBdr>
    </w:div>
    <w:div w:id="1979260031">
      <w:bodyDiv w:val="1"/>
      <w:marLeft w:val="0"/>
      <w:marRight w:val="0"/>
      <w:marTop w:val="0"/>
      <w:marBottom w:val="0"/>
      <w:divBdr>
        <w:top w:val="none" w:sz="0" w:space="0" w:color="auto"/>
        <w:left w:val="none" w:sz="0" w:space="0" w:color="auto"/>
        <w:bottom w:val="none" w:sz="0" w:space="0" w:color="auto"/>
        <w:right w:val="none" w:sz="0" w:space="0" w:color="auto"/>
      </w:divBdr>
    </w:div>
    <w:div w:id="2003310930">
      <w:bodyDiv w:val="1"/>
      <w:marLeft w:val="0"/>
      <w:marRight w:val="0"/>
      <w:marTop w:val="0"/>
      <w:marBottom w:val="0"/>
      <w:divBdr>
        <w:top w:val="none" w:sz="0" w:space="0" w:color="auto"/>
        <w:left w:val="none" w:sz="0" w:space="0" w:color="auto"/>
        <w:bottom w:val="none" w:sz="0" w:space="0" w:color="auto"/>
        <w:right w:val="none" w:sz="0" w:space="0" w:color="auto"/>
      </w:divBdr>
    </w:div>
    <w:div w:id="2008823866">
      <w:bodyDiv w:val="1"/>
      <w:marLeft w:val="0"/>
      <w:marRight w:val="0"/>
      <w:marTop w:val="0"/>
      <w:marBottom w:val="0"/>
      <w:divBdr>
        <w:top w:val="none" w:sz="0" w:space="0" w:color="auto"/>
        <w:left w:val="none" w:sz="0" w:space="0" w:color="auto"/>
        <w:bottom w:val="none" w:sz="0" w:space="0" w:color="auto"/>
        <w:right w:val="none" w:sz="0" w:space="0" w:color="auto"/>
      </w:divBdr>
    </w:div>
    <w:div w:id="2027824344">
      <w:bodyDiv w:val="1"/>
      <w:marLeft w:val="0"/>
      <w:marRight w:val="0"/>
      <w:marTop w:val="0"/>
      <w:marBottom w:val="0"/>
      <w:divBdr>
        <w:top w:val="none" w:sz="0" w:space="0" w:color="auto"/>
        <w:left w:val="none" w:sz="0" w:space="0" w:color="auto"/>
        <w:bottom w:val="none" w:sz="0" w:space="0" w:color="auto"/>
        <w:right w:val="none" w:sz="0" w:space="0" w:color="auto"/>
      </w:divBdr>
    </w:div>
    <w:div w:id="2031372919">
      <w:bodyDiv w:val="1"/>
      <w:marLeft w:val="0"/>
      <w:marRight w:val="0"/>
      <w:marTop w:val="0"/>
      <w:marBottom w:val="0"/>
      <w:divBdr>
        <w:top w:val="none" w:sz="0" w:space="0" w:color="auto"/>
        <w:left w:val="none" w:sz="0" w:space="0" w:color="auto"/>
        <w:bottom w:val="none" w:sz="0" w:space="0" w:color="auto"/>
        <w:right w:val="none" w:sz="0" w:space="0" w:color="auto"/>
      </w:divBdr>
    </w:div>
    <w:div w:id="2044867333">
      <w:bodyDiv w:val="1"/>
      <w:marLeft w:val="0"/>
      <w:marRight w:val="0"/>
      <w:marTop w:val="0"/>
      <w:marBottom w:val="0"/>
      <w:divBdr>
        <w:top w:val="none" w:sz="0" w:space="0" w:color="auto"/>
        <w:left w:val="none" w:sz="0" w:space="0" w:color="auto"/>
        <w:bottom w:val="none" w:sz="0" w:space="0" w:color="auto"/>
        <w:right w:val="none" w:sz="0" w:space="0" w:color="auto"/>
      </w:divBdr>
    </w:div>
    <w:div w:id="2057120651">
      <w:bodyDiv w:val="1"/>
      <w:marLeft w:val="0"/>
      <w:marRight w:val="0"/>
      <w:marTop w:val="0"/>
      <w:marBottom w:val="0"/>
      <w:divBdr>
        <w:top w:val="none" w:sz="0" w:space="0" w:color="auto"/>
        <w:left w:val="none" w:sz="0" w:space="0" w:color="auto"/>
        <w:bottom w:val="none" w:sz="0" w:space="0" w:color="auto"/>
        <w:right w:val="none" w:sz="0" w:space="0" w:color="auto"/>
      </w:divBdr>
    </w:div>
    <w:div w:id="2088646592">
      <w:bodyDiv w:val="1"/>
      <w:marLeft w:val="0"/>
      <w:marRight w:val="0"/>
      <w:marTop w:val="0"/>
      <w:marBottom w:val="0"/>
      <w:divBdr>
        <w:top w:val="none" w:sz="0" w:space="0" w:color="auto"/>
        <w:left w:val="none" w:sz="0" w:space="0" w:color="auto"/>
        <w:bottom w:val="none" w:sz="0" w:space="0" w:color="auto"/>
        <w:right w:val="none" w:sz="0" w:space="0" w:color="auto"/>
      </w:divBdr>
    </w:div>
    <w:div w:id="2091004490">
      <w:bodyDiv w:val="1"/>
      <w:marLeft w:val="0"/>
      <w:marRight w:val="0"/>
      <w:marTop w:val="0"/>
      <w:marBottom w:val="0"/>
      <w:divBdr>
        <w:top w:val="none" w:sz="0" w:space="0" w:color="auto"/>
        <w:left w:val="none" w:sz="0" w:space="0" w:color="auto"/>
        <w:bottom w:val="none" w:sz="0" w:space="0" w:color="auto"/>
        <w:right w:val="none" w:sz="0" w:space="0" w:color="auto"/>
      </w:divBdr>
    </w:div>
    <w:div w:id="2127845588">
      <w:bodyDiv w:val="1"/>
      <w:marLeft w:val="0"/>
      <w:marRight w:val="0"/>
      <w:marTop w:val="0"/>
      <w:marBottom w:val="0"/>
      <w:divBdr>
        <w:top w:val="none" w:sz="0" w:space="0" w:color="auto"/>
        <w:left w:val="none" w:sz="0" w:space="0" w:color="auto"/>
        <w:bottom w:val="none" w:sz="0" w:space="0" w:color="auto"/>
        <w:right w:val="none" w:sz="0" w:space="0" w:color="auto"/>
      </w:divBdr>
    </w:div>
    <w:div w:id="2131245500">
      <w:bodyDiv w:val="1"/>
      <w:marLeft w:val="0"/>
      <w:marRight w:val="0"/>
      <w:marTop w:val="0"/>
      <w:marBottom w:val="0"/>
      <w:divBdr>
        <w:top w:val="none" w:sz="0" w:space="0" w:color="auto"/>
        <w:left w:val="none" w:sz="0" w:space="0" w:color="auto"/>
        <w:bottom w:val="none" w:sz="0" w:space="0" w:color="auto"/>
        <w:right w:val="none" w:sz="0" w:space="0" w:color="auto"/>
      </w:divBdr>
    </w:div>
    <w:div w:id="2131512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russ.thurow@usda.gov" TargetMode="External"/><Relationship Id="rId13" Type="http://schemas.openxmlformats.org/officeDocument/2006/relationships/hyperlink" Target="https://github.com/morgan-sparks/mfsr_phenology" TargetMode="External"/><Relationship Id="rId18" Type="http://schemas.openxmlformats.org/officeDocument/2006/relationships/image" Target="media/image5.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4.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theme" Target="theme/theme1.xml"/><Relationship Id="rId10" Type="http://schemas.microsoft.com/office/2011/relationships/commentsExtended" Target="commentsExtended.xml"/><Relationship Id="rId19" Type="http://schemas.openxmlformats.org/officeDocument/2006/relationships/image" Target="media/image6.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1.jpeg"/><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923B1E-679C-4EEE-9A71-8BE84CC534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2237</TotalTime>
  <Pages>31</Pages>
  <Words>12348</Words>
  <Characters>70384</Characters>
  <Application>Microsoft Office Word</Application>
  <DocSecurity>0</DocSecurity>
  <Lines>586</Lines>
  <Paragraphs>165</Paragraphs>
  <ScaleCrop>false</ScaleCrop>
  <HeadingPairs>
    <vt:vector size="2" baseType="variant">
      <vt:variant>
        <vt:lpstr>Title</vt:lpstr>
      </vt:variant>
      <vt:variant>
        <vt:i4>1</vt:i4>
      </vt:variant>
    </vt:vector>
  </HeadingPairs>
  <TitlesOfParts>
    <vt:vector size="1" baseType="lpstr">
      <vt:lpstr/>
    </vt:vector>
  </TitlesOfParts>
  <Company>USDA</Company>
  <LinksUpToDate>false</LinksUpToDate>
  <CharactersWithSpaces>82567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Thurow, Russ -FS</dc:creator>
  <cp:keywords/>
  <dc:description/>
  <cp:lastModifiedBy>Isaak, Daniel - FS, ID</cp:lastModifiedBy>
  <cp:revision>58</cp:revision>
  <cp:lastPrinted>2025-10-21T16:00:00Z</cp:lastPrinted>
  <dcterms:created xsi:type="dcterms:W3CDTF">2026-02-27T16:17:00Z</dcterms:created>
  <dcterms:modified xsi:type="dcterms:W3CDTF">2026-03-25T21:47:00Z</dcterms:modified>
</cp:coreProperties>
</file>