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94E53" w14:textId="5E6332CF" w:rsidR="00360F6F" w:rsidRDefault="000E2F17" w:rsidP="007E4777">
      <w:pPr>
        <w:rPr>
          <w:i/>
        </w:rPr>
      </w:pPr>
      <w:r w:rsidRPr="00613FB6">
        <w:rPr>
          <w:i/>
        </w:rPr>
        <w:t>CJFAS Article</w:t>
      </w:r>
      <w:r w:rsidR="004F5E08">
        <w:rPr>
          <w:i/>
        </w:rPr>
        <w:t xml:space="preserve">  </w:t>
      </w:r>
    </w:p>
    <w:p w14:paraId="79445BAD" w14:textId="77777777" w:rsidR="00A66A9A" w:rsidRPr="00A20666" w:rsidRDefault="00A66A9A" w:rsidP="007E4777">
      <w:pPr>
        <w:rPr>
          <w:iCs/>
        </w:rPr>
      </w:pPr>
    </w:p>
    <w:p w14:paraId="5106BD9D" w14:textId="6698000B" w:rsidR="00CB2C93" w:rsidRPr="008170C0" w:rsidRDefault="00BD59C5" w:rsidP="007E4777">
      <w:pPr>
        <w:pStyle w:val="Default"/>
        <w:rPr>
          <w:b/>
          <w:sz w:val="28"/>
          <w:szCs w:val="28"/>
        </w:rPr>
      </w:pPr>
      <w:r>
        <w:rPr>
          <w:b/>
          <w:sz w:val="28"/>
          <w:szCs w:val="28"/>
        </w:rPr>
        <w:t>Network-scal</w:t>
      </w:r>
      <w:r w:rsidR="00225833">
        <w:rPr>
          <w:b/>
          <w:sz w:val="28"/>
          <w:szCs w:val="28"/>
        </w:rPr>
        <w:t>e</w:t>
      </w:r>
      <w:r>
        <w:rPr>
          <w:b/>
          <w:sz w:val="28"/>
          <w:szCs w:val="28"/>
        </w:rPr>
        <w:t xml:space="preserve"> t</w:t>
      </w:r>
      <w:r w:rsidR="008170C0" w:rsidRPr="008170C0">
        <w:rPr>
          <w:b/>
          <w:bCs/>
          <w:kern w:val="24"/>
          <w:sz w:val="28"/>
          <w:szCs w:val="28"/>
        </w:rPr>
        <w:t xml:space="preserve">hermal </w:t>
      </w:r>
      <w:r w:rsidR="00F535B2">
        <w:rPr>
          <w:b/>
          <w:bCs/>
          <w:kern w:val="24"/>
          <w:sz w:val="28"/>
          <w:szCs w:val="28"/>
        </w:rPr>
        <w:t xml:space="preserve">and habitat </w:t>
      </w:r>
      <w:r w:rsidR="008170C0" w:rsidRPr="008170C0">
        <w:rPr>
          <w:b/>
          <w:bCs/>
          <w:kern w:val="24"/>
          <w:sz w:val="28"/>
          <w:szCs w:val="28"/>
        </w:rPr>
        <w:t>heterogeneity structure</w:t>
      </w:r>
      <w:r w:rsidR="007346E1">
        <w:rPr>
          <w:b/>
          <w:bCs/>
          <w:kern w:val="24"/>
          <w:sz w:val="28"/>
          <w:szCs w:val="28"/>
        </w:rPr>
        <w:t>s</w:t>
      </w:r>
      <w:r w:rsidR="008170C0" w:rsidRPr="008170C0">
        <w:rPr>
          <w:b/>
          <w:bCs/>
          <w:kern w:val="24"/>
          <w:sz w:val="28"/>
          <w:szCs w:val="28"/>
        </w:rPr>
        <w:t xml:space="preserve"> </w:t>
      </w:r>
      <w:r w:rsidR="007346E1">
        <w:rPr>
          <w:b/>
          <w:bCs/>
          <w:kern w:val="24"/>
          <w:sz w:val="28"/>
          <w:szCs w:val="28"/>
        </w:rPr>
        <w:t xml:space="preserve">a </w:t>
      </w:r>
      <w:r w:rsidR="008170C0" w:rsidRPr="008170C0">
        <w:rPr>
          <w:b/>
          <w:bCs/>
          <w:kern w:val="24"/>
          <w:sz w:val="28"/>
          <w:szCs w:val="28"/>
        </w:rPr>
        <w:t>divers</w:t>
      </w:r>
      <w:r w:rsidR="007346E1">
        <w:rPr>
          <w:b/>
          <w:bCs/>
          <w:kern w:val="24"/>
          <w:sz w:val="28"/>
          <w:szCs w:val="28"/>
        </w:rPr>
        <w:t xml:space="preserve">e </w:t>
      </w:r>
      <w:r w:rsidR="008170C0" w:rsidRPr="008170C0">
        <w:rPr>
          <w:b/>
          <w:bCs/>
          <w:kern w:val="24"/>
          <w:sz w:val="28"/>
          <w:szCs w:val="28"/>
        </w:rPr>
        <w:t xml:space="preserve">Chinook </w:t>
      </w:r>
      <w:r w:rsidR="008170C0">
        <w:rPr>
          <w:b/>
          <w:bCs/>
          <w:kern w:val="24"/>
          <w:sz w:val="28"/>
          <w:szCs w:val="28"/>
        </w:rPr>
        <w:t>s</w:t>
      </w:r>
      <w:r w:rsidR="008170C0" w:rsidRPr="008170C0">
        <w:rPr>
          <w:b/>
          <w:bCs/>
          <w:kern w:val="24"/>
          <w:sz w:val="28"/>
          <w:szCs w:val="28"/>
        </w:rPr>
        <w:t xml:space="preserve">almon spawning portfolio </w:t>
      </w:r>
    </w:p>
    <w:p w14:paraId="7698C349" w14:textId="77777777" w:rsidR="008170C0" w:rsidRPr="008170C0" w:rsidRDefault="008170C0" w:rsidP="007E4777">
      <w:pPr>
        <w:pStyle w:val="Default"/>
        <w:rPr>
          <w:b/>
          <w:sz w:val="28"/>
          <w:szCs w:val="28"/>
        </w:rPr>
      </w:pPr>
    </w:p>
    <w:p w14:paraId="3F852F4B" w14:textId="0AA5127F" w:rsidR="006E794C" w:rsidRPr="00613FB6" w:rsidRDefault="006E794C" w:rsidP="007E4777">
      <w:pPr>
        <w:rPr>
          <w:b/>
        </w:rPr>
      </w:pPr>
    </w:p>
    <w:p w14:paraId="2D0D9BD6" w14:textId="77777777" w:rsidR="0015238A" w:rsidRPr="00613FB6" w:rsidRDefault="0015238A" w:rsidP="007E4777">
      <w:pPr>
        <w:pStyle w:val="Default"/>
        <w:jc w:val="both"/>
      </w:pPr>
    </w:p>
    <w:p w14:paraId="679E0D79" w14:textId="1C283995" w:rsidR="00454798" w:rsidRPr="00613FB6" w:rsidRDefault="0015238A" w:rsidP="007E4777">
      <w:pPr>
        <w:pStyle w:val="Default"/>
        <w:jc w:val="both"/>
      </w:pPr>
      <w:r w:rsidRPr="00613FB6">
        <w:t>Russell F. Thurow</w:t>
      </w:r>
      <w:r w:rsidRPr="00613FB6">
        <w:rPr>
          <w:vertAlign w:val="superscript"/>
        </w:rPr>
        <w:t>1</w:t>
      </w:r>
      <w:r w:rsidR="007C3483">
        <w:rPr>
          <w:vertAlign w:val="superscript"/>
        </w:rPr>
        <w:t>†</w:t>
      </w:r>
      <w:r w:rsidR="00613FB6">
        <w:rPr>
          <w:vertAlign w:val="superscript"/>
        </w:rPr>
        <w:t>*</w:t>
      </w:r>
      <w:r w:rsidRPr="00613FB6">
        <w:t xml:space="preserve"> (</w:t>
      </w:r>
      <w:r w:rsidR="004E060F" w:rsidRPr="00613FB6">
        <w:t xml:space="preserve">ORCID </w:t>
      </w:r>
      <w:proofErr w:type="spellStart"/>
      <w:r w:rsidR="004E060F" w:rsidRPr="00613FB6">
        <w:t>iD</w:t>
      </w:r>
      <w:proofErr w:type="spellEnd"/>
      <w:r w:rsidRPr="00613FB6">
        <w:t>: 0000-0002-1362-8599)</w:t>
      </w:r>
    </w:p>
    <w:p w14:paraId="375E50D2" w14:textId="7F444FAB" w:rsidR="0015238A" w:rsidRPr="00613FB6" w:rsidRDefault="00454798" w:rsidP="007E4777">
      <w:pPr>
        <w:pStyle w:val="Default"/>
        <w:jc w:val="both"/>
      </w:pPr>
      <w:r w:rsidRPr="00613FB6">
        <w:t>Bryan M. Maitland</w:t>
      </w:r>
      <w:r w:rsidRPr="00613FB6">
        <w:rPr>
          <w:vertAlign w:val="superscript"/>
        </w:rPr>
        <w:t>2</w:t>
      </w:r>
      <w:r w:rsidR="007C3483">
        <w:rPr>
          <w:vertAlign w:val="superscript"/>
        </w:rPr>
        <w:t>†</w:t>
      </w:r>
      <w:r w:rsidRPr="00613FB6">
        <w:rPr>
          <w:vertAlign w:val="superscript"/>
        </w:rPr>
        <w:t xml:space="preserve"> </w:t>
      </w:r>
      <w:r w:rsidRPr="00613FB6">
        <w:t>(</w:t>
      </w:r>
      <w:r w:rsidR="004E060F" w:rsidRPr="00613FB6">
        <w:t xml:space="preserve">ORCID </w:t>
      </w:r>
      <w:proofErr w:type="spellStart"/>
      <w:r w:rsidR="004E060F" w:rsidRPr="00613FB6">
        <w:t>iD</w:t>
      </w:r>
      <w:proofErr w:type="spellEnd"/>
      <w:r w:rsidRPr="00613FB6">
        <w:t>: 0000-0002-4491-5064)</w:t>
      </w:r>
    </w:p>
    <w:p w14:paraId="655F7815" w14:textId="4F65A7CD" w:rsidR="0015238A" w:rsidRPr="00613FB6" w:rsidRDefault="0015238A" w:rsidP="007E4777">
      <w:pPr>
        <w:pStyle w:val="Default"/>
        <w:jc w:val="both"/>
      </w:pPr>
      <w:r w:rsidRPr="00613FB6">
        <w:t xml:space="preserve">Morgan </w:t>
      </w:r>
      <w:r w:rsidR="00487134" w:rsidRPr="00613FB6">
        <w:t xml:space="preserve">M. </w:t>
      </w:r>
      <w:r w:rsidRPr="00613FB6">
        <w:t>Sparks</w:t>
      </w:r>
      <w:r w:rsidRPr="00613FB6">
        <w:rPr>
          <w:vertAlign w:val="superscript"/>
        </w:rPr>
        <w:t>2</w:t>
      </w:r>
      <w:r w:rsidR="00573225" w:rsidRPr="00613FB6">
        <w:rPr>
          <w:vertAlign w:val="superscript"/>
        </w:rPr>
        <w:t xml:space="preserve"> </w:t>
      </w:r>
      <w:r w:rsidR="00573225" w:rsidRPr="00613FB6">
        <w:t>(</w:t>
      </w:r>
      <w:r w:rsidR="004E060F" w:rsidRPr="00613FB6">
        <w:t xml:space="preserve">ORCID </w:t>
      </w:r>
      <w:proofErr w:type="spellStart"/>
      <w:r w:rsidR="004E060F" w:rsidRPr="00613FB6">
        <w:t>iD</w:t>
      </w:r>
      <w:proofErr w:type="spellEnd"/>
      <w:r w:rsidR="00573225" w:rsidRPr="00613FB6">
        <w:t xml:space="preserve">: </w:t>
      </w:r>
      <w:r w:rsidR="00487134" w:rsidRPr="00613FB6">
        <w:t>0000-0003-0787-2218</w:t>
      </w:r>
      <w:r w:rsidR="00573225" w:rsidRPr="00613FB6">
        <w:t>)</w:t>
      </w:r>
    </w:p>
    <w:p w14:paraId="29C5332D" w14:textId="70407A60" w:rsidR="00573225" w:rsidRPr="00613FB6" w:rsidRDefault="0015238A" w:rsidP="007E4777">
      <w:pPr>
        <w:pStyle w:val="Default"/>
        <w:jc w:val="both"/>
        <w:rPr>
          <w:iCs/>
          <w:vertAlign w:val="superscript"/>
        </w:rPr>
      </w:pPr>
      <w:r w:rsidRPr="00613FB6">
        <w:t>Dan</w:t>
      </w:r>
      <w:r w:rsidR="00487134" w:rsidRPr="00613FB6">
        <w:t>iel J.</w:t>
      </w:r>
      <w:r w:rsidRPr="00613FB6">
        <w:t xml:space="preserve"> Isaak</w:t>
      </w:r>
      <w:r w:rsidRPr="00613FB6">
        <w:rPr>
          <w:vertAlign w:val="superscript"/>
        </w:rPr>
        <w:t>2</w:t>
      </w:r>
      <w:r w:rsidR="00573225" w:rsidRPr="00613FB6">
        <w:rPr>
          <w:vertAlign w:val="superscript"/>
        </w:rPr>
        <w:t xml:space="preserve"> </w:t>
      </w:r>
      <w:bookmarkStart w:id="0" w:name="_Hlk201869669"/>
      <w:r w:rsidR="00573225" w:rsidRPr="00613FB6">
        <w:rPr>
          <w:iCs/>
        </w:rPr>
        <w:t>(</w:t>
      </w:r>
      <w:r w:rsidR="004E060F" w:rsidRPr="00613FB6">
        <w:t xml:space="preserve">ORCID </w:t>
      </w:r>
      <w:proofErr w:type="spellStart"/>
      <w:r w:rsidR="004E060F" w:rsidRPr="00613FB6">
        <w:t>iD</w:t>
      </w:r>
      <w:proofErr w:type="spellEnd"/>
      <w:r w:rsidR="00573225" w:rsidRPr="00613FB6">
        <w:rPr>
          <w:iCs/>
        </w:rPr>
        <w:t>: 0000-0003-2963-1546)</w:t>
      </w:r>
    </w:p>
    <w:bookmarkEnd w:id="0"/>
    <w:p w14:paraId="42D39BE4" w14:textId="53B28AB7" w:rsidR="00573225" w:rsidRPr="00613FB6" w:rsidRDefault="0015238A" w:rsidP="007E4777">
      <w:pPr>
        <w:pStyle w:val="Default"/>
        <w:jc w:val="both"/>
        <w:rPr>
          <w:iCs/>
        </w:rPr>
      </w:pPr>
      <w:r w:rsidRPr="00613FB6">
        <w:t xml:space="preserve">John </w:t>
      </w:r>
      <w:r w:rsidR="00454798" w:rsidRPr="00613FB6">
        <w:t xml:space="preserve">M. </w:t>
      </w:r>
      <w:r w:rsidRPr="00613FB6">
        <w:t>Buffington</w:t>
      </w:r>
      <w:r w:rsidRPr="00613FB6">
        <w:rPr>
          <w:vertAlign w:val="superscript"/>
        </w:rPr>
        <w:t>2</w:t>
      </w:r>
      <w:r w:rsidR="00573225" w:rsidRPr="00613FB6">
        <w:rPr>
          <w:vertAlign w:val="superscript"/>
        </w:rPr>
        <w:t xml:space="preserve"> </w:t>
      </w:r>
      <w:r w:rsidR="00573225" w:rsidRPr="00613FB6">
        <w:rPr>
          <w:iCs/>
        </w:rPr>
        <w:t>(</w:t>
      </w:r>
      <w:r w:rsidR="004E060F" w:rsidRPr="00613FB6">
        <w:t xml:space="preserve">ORCID </w:t>
      </w:r>
      <w:proofErr w:type="spellStart"/>
      <w:r w:rsidR="004E060F" w:rsidRPr="00613FB6">
        <w:t>iD</w:t>
      </w:r>
      <w:proofErr w:type="spellEnd"/>
      <w:r w:rsidR="00573225" w:rsidRPr="00613FB6">
        <w:rPr>
          <w:iCs/>
        </w:rPr>
        <w:t>: 0000-0002-2513-5863)</w:t>
      </w:r>
    </w:p>
    <w:p w14:paraId="6F0DA6DB" w14:textId="77777777" w:rsidR="0015238A" w:rsidRDefault="0015238A" w:rsidP="007E4777">
      <w:pPr>
        <w:pStyle w:val="Default"/>
        <w:jc w:val="both"/>
      </w:pPr>
    </w:p>
    <w:p w14:paraId="4389B96D" w14:textId="77777777" w:rsidR="00A66A9A" w:rsidRPr="00613FB6" w:rsidRDefault="00A66A9A" w:rsidP="007E4777">
      <w:pPr>
        <w:pStyle w:val="Default"/>
        <w:jc w:val="both"/>
      </w:pPr>
    </w:p>
    <w:p w14:paraId="71405B63" w14:textId="066D47DC" w:rsidR="0015238A" w:rsidRPr="00613FB6" w:rsidRDefault="0015238A" w:rsidP="007E4777">
      <w:pPr>
        <w:pStyle w:val="Default"/>
        <w:jc w:val="both"/>
      </w:pPr>
      <w:r w:rsidRPr="00613FB6">
        <w:rPr>
          <w:vertAlign w:val="superscript"/>
        </w:rPr>
        <w:t>1</w:t>
      </w:r>
      <w:r w:rsidRPr="00613FB6">
        <w:rPr>
          <w:i/>
          <w:iCs/>
        </w:rPr>
        <w:t>US Forest Service, Rocky Mountain Research Station (Emeritus), Salmon, ID, USA</w:t>
      </w:r>
      <w:r w:rsidR="004A647C" w:rsidRPr="00613FB6">
        <w:rPr>
          <w:i/>
          <w:iCs/>
        </w:rPr>
        <w:t xml:space="preserve"> 83467</w:t>
      </w:r>
    </w:p>
    <w:p w14:paraId="75CB3CB6" w14:textId="1DB719A8" w:rsidR="006E794C" w:rsidRDefault="0015238A" w:rsidP="007E4777">
      <w:pPr>
        <w:pStyle w:val="Default"/>
        <w:jc w:val="both"/>
        <w:rPr>
          <w:i/>
          <w:iCs/>
        </w:rPr>
      </w:pPr>
      <w:r w:rsidRPr="00613FB6">
        <w:rPr>
          <w:vertAlign w:val="superscript"/>
        </w:rPr>
        <w:t>2</w:t>
      </w:r>
      <w:r w:rsidR="006E794C" w:rsidRPr="00613FB6">
        <w:rPr>
          <w:i/>
          <w:iCs/>
        </w:rPr>
        <w:t>US Forest Service- Rocky Mountain Research Station, Boise, Idaho,</w:t>
      </w:r>
      <w:r w:rsidR="00454798" w:rsidRPr="00613FB6">
        <w:rPr>
          <w:i/>
          <w:iCs/>
        </w:rPr>
        <w:t xml:space="preserve"> USA</w:t>
      </w:r>
      <w:r w:rsidR="006E794C" w:rsidRPr="00613FB6">
        <w:rPr>
          <w:i/>
          <w:iCs/>
        </w:rPr>
        <w:t xml:space="preserve"> 83702. </w:t>
      </w:r>
    </w:p>
    <w:p w14:paraId="45C6AB04" w14:textId="0675BC59" w:rsidR="00613FB6" w:rsidRDefault="007C3483" w:rsidP="007E4777">
      <w:pPr>
        <w:pStyle w:val="Default"/>
        <w:jc w:val="both"/>
        <w:rPr>
          <w:i/>
          <w:iCs/>
        </w:rPr>
      </w:pPr>
      <w:r>
        <w:rPr>
          <w:i/>
          <w:iCs/>
        </w:rPr>
        <w:t>† Dual first authors</w:t>
      </w:r>
    </w:p>
    <w:p w14:paraId="44FD6956" w14:textId="4D2583DB" w:rsidR="00613FB6" w:rsidRPr="00446AEF" w:rsidRDefault="0015238A" w:rsidP="007E4777">
      <w:pPr>
        <w:rPr>
          <w:b/>
        </w:rPr>
      </w:pPr>
      <w:r w:rsidRPr="00613FB6">
        <w:rPr>
          <w:vertAlign w:val="superscript"/>
        </w:rPr>
        <w:t>*</w:t>
      </w:r>
      <w:r w:rsidR="006E794C" w:rsidRPr="00613FB6">
        <w:rPr>
          <w:i/>
          <w:iCs/>
        </w:rPr>
        <w:t xml:space="preserve">Corresponding author (e-mail: </w:t>
      </w:r>
      <w:hyperlink r:id="rId8" w:history="1">
        <w:r w:rsidR="006E794C" w:rsidRPr="00613FB6">
          <w:rPr>
            <w:rStyle w:val="Hyperlink"/>
            <w:i/>
            <w:iCs/>
          </w:rPr>
          <w:t>russ.thurow@usda.gov</w:t>
        </w:r>
      </w:hyperlink>
      <w:r w:rsidR="006E794C" w:rsidRPr="00613FB6">
        <w:rPr>
          <w:i/>
          <w:iCs/>
        </w:rPr>
        <w:t>)</w:t>
      </w:r>
      <w:r w:rsidR="00613FB6" w:rsidRPr="00446AEF">
        <w:rPr>
          <w:b/>
        </w:rPr>
        <w:br w:type="page"/>
      </w:r>
    </w:p>
    <w:p w14:paraId="547C8807" w14:textId="5C628C52" w:rsidR="00F60F08" w:rsidRPr="007D2DFE" w:rsidRDefault="00F60F08" w:rsidP="007E4777">
      <w:pPr>
        <w:tabs>
          <w:tab w:val="left" w:pos="3837"/>
        </w:tabs>
        <w:rPr>
          <w:bCs/>
        </w:rPr>
      </w:pPr>
      <w:r w:rsidRPr="00485192">
        <w:rPr>
          <w:b/>
        </w:rPr>
        <w:lastRenderedPageBreak/>
        <w:t>Abstract</w:t>
      </w:r>
      <w:ins w:id="1" w:author="Thurow, Russ - FS, ID" w:date="2026-03-30T11:49:00Z">
        <w:r w:rsidR="002D382C">
          <w:rPr>
            <w:b/>
          </w:rPr>
          <w:t xml:space="preserve"> </w:t>
        </w:r>
        <w:r w:rsidR="002D382C" w:rsidRPr="007D2DFE">
          <w:rPr>
            <w:bCs/>
          </w:rPr>
          <w:t>*To be Revised after the main text is Complete *</w:t>
        </w:r>
      </w:ins>
      <w:del w:id="2" w:author="Thurow, Russ - FS, ID" w:date="2026-03-30T11:49:00Z">
        <w:r w:rsidRPr="007D2DFE" w:rsidDel="002D382C">
          <w:rPr>
            <w:bCs/>
          </w:rPr>
          <w:delText xml:space="preserve"> </w:delText>
        </w:r>
      </w:del>
    </w:p>
    <w:p w14:paraId="575C0F89" w14:textId="52FCF4E0" w:rsidR="00DF420B" w:rsidRDefault="00DF420B" w:rsidP="007E4777">
      <w:pPr>
        <w:rPr>
          <w:ins w:id="3" w:author="Thurow, Russ - FS, ID" w:date="2026-03-30T11:17:00Z"/>
          <w:bCs/>
        </w:rPr>
      </w:pPr>
      <w:r w:rsidRPr="00DF420B">
        <w:rPr>
          <w:bCs/>
          <w:iCs/>
        </w:rPr>
        <w:t xml:space="preserve">Pacific salmon exhibit diverse life histories and local adaptation shaped by spatiotemporal variation in </w:t>
      </w:r>
      <w:r w:rsidRPr="00DF420B">
        <w:rPr>
          <w:bCs/>
        </w:rPr>
        <w:t xml:space="preserve">biotic and abiotic conditions. This biocomplexity buffers populations against environmental variability and reduces risks of demographic failure. One key aspect of biocomplexity is spawning phenology, </w:t>
      </w:r>
      <w:ins w:id="4" w:author="Isaak, Daniel - FS, ID" w:date="2026-03-23T13:16:00Z">
        <w:r w:rsidR="00BD59C5">
          <w:rPr>
            <w:bCs/>
          </w:rPr>
          <w:t>i.e., the timing associated with gonadal maturation and egg deposition</w:t>
        </w:r>
      </w:ins>
      <w:del w:id="5" w:author="Isaak, Daniel - FS, ID" w:date="2026-03-23T13:16:00Z">
        <w:r w:rsidRPr="00DF420B" w:rsidDel="00BD59C5">
          <w:rPr>
            <w:bCs/>
          </w:rPr>
          <w:delText xml:space="preserve">a reproductive attribute </w:delText>
        </w:r>
        <w:r w:rsidDel="00BD59C5">
          <w:rPr>
            <w:bCs/>
          </w:rPr>
          <w:delText xml:space="preserve">that </w:delText>
        </w:r>
        <w:r w:rsidR="00076AE2" w:rsidDel="00BD59C5">
          <w:rPr>
            <w:bCs/>
          </w:rPr>
          <w:delText>generates</w:delText>
        </w:r>
        <w:r w:rsidR="00707A73" w:rsidDel="00BD59C5">
          <w:rPr>
            <w:bCs/>
          </w:rPr>
          <w:delText xml:space="preserve"> </w:delText>
        </w:r>
        <w:r w:rsidRPr="000359B1" w:rsidDel="00BD59C5">
          <w:rPr>
            <w:bCs/>
          </w:rPr>
          <w:delText>population resilience in Pacific salmon</w:delText>
        </w:r>
      </w:del>
      <w:r>
        <w:rPr>
          <w:bCs/>
        </w:rPr>
        <w:t xml:space="preserve">. </w:t>
      </w:r>
      <w:del w:id="6" w:author="Isaak, Daniel - FS, ID" w:date="2026-03-23T13:16:00Z">
        <w:r w:rsidR="00433AD5" w:rsidDel="00BD59C5">
          <w:rPr>
            <w:bCs/>
          </w:rPr>
          <w:delText>T</w:delText>
        </w:r>
        <w:r w:rsidRPr="000359B1" w:rsidDel="00BD59C5">
          <w:rPr>
            <w:bCs/>
          </w:rPr>
          <w:delText xml:space="preserve">he environmental </w:delText>
        </w:r>
        <w:r w:rsidR="00076AE2" w:rsidDel="00BD59C5">
          <w:rPr>
            <w:bCs/>
          </w:rPr>
          <w:delText xml:space="preserve">mechanisms </w:delText>
        </w:r>
        <w:r w:rsidR="00B4528A" w:rsidDel="00BD59C5">
          <w:rPr>
            <w:bCs/>
          </w:rPr>
          <w:delText xml:space="preserve">structuring </w:delText>
        </w:r>
      </w:del>
      <w:ins w:id="7" w:author="Isaak, Daniel - FS, ID" w:date="2026-03-23T13:16:00Z">
        <w:r w:rsidR="00BD59C5">
          <w:rPr>
            <w:bCs/>
          </w:rPr>
          <w:t xml:space="preserve">Previous studies on </w:t>
        </w:r>
      </w:ins>
      <w:r w:rsidR="002560A1">
        <w:rPr>
          <w:bCs/>
        </w:rPr>
        <w:t xml:space="preserve">salmonid </w:t>
      </w:r>
      <w:r>
        <w:rPr>
          <w:bCs/>
        </w:rPr>
        <w:t>spawn</w:t>
      </w:r>
      <w:r w:rsidR="00433AD5">
        <w:rPr>
          <w:bCs/>
        </w:rPr>
        <w:t xml:space="preserve">ing phenology are </w:t>
      </w:r>
      <w:ins w:id="8" w:author="Isaak, Daniel - FS, ID" w:date="2026-03-23T13:17:00Z">
        <w:r w:rsidR="00BD59C5">
          <w:rPr>
            <w:bCs/>
          </w:rPr>
          <w:t xml:space="preserve">often constrained to a small number of sites, which limits our understanding of the </w:t>
        </w:r>
      </w:ins>
      <w:ins w:id="9" w:author="Isaak, Daniel - FS, ID" w:date="2026-03-23T13:18:00Z">
        <w:r w:rsidR="00BD59C5">
          <w:rPr>
            <w:bCs/>
          </w:rPr>
          <w:t>importance of spatial diversity</w:t>
        </w:r>
      </w:ins>
      <w:ins w:id="10" w:author="Isaak, Daniel - FS, ID" w:date="2026-03-23T13:24:00Z">
        <w:r w:rsidR="00BD59C5">
          <w:rPr>
            <w:bCs/>
          </w:rPr>
          <w:t xml:space="preserve"> in promoting biocomplexity and resilience</w:t>
        </w:r>
      </w:ins>
      <w:ins w:id="11" w:author="Isaak, Daniel - FS, ID" w:date="2026-03-23T13:18:00Z">
        <w:r w:rsidR="00BD59C5">
          <w:rPr>
            <w:bCs/>
          </w:rPr>
          <w:t xml:space="preserve">. </w:t>
        </w:r>
      </w:ins>
      <w:del w:id="12" w:author="Isaak, Daniel - FS, ID" w:date="2026-03-23T13:18:00Z">
        <w:r w:rsidR="00433AD5" w:rsidDel="00BD59C5">
          <w:rPr>
            <w:bCs/>
          </w:rPr>
          <w:delText xml:space="preserve">complex </w:delText>
        </w:r>
        <w:r w:rsidR="008170C0" w:rsidDel="00BD59C5">
          <w:rPr>
            <w:bCs/>
          </w:rPr>
          <w:delText xml:space="preserve">and remain </w:delText>
        </w:r>
        <w:r w:rsidRPr="000359B1" w:rsidDel="00BD59C5">
          <w:rPr>
            <w:bCs/>
          </w:rPr>
          <w:delText>poorly understood.</w:delText>
        </w:r>
        <w:r w:rsidDel="00BD59C5">
          <w:rPr>
            <w:bCs/>
          </w:rPr>
          <w:delText xml:space="preserve"> </w:delText>
        </w:r>
      </w:del>
      <w:r w:rsidR="00433AD5">
        <w:rPr>
          <w:bCs/>
        </w:rPr>
        <w:t>To this end, w</w:t>
      </w:r>
      <w:r w:rsidRPr="00DF420B">
        <w:rPr>
          <w:bCs/>
        </w:rPr>
        <w:t xml:space="preserve">e </w:t>
      </w:r>
      <w:ins w:id="13" w:author="Isaak, Daniel - FS, ID" w:date="2026-03-23T13:18:00Z">
        <w:r w:rsidR="00BD59C5">
          <w:rPr>
            <w:bCs/>
          </w:rPr>
          <w:t xml:space="preserve">observed when </w:t>
        </w:r>
      </w:ins>
      <w:del w:id="14" w:author="Isaak, Daniel - FS, ID" w:date="2026-03-23T13:18:00Z">
        <w:r w:rsidRPr="00DF420B" w:rsidDel="00BD59C5">
          <w:rPr>
            <w:bCs/>
          </w:rPr>
          <w:delText xml:space="preserve">analyzed </w:delText>
        </w:r>
      </w:del>
      <w:r w:rsidRPr="00DF420B">
        <w:rPr>
          <w:bCs/>
        </w:rPr>
        <w:t>3,016 wild Chinook salmon (</w:t>
      </w:r>
      <w:r w:rsidRPr="00DF420B">
        <w:rPr>
          <w:bCs/>
          <w:i/>
          <w:iCs/>
        </w:rPr>
        <w:t>Oncorhynchus tshawytscha</w:t>
      </w:r>
      <w:r w:rsidRPr="00DF420B">
        <w:rPr>
          <w:bCs/>
        </w:rPr>
        <w:t xml:space="preserve">) redds </w:t>
      </w:r>
      <w:ins w:id="15" w:author="Isaak, Daniel - FS, ID" w:date="2026-03-23T13:18:00Z">
        <w:r w:rsidR="00BD59C5">
          <w:rPr>
            <w:bCs/>
          </w:rPr>
          <w:t xml:space="preserve">were completed </w:t>
        </w:r>
      </w:ins>
      <w:del w:id="16" w:author="Isaak, Daniel - FS, ID" w:date="2026-03-23T13:19:00Z">
        <w:r w:rsidRPr="00DF420B" w:rsidDel="00BD59C5">
          <w:rPr>
            <w:bCs/>
          </w:rPr>
          <w:delText xml:space="preserve">georeferenced </w:delText>
        </w:r>
      </w:del>
      <w:r w:rsidRPr="00DF420B">
        <w:rPr>
          <w:bCs/>
        </w:rPr>
        <w:t xml:space="preserve">from 2002-2005 across </w:t>
      </w:r>
      <w:ins w:id="17" w:author="Isaak, Daniel - FS, ID" w:date="2026-03-23T13:19:00Z">
        <w:r w:rsidR="00BD59C5">
          <w:rPr>
            <w:bCs/>
          </w:rPr>
          <w:t xml:space="preserve">diverse habitat conditions in a wilderness river network </w:t>
        </w:r>
      </w:ins>
      <w:del w:id="18" w:author="Isaak, Daniel - FS, ID" w:date="2026-03-23T13:19:00Z">
        <w:r w:rsidRPr="00DF420B" w:rsidDel="00BD59C5">
          <w:rPr>
            <w:bCs/>
          </w:rPr>
          <w:delText xml:space="preserve">eight tributaries to Idaho’s Middle Fork Salmon River </w:delText>
        </w:r>
      </w:del>
      <w:r w:rsidRPr="00DF420B">
        <w:rPr>
          <w:bCs/>
        </w:rPr>
        <w:t xml:space="preserve">and </w:t>
      </w:r>
      <w:r w:rsidR="00B815CE" w:rsidRPr="00DF420B">
        <w:rPr>
          <w:bCs/>
        </w:rPr>
        <w:t xml:space="preserve">evaluated how stream- and reach-scale thermal conditions </w:t>
      </w:r>
      <w:r w:rsidR="00B815CE">
        <w:rPr>
          <w:bCs/>
        </w:rPr>
        <w:t xml:space="preserve">and spatial habitat variation </w:t>
      </w:r>
      <w:r w:rsidR="00B815CE" w:rsidRPr="00DF420B">
        <w:rPr>
          <w:bCs/>
        </w:rPr>
        <w:t xml:space="preserve">influenced spawn timing. </w:t>
      </w:r>
      <w:r w:rsidRPr="00DF420B">
        <w:rPr>
          <w:bCs/>
        </w:rPr>
        <w:t xml:space="preserve">Linear mixed-effects models with stream-reach random intercepts and slopes explained most of the variation in </w:t>
      </w:r>
      <w:commentRangeStart w:id="19"/>
      <w:r w:rsidRPr="00DF420B">
        <w:rPr>
          <w:bCs/>
        </w:rPr>
        <w:t>observed salmon spawning dates (marginal R</w:t>
      </w:r>
      <w:r w:rsidRPr="00DF420B">
        <w:rPr>
          <w:bCs/>
          <w:vertAlign w:val="superscript"/>
        </w:rPr>
        <w:t>2</w:t>
      </w:r>
      <w:r w:rsidRPr="00DF420B">
        <w:rPr>
          <w:bCs/>
        </w:rPr>
        <w:t xml:space="preserve"> = 0.</w:t>
      </w:r>
      <w:r w:rsidR="00DA742D">
        <w:rPr>
          <w:bCs/>
        </w:rPr>
        <w:t>599</w:t>
      </w:r>
      <w:r w:rsidRPr="00DF420B">
        <w:rPr>
          <w:bCs/>
        </w:rPr>
        <w:t>; conditional R² = 0.9</w:t>
      </w:r>
      <w:r w:rsidR="00DA742D">
        <w:rPr>
          <w:bCs/>
        </w:rPr>
        <w:t>90</w:t>
      </w:r>
      <w:r w:rsidRPr="00DF420B">
        <w:rPr>
          <w:bCs/>
        </w:rPr>
        <w:t>)</w:t>
      </w:r>
      <w:commentRangeEnd w:id="19"/>
      <w:r w:rsidR="00AF1940">
        <w:rPr>
          <w:rStyle w:val="CommentReference"/>
        </w:rPr>
        <w:commentReference w:id="19"/>
      </w:r>
      <w:r w:rsidRPr="00DF420B">
        <w:rPr>
          <w:bCs/>
        </w:rPr>
        <w:t xml:space="preserve">. Spawn timing </w:t>
      </w:r>
      <w:ins w:id="20" w:author="Isaak, Daniel - FS, ID" w:date="2026-03-23T13:19:00Z">
        <w:r w:rsidR="00BD59C5">
          <w:rPr>
            <w:bCs/>
          </w:rPr>
          <w:t xml:space="preserve">occurred earlier in sites </w:t>
        </w:r>
      </w:ins>
      <w:del w:id="21" w:author="Isaak, Daniel - FS, ID" w:date="2026-03-23T13:19:00Z">
        <w:r w:rsidRPr="00DF420B" w:rsidDel="00BD59C5">
          <w:rPr>
            <w:bCs/>
          </w:rPr>
          <w:delText xml:space="preserve">advanced nonlinearly </w:delText>
        </w:r>
      </w:del>
      <w:r w:rsidRPr="00DF420B">
        <w:rPr>
          <w:bCs/>
        </w:rPr>
        <w:t xml:space="preserve">with </w:t>
      </w:r>
      <w:ins w:id="22" w:author="Isaak, Daniel - FS, ID" w:date="2026-03-23T13:19:00Z">
        <w:r w:rsidR="00BD59C5">
          <w:rPr>
            <w:bCs/>
          </w:rPr>
          <w:t xml:space="preserve">cooler </w:t>
        </w:r>
      </w:ins>
      <w:r w:rsidRPr="00DF420B">
        <w:rPr>
          <w:bCs/>
        </w:rPr>
        <w:t xml:space="preserve">antecedent 90-day mean water temperature </w:t>
      </w:r>
      <w:del w:id="23" w:author="Isaak, Daniel - FS, ID" w:date="2026-03-23T13:19:00Z">
        <w:r w:rsidRPr="00DF420B" w:rsidDel="00BD59C5">
          <w:rPr>
            <w:bCs/>
          </w:rPr>
          <w:delText xml:space="preserve">and </w:delText>
        </w:r>
      </w:del>
      <w:ins w:id="24" w:author="Isaak, Daniel - FS, ID" w:date="2026-03-23T13:19:00Z">
        <w:r w:rsidR="00BD59C5">
          <w:rPr>
            <w:bCs/>
          </w:rPr>
          <w:t xml:space="preserve">but </w:t>
        </w:r>
      </w:ins>
      <w:r w:rsidRPr="00DF420B">
        <w:rPr>
          <w:bCs/>
        </w:rPr>
        <w:t xml:space="preserve">plateaued at </w:t>
      </w:r>
      <w:ins w:id="25" w:author="Isaak, Daniel - FS, ID" w:date="2026-03-23T13:20:00Z">
        <w:r w:rsidR="00BD59C5">
          <w:rPr>
            <w:bCs/>
          </w:rPr>
          <w:t xml:space="preserve">the </w:t>
        </w:r>
      </w:ins>
      <w:r w:rsidRPr="00DF420B">
        <w:rPr>
          <w:bCs/>
        </w:rPr>
        <w:t>warme</w:t>
      </w:r>
      <w:ins w:id="26" w:author="Isaak, Daniel - FS, ID" w:date="2026-03-23T13:20:00Z">
        <w:r w:rsidR="00BD59C5">
          <w:rPr>
            <w:bCs/>
          </w:rPr>
          <w:t>st</w:t>
        </w:r>
      </w:ins>
      <w:del w:id="27" w:author="Isaak, Daniel - FS, ID" w:date="2026-03-23T13:20:00Z">
        <w:r w:rsidRPr="00DF420B" w:rsidDel="00BD59C5">
          <w:rPr>
            <w:bCs/>
          </w:rPr>
          <w:delText>r</w:delText>
        </w:r>
      </w:del>
      <w:r w:rsidRPr="00DF420B">
        <w:rPr>
          <w:bCs/>
        </w:rPr>
        <w:t xml:space="preserve"> sites</w:t>
      </w:r>
      <w:ins w:id="28" w:author="Isaak, Daniel - FS, ID" w:date="2026-03-23T13:20:00Z">
        <w:r w:rsidR="00BD59C5">
          <w:rPr>
            <w:bCs/>
          </w:rPr>
          <w:t xml:space="preserve"> in downstream areas</w:t>
        </w:r>
      </w:ins>
      <w:r w:rsidRPr="00DF420B">
        <w:rPr>
          <w:bCs/>
        </w:rPr>
        <w:t xml:space="preserve">. Stream and year effects were also significant, with spawning occurring progressively later </w:t>
      </w:r>
      <w:ins w:id="29" w:author="Isaak, Daniel - FS, ID" w:date="2026-03-23T13:20:00Z">
        <w:r w:rsidR="00BD59C5">
          <w:rPr>
            <w:bCs/>
          </w:rPr>
          <w:t xml:space="preserve">across years due to a </w:t>
        </w:r>
        <w:commentRangeStart w:id="30"/>
        <w:r w:rsidR="00BD59C5">
          <w:rPr>
            <w:bCs/>
          </w:rPr>
          <w:t>short-term warming trend in our dataset</w:t>
        </w:r>
      </w:ins>
      <w:del w:id="31" w:author="Isaak, Daniel - FS, ID" w:date="2026-03-23T13:20:00Z">
        <w:r w:rsidRPr="00DF420B" w:rsidDel="00BD59C5">
          <w:rPr>
            <w:bCs/>
          </w:rPr>
          <w:delText>through time</w:delText>
        </w:r>
      </w:del>
      <w:commentRangeEnd w:id="30"/>
      <w:r w:rsidR="00BD59C5">
        <w:rPr>
          <w:rStyle w:val="CommentReference"/>
        </w:rPr>
        <w:commentReference w:id="30"/>
      </w:r>
      <w:r w:rsidRPr="00DF420B">
        <w:rPr>
          <w:bCs/>
        </w:rPr>
        <w:t xml:space="preserve">. Importantly, reach-specific random slopes revealed </w:t>
      </w:r>
      <w:del w:id="32" w:author="Isaak, Daniel - FS, ID" w:date="2026-03-23T13:25:00Z">
        <w:r w:rsidRPr="00DF420B" w:rsidDel="00BD59C5">
          <w:rPr>
            <w:bCs/>
          </w:rPr>
          <w:delText xml:space="preserve">pronounced </w:delText>
        </w:r>
      </w:del>
      <w:r w:rsidRPr="00DF420B">
        <w:rPr>
          <w:bCs/>
        </w:rPr>
        <w:t xml:space="preserve">heterogeneity in thermal sensitivity, suggesting </w:t>
      </w:r>
      <w:r w:rsidR="00B815CE">
        <w:rPr>
          <w:bCs/>
        </w:rPr>
        <w:t xml:space="preserve">that unmeasured </w:t>
      </w:r>
      <w:r w:rsidRPr="00DF420B">
        <w:rPr>
          <w:bCs/>
        </w:rPr>
        <w:t xml:space="preserve">local hydrologic and geomorphic processes mediate phenological responses to temperature. Together, these results demonstrate that fine-scale habitat </w:t>
      </w:r>
      <w:del w:id="33" w:author="Isaak, Daniel - FS, ID" w:date="2026-03-23T13:25:00Z">
        <w:r w:rsidRPr="00DF420B" w:rsidDel="0097171C">
          <w:rPr>
            <w:bCs/>
          </w:rPr>
          <w:delText>heterogeneity</w:delText>
        </w:r>
      </w:del>
      <w:ins w:id="34" w:author="Isaak, Daniel - FS, ID" w:date="2026-03-23T13:25:00Z">
        <w:r w:rsidR="0097171C">
          <w:rPr>
            <w:bCs/>
          </w:rPr>
          <w:t xml:space="preserve">and </w:t>
        </w:r>
      </w:ins>
      <w:del w:id="35" w:author="Isaak, Daniel - FS, ID" w:date="2026-03-23T13:25:00Z">
        <w:r w:rsidRPr="00DF420B" w:rsidDel="0097171C">
          <w:rPr>
            <w:bCs/>
          </w:rPr>
          <w:delText xml:space="preserve">, particularly </w:delText>
        </w:r>
      </w:del>
      <w:r w:rsidRPr="00DF420B">
        <w:rPr>
          <w:bCs/>
        </w:rPr>
        <w:t>thermal heterogeneity</w:t>
      </w:r>
      <w:ins w:id="36" w:author="Isaak, Daniel - FS, ID" w:date="2026-03-23T13:25:00Z">
        <w:r w:rsidR="0097171C">
          <w:rPr>
            <w:bCs/>
          </w:rPr>
          <w:t xml:space="preserve"> expressed throughout a network </w:t>
        </w:r>
      </w:ins>
      <w:del w:id="37" w:author="Isaak, Daniel - FS, ID" w:date="2026-03-23T13:25:00Z">
        <w:r w:rsidRPr="00DF420B" w:rsidDel="0097171C">
          <w:rPr>
            <w:bCs/>
          </w:rPr>
          <w:delText xml:space="preserve">, </w:delText>
        </w:r>
      </w:del>
      <w:r w:rsidRPr="00DF420B">
        <w:rPr>
          <w:bCs/>
        </w:rPr>
        <w:t>structure</w:t>
      </w:r>
      <w:del w:id="38" w:author="Isaak, Daniel - FS, ID" w:date="2026-03-23T13:25:00Z">
        <w:r w:rsidRPr="00DF420B" w:rsidDel="0097171C">
          <w:rPr>
            <w:bCs/>
          </w:rPr>
          <w:delText>s</w:delText>
        </w:r>
      </w:del>
      <w:ins w:id="39" w:author="Isaak, Daniel - FS, ID" w:date="2026-03-23T13:25:00Z">
        <w:r w:rsidR="0097171C">
          <w:rPr>
            <w:bCs/>
          </w:rPr>
          <w:t xml:space="preserve"> phenological </w:t>
        </w:r>
      </w:ins>
      <w:del w:id="40" w:author="Isaak, Daniel - FS, ID" w:date="2026-03-23T13:26:00Z">
        <w:r w:rsidRPr="00DF420B" w:rsidDel="0097171C">
          <w:rPr>
            <w:bCs/>
          </w:rPr>
          <w:delText xml:space="preserve"> </w:delText>
        </w:r>
      </w:del>
      <w:r w:rsidRPr="00DF420B">
        <w:rPr>
          <w:bCs/>
        </w:rPr>
        <w:t>divers</w:t>
      </w:r>
      <w:r w:rsidR="00433AD5">
        <w:rPr>
          <w:bCs/>
        </w:rPr>
        <w:t>ity in th</w:t>
      </w:r>
      <w:ins w:id="41" w:author="Isaak, Daniel - FS, ID" w:date="2026-03-23T13:26:00Z">
        <w:r w:rsidR="0097171C">
          <w:rPr>
            <w:bCs/>
          </w:rPr>
          <w:t>ese</w:t>
        </w:r>
      </w:ins>
      <w:del w:id="42" w:author="Isaak, Daniel - FS, ID" w:date="2026-03-23T13:26:00Z">
        <w:r w:rsidR="00433AD5" w:rsidDel="0097171C">
          <w:rPr>
            <w:bCs/>
          </w:rPr>
          <w:delText>is</w:delText>
        </w:r>
      </w:del>
      <w:r w:rsidRPr="00DF420B">
        <w:rPr>
          <w:bCs/>
        </w:rPr>
        <w:t xml:space="preserve"> salmon </w:t>
      </w:r>
      <w:ins w:id="43" w:author="Isaak, Daniel - FS, ID" w:date="2026-03-23T13:26:00Z">
        <w:r w:rsidR="0097171C">
          <w:rPr>
            <w:bCs/>
          </w:rPr>
          <w:t>populations</w:t>
        </w:r>
      </w:ins>
      <w:del w:id="44" w:author="Isaak, Daniel - FS, ID" w:date="2026-03-23T13:26:00Z">
        <w:r w:rsidR="00433AD5" w:rsidDel="0097171C">
          <w:rPr>
            <w:bCs/>
          </w:rPr>
          <w:delText>phenological portfolio</w:delText>
        </w:r>
      </w:del>
      <w:r w:rsidRPr="00DF420B">
        <w:rPr>
          <w:bCs/>
        </w:rPr>
        <w:t xml:space="preserve">. Notably, </w:t>
      </w:r>
      <w:del w:id="45" w:author="Isaak, Daniel - FS, ID" w:date="2026-03-23T13:26:00Z">
        <w:r w:rsidRPr="00DF420B" w:rsidDel="0097171C">
          <w:rPr>
            <w:bCs/>
          </w:rPr>
          <w:delText xml:space="preserve">we documented the persistence of </w:delText>
        </w:r>
      </w:del>
      <w:ins w:id="46" w:author="Isaak, Daniel - FS, ID" w:date="2026-03-23T13:26:00Z">
        <w:r w:rsidR="0097171C">
          <w:rPr>
            <w:bCs/>
          </w:rPr>
          <w:t xml:space="preserve">this </w:t>
        </w:r>
      </w:ins>
      <w:del w:id="47" w:author="Isaak, Daniel - FS, ID" w:date="2026-03-23T13:26:00Z">
        <w:r w:rsidRPr="00DF420B" w:rsidDel="0097171C">
          <w:rPr>
            <w:bCs/>
          </w:rPr>
          <w:delText>divers</w:delText>
        </w:r>
      </w:del>
      <w:ins w:id="48" w:author="Isaak, Daniel - FS, ID" w:date="2026-03-23T13:26:00Z">
        <w:r w:rsidR="0097171C">
          <w:rPr>
            <w:bCs/>
          </w:rPr>
          <w:t>diversity persists</w:t>
        </w:r>
      </w:ins>
      <w:del w:id="49" w:author="Isaak, Daniel - FS, ID" w:date="2026-03-23T13:26:00Z">
        <w:r w:rsidRPr="00DF420B" w:rsidDel="0097171C">
          <w:rPr>
            <w:bCs/>
          </w:rPr>
          <w:delText>e</w:delText>
        </w:r>
      </w:del>
      <w:r w:rsidRPr="00DF420B">
        <w:rPr>
          <w:bCs/>
        </w:rPr>
        <w:t xml:space="preserve"> </w:t>
      </w:r>
      <w:del w:id="50" w:author="Isaak, Daniel - FS, ID" w:date="2026-03-23T13:26:00Z">
        <w:r w:rsidRPr="00DF420B" w:rsidDel="0097171C">
          <w:rPr>
            <w:bCs/>
          </w:rPr>
          <w:delText xml:space="preserve">spawning </w:delText>
        </w:r>
        <w:r w:rsidR="00433AD5" w:rsidDel="0097171C">
          <w:rPr>
            <w:bCs/>
          </w:rPr>
          <w:delText>phenology and sensitivity</w:delText>
        </w:r>
        <w:r w:rsidR="00433AD5" w:rsidRPr="00DF420B" w:rsidDel="0097171C">
          <w:rPr>
            <w:bCs/>
          </w:rPr>
          <w:delText xml:space="preserve"> </w:delText>
        </w:r>
        <w:r w:rsidRPr="00DF420B" w:rsidDel="0097171C">
          <w:rPr>
            <w:bCs/>
          </w:rPr>
          <w:delText>within this interior Chinook salmon population</w:delText>
        </w:r>
        <w:r w:rsidR="002560A1" w:rsidDel="0097171C">
          <w:rPr>
            <w:bCs/>
          </w:rPr>
          <w:delText>,</w:delText>
        </w:r>
        <w:r w:rsidRPr="00DF420B" w:rsidDel="0097171C">
          <w:rPr>
            <w:bCs/>
          </w:rPr>
          <w:delText xml:space="preserve"> </w:delText>
        </w:r>
      </w:del>
      <w:r w:rsidRPr="00DF420B">
        <w:rPr>
          <w:bCs/>
        </w:rPr>
        <w:t xml:space="preserve">despite </w:t>
      </w:r>
      <w:ins w:id="51" w:author="Isaak, Daniel - FS, ID" w:date="2026-03-23T13:27:00Z">
        <w:r w:rsidR="0097171C">
          <w:rPr>
            <w:bCs/>
          </w:rPr>
          <w:t xml:space="preserve">the </w:t>
        </w:r>
      </w:ins>
      <w:del w:id="52" w:author="Isaak, Daniel - FS, ID" w:date="2026-03-23T13:27:00Z">
        <w:r w:rsidRPr="00DF420B" w:rsidDel="0097171C">
          <w:rPr>
            <w:bCs/>
          </w:rPr>
          <w:delText xml:space="preserve">extremely </w:delText>
        </w:r>
      </w:del>
      <w:r w:rsidRPr="00DF420B">
        <w:rPr>
          <w:bCs/>
        </w:rPr>
        <w:t xml:space="preserve">low contemporary abundances </w:t>
      </w:r>
      <w:ins w:id="53" w:author="Isaak, Daniel - FS, ID" w:date="2026-03-23T13:27:00Z">
        <w:r w:rsidR="0097171C">
          <w:rPr>
            <w:bCs/>
          </w:rPr>
          <w:t xml:space="preserve">of these populations and </w:t>
        </w:r>
      </w:ins>
      <w:del w:id="54" w:author="Isaak, Daniel - FS, ID" w:date="2026-03-23T13:27:00Z">
        <w:r w:rsidRPr="00DF420B" w:rsidDel="0097171C">
          <w:rPr>
            <w:bCs/>
          </w:rPr>
          <w:delText xml:space="preserve">and its “Threatened” status under the U.S. Endangered Species Act. Conserving diversity in spawn timing across heterogeneous habitats </w:delText>
        </w:r>
        <w:r w:rsidR="00134513" w:rsidRPr="00DF420B" w:rsidDel="0097171C">
          <w:rPr>
            <w:bCs/>
          </w:rPr>
          <w:delText xml:space="preserve">in dynamic environments </w:delText>
        </w:r>
      </w:del>
      <w:r w:rsidRPr="00DF420B">
        <w:rPr>
          <w:bCs/>
        </w:rPr>
        <w:t xml:space="preserve">may be critical for maintaining the adaptive capacity of </w:t>
      </w:r>
      <w:r w:rsidR="00076AE2">
        <w:rPr>
          <w:bCs/>
        </w:rPr>
        <w:t xml:space="preserve">Chinook </w:t>
      </w:r>
      <w:r w:rsidRPr="00DF420B">
        <w:rPr>
          <w:bCs/>
        </w:rPr>
        <w:t xml:space="preserve">salmon to </w:t>
      </w:r>
      <w:ins w:id="55" w:author="Isaak, Daniel - FS, ID" w:date="2026-03-23T13:27:00Z">
        <w:r w:rsidR="0097171C">
          <w:rPr>
            <w:bCs/>
          </w:rPr>
          <w:t>dynamic and changing future environments</w:t>
        </w:r>
      </w:ins>
      <w:del w:id="56" w:author="Isaak, Daniel - FS, ID" w:date="2026-03-23T13:27:00Z">
        <w:r w:rsidRPr="00DF420B" w:rsidDel="0097171C">
          <w:rPr>
            <w:bCs/>
          </w:rPr>
          <w:delText xml:space="preserve">a </w:delText>
        </w:r>
        <w:r w:rsidR="008F252B" w:rsidDel="0097171C">
          <w:rPr>
            <w:bCs/>
          </w:rPr>
          <w:delText>changing</w:delText>
        </w:r>
        <w:r w:rsidRPr="00DF420B" w:rsidDel="0097171C">
          <w:rPr>
            <w:bCs/>
          </w:rPr>
          <w:delText xml:space="preserve"> climate</w:delText>
        </w:r>
      </w:del>
      <w:r w:rsidRPr="00DF420B">
        <w:rPr>
          <w:bCs/>
        </w:rPr>
        <w:t xml:space="preserve">.  </w:t>
      </w:r>
    </w:p>
    <w:p w14:paraId="7A857FB4" w14:textId="77777777" w:rsidR="00D02B38" w:rsidRPr="00DF420B" w:rsidRDefault="00D02B38" w:rsidP="007E4777">
      <w:pPr>
        <w:rPr>
          <w:bCs/>
        </w:rPr>
      </w:pPr>
    </w:p>
    <w:p w14:paraId="7B4B9AC5" w14:textId="77777777" w:rsidR="008012B4" w:rsidRDefault="00613FB6" w:rsidP="007E4777">
      <w:pPr>
        <w:rPr>
          <w:b/>
        </w:rPr>
      </w:pPr>
      <w:r w:rsidRPr="00CB2C93">
        <w:rPr>
          <w:b/>
        </w:rPr>
        <w:t>Key</w:t>
      </w:r>
      <w:r>
        <w:rPr>
          <w:b/>
        </w:rPr>
        <w:t>words</w:t>
      </w:r>
    </w:p>
    <w:p w14:paraId="36BDF651" w14:textId="483E0484" w:rsidR="00613FB6" w:rsidRPr="00CB2C93" w:rsidRDefault="008012B4" w:rsidP="007E4777">
      <w:pPr>
        <w:rPr>
          <w:bCs/>
        </w:rPr>
      </w:pPr>
      <w:r w:rsidRPr="00CB2C93">
        <w:rPr>
          <w:bCs/>
        </w:rPr>
        <w:t>Spawn timing, portfolio effect, biocomplexity</w:t>
      </w:r>
      <w:r>
        <w:rPr>
          <w:bCs/>
        </w:rPr>
        <w:t>, life history diversity, phenotypic plasticity</w:t>
      </w:r>
      <w:r w:rsidR="00247563">
        <w:rPr>
          <w:bCs/>
        </w:rPr>
        <w:t>, habitat heterogeneity</w:t>
      </w:r>
      <w:r w:rsidR="009F009E">
        <w:rPr>
          <w:bCs/>
        </w:rPr>
        <w:t>, resilience</w:t>
      </w:r>
      <w:r w:rsidR="00613FB6" w:rsidRPr="00CB2C93">
        <w:rPr>
          <w:bCs/>
        </w:rPr>
        <w:br w:type="page"/>
      </w:r>
    </w:p>
    <w:p w14:paraId="2C7D619F" w14:textId="57220E6C" w:rsidR="007506E5" w:rsidRPr="007506E5" w:rsidRDefault="00F60F08" w:rsidP="007506E5">
      <w:pPr>
        <w:rPr>
          <w:ins w:id="57" w:author="Thurow, Russ - FS, ID" w:date="2026-03-30T16:40:00Z"/>
          <w:bCs/>
        </w:rPr>
      </w:pPr>
      <w:r w:rsidRPr="00CB2C93">
        <w:rPr>
          <w:b/>
        </w:rPr>
        <w:lastRenderedPageBreak/>
        <w:t xml:space="preserve">Introduction </w:t>
      </w:r>
      <w:ins w:id="58" w:author="Thurow, Russ - FS, ID" w:date="2026-03-30T16:40:00Z">
        <w:r w:rsidR="007506E5" w:rsidRPr="007506E5">
          <w:rPr>
            <w:bCs/>
          </w:rPr>
          <w:t>*RT edit</w:t>
        </w:r>
      </w:ins>
      <w:ins w:id="59" w:author="Thurow, Russ - FS, ID" w:date="2026-03-30T16:41:00Z">
        <w:r w:rsidR="007506E5">
          <w:rPr>
            <w:bCs/>
          </w:rPr>
          <w:t>ed the Introduction</w:t>
        </w:r>
      </w:ins>
      <w:ins w:id="60" w:author="Thurow, Russ - FS, ID" w:date="2026-03-31T09:22:00Z">
        <w:r w:rsidR="00B7234D">
          <w:rPr>
            <w:bCs/>
          </w:rPr>
          <w:t xml:space="preserve"> +</w:t>
        </w:r>
      </w:ins>
      <w:ins w:id="61" w:author="Thurow, Russ - FS, ID" w:date="2026-03-31T09:09:00Z">
        <w:r w:rsidR="00AC6657">
          <w:rPr>
            <w:bCs/>
          </w:rPr>
          <w:t xml:space="preserve"> Methods </w:t>
        </w:r>
      </w:ins>
      <w:ins w:id="62" w:author="Thurow, Russ - FS, ID" w:date="2026-03-31T10:54:00Z">
        <w:r w:rsidR="00D35D34">
          <w:rPr>
            <w:bCs/>
          </w:rPr>
          <w:t>(</w:t>
        </w:r>
      </w:ins>
      <w:ins w:id="63" w:author="Thurow, Russ - FS, ID" w:date="2026-03-31T09:09:00Z">
        <w:r w:rsidR="00AC6657">
          <w:rPr>
            <w:bCs/>
          </w:rPr>
          <w:t xml:space="preserve">through </w:t>
        </w:r>
      </w:ins>
      <w:ins w:id="64" w:author="Thurow, Russ - FS, ID" w:date="2026-03-30T16:41:00Z">
        <w:r w:rsidR="007506E5">
          <w:rPr>
            <w:bCs/>
          </w:rPr>
          <w:t>Study Area</w:t>
        </w:r>
      </w:ins>
      <w:ins w:id="65" w:author="Thurow, Russ - FS, ID" w:date="2026-03-31T09:10:00Z">
        <w:r w:rsidR="00AC6657">
          <w:rPr>
            <w:bCs/>
          </w:rPr>
          <w:t xml:space="preserve"> and Reach selection</w:t>
        </w:r>
      </w:ins>
      <w:ins w:id="66" w:author="Thurow, Russ - FS, ID" w:date="2026-03-31T10:54:00Z">
        <w:r w:rsidR="00D35D34">
          <w:rPr>
            <w:bCs/>
          </w:rPr>
          <w:t>)</w:t>
        </w:r>
      </w:ins>
      <w:ins w:id="67" w:author="Thurow, Russ - FS, ID" w:date="2026-03-31T09:45:00Z">
        <w:r w:rsidR="00EB211F">
          <w:rPr>
            <w:bCs/>
          </w:rPr>
          <w:t xml:space="preserve"> + last paragraph of the Results</w:t>
        </w:r>
      </w:ins>
      <w:ins w:id="68" w:author="Thurow, Russ - FS, ID" w:date="2026-03-30T16:40:00Z">
        <w:r w:rsidR="007506E5" w:rsidRPr="007506E5">
          <w:rPr>
            <w:bCs/>
          </w:rPr>
          <w:t>*</w:t>
        </w:r>
      </w:ins>
    </w:p>
    <w:p w14:paraId="487B4E4F" w14:textId="6116EBDF" w:rsidR="00F60F08" w:rsidRPr="00CB2C93" w:rsidRDefault="00F60F08" w:rsidP="007E4777">
      <w:pPr>
        <w:rPr>
          <w:b/>
        </w:rPr>
      </w:pPr>
    </w:p>
    <w:p w14:paraId="305979D5" w14:textId="5355F4D8" w:rsidR="00AE3258" w:rsidRDefault="008C7286" w:rsidP="00AE3258">
      <w:pPr>
        <w:autoSpaceDE w:val="0"/>
        <w:autoSpaceDN w:val="0"/>
        <w:adjustRightInd w:val="0"/>
        <w:rPr>
          <w:rFonts w:eastAsiaTheme="minorHAnsi"/>
        </w:rPr>
      </w:pPr>
      <w:r w:rsidRPr="00CB2C93">
        <w:rPr>
          <w:rFonts w:eastAsiaTheme="minorHAnsi"/>
          <w:iCs/>
        </w:rPr>
        <w:t xml:space="preserve">Pacific Salmon populations </w:t>
      </w:r>
      <w:r w:rsidR="004E060F" w:rsidRPr="00CB2C93">
        <w:rPr>
          <w:rFonts w:eastAsiaTheme="minorHAnsi"/>
          <w:iCs/>
        </w:rPr>
        <w:t xml:space="preserve">exhibit extraordinary </w:t>
      </w:r>
      <w:r w:rsidR="006E794C" w:rsidRPr="00CB2C93">
        <w:rPr>
          <w:rFonts w:eastAsiaTheme="minorHAnsi"/>
          <w:iCs/>
        </w:rPr>
        <w:t xml:space="preserve">life history </w:t>
      </w:r>
      <w:r w:rsidR="004E060F" w:rsidRPr="00CB2C93">
        <w:rPr>
          <w:rFonts w:eastAsiaTheme="minorHAnsi"/>
          <w:iCs/>
        </w:rPr>
        <w:t>diversity, shaped by</w:t>
      </w:r>
      <w:r w:rsidR="006E794C" w:rsidRPr="00CB2C93">
        <w:rPr>
          <w:rFonts w:eastAsiaTheme="minorHAnsi"/>
          <w:iCs/>
        </w:rPr>
        <w:t xml:space="preserve"> complex </w:t>
      </w:r>
      <w:r w:rsidR="004E060F" w:rsidRPr="00CB2C93">
        <w:rPr>
          <w:rFonts w:eastAsiaTheme="minorHAnsi"/>
          <w:iCs/>
        </w:rPr>
        <w:t xml:space="preserve">and heterogeneous </w:t>
      </w:r>
      <w:r w:rsidR="006E794C" w:rsidRPr="00CB2C93">
        <w:rPr>
          <w:rFonts w:eastAsiaTheme="minorHAnsi"/>
          <w:iCs/>
        </w:rPr>
        <w:t xml:space="preserve">environments across </w:t>
      </w:r>
      <w:r w:rsidRPr="00CB2C93">
        <w:rPr>
          <w:rFonts w:eastAsiaTheme="minorHAnsi"/>
          <w:iCs/>
        </w:rPr>
        <w:t>their range</w:t>
      </w:r>
      <w:r w:rsidR="006E794C" w:rsidRPr="00CB2C93">
        <w:rPr>
          <w:rFonts w:eastAsiaTheme="minorHAnsi"/>
          <w:iCs/>
        </w:rPr>
        <w:t xml:space="preserve"> (Brannon et al. 2004). </w:t>
      </w:r>
      <w:r w:rsidR="00E44538" w:rsidRPr="00CB2C93">
        <w:rPr>
          <w:rFonts w:eastAsiaTheme="minorHAnsi"/>
          <w:iCs/>
        </w:rPr>
        <w:t xml:space="preserve">The enormous diversity of </w:t>
      </w:r>
      <w:r w:rsidR="00D35BB0" w:rsidRPr="00CB2C93">
        <w:rPr>
          <w:rFonts w:eastAsiaTheme="minorHAnsi"/>
          <w:iCs/>
        </w:rPr>
        <w:t xml:space="preserve">salmon </w:t>
      </w:r>
      <w:r w:rsidR="00E44538" w:rsidRPr="00CB2C93">
        <w:rPr>
          <w:rFonts w:eastAsiaTheme="minorHAnsi"/>
          <w:iCs/>
        </w:rPr>
        <w:t xml:space="preserve">life history traits (Waples et al. 2004) </w:t>
      </w:r>
      <w:r w:rsidR="004E060F" w:rsidRPr="00CB2C93">
        <w:rPr>
          <w:rFonts w:eastAsiaTheme="minorHAnsi"/>
          <w:iCs/>
        </w:rPr>
        <w:t xml:space="preserve">evolved in response to spatiotemporal variation in both </w:t>
      </w:r>
      <w:r w:rsidRPr="00613FB6">
        <w:t xml:space="preserve">biotic and abiotic </w:t>
      </w:r>
      <w:r w:rsidR="004E060F" w:rsidRPr="00613FB6">
        <w:t xml:space="preserve">conditions </w:t>
      </w:r>
      <w:r w:rsidR="006E794C" w:rsidRPr="00613FB6">
        <w:t>(</w:t>
      </w:r>
      <w:r w:rsidR="006E794C" w:rsidRPr="00613FB6">
        <w:rPr>
          <w:rFonts w:eastAsiaTheme="minorHAnsi"/>
        </w:rPr>
        <w:t>Stearns 1976</w:t>
      </w:r>
      <w:r w:rsidR="007F682D">
        <w:rPr>
          <w:rFonts w:eastAsiaTheme="minorHAnsi"/>
        </w:rPr>
        <w:t>; Montgomery 2000</w:t>
      </w:r>
      <w:r w:rsidR="00CB2C93" w:rsidRPr="00613FB6">
        <w:rPr>
          <w:rFonts w:eastAsiaTheme="minorHAnsi"/>
        </w:rPr>
        <w:t>) and</w:t>
      </w:r>
      <w:r w:rsidR="004E060F" w:rsidRPr="00613FB6">
        <w:rPr>
          <w:rFonts w:eastAsiaTheme="minorHAnsi"/>
        </w:rPr>
        <w:t xml:space="preserve"> acts </w:t>
      </w:r>
      <w:r w:rsidR="00E44538" w:rsidRPr="00613FB6">
        <w:rPr>
          <w:rFonts w:eastAsiaTheme="minorHAnsi"/>
        </w:rPr>
        <w:t xml:space="preserve">to </w:t>
      </w:r>
      <w:r w:rsidR="004E060F" w:rsidRPr="00613FB6">
        <w:rPr>
          <w:rFonts w:eastAsiaTheme="minorHAnsi"/>
        </w:rPr>
        <w:t xml:space="preserve">reduce </w:t>
      </w:r>
      <w:r w:rsidR="006E794C" w:rsidRPr="00613FB6">
        <w:rPr>
          <w:rFonts w:eastAsiaTheme="minorHAnsi"/>
        </w:rPr>
        <w:t>risk</w:t>
      </w:r>
      <w:r w:rsidR="00E44538" w:rsidRPr="00613FB6">
        <w:rPr>
          <w:rFonts w:eastAsiaTheme="minorHAnsi"/>
        </w:rPr>
        <w:t>s</w:t>
      </w:r>
      <w:r w:rsidR="004E060F" w:rsidRPr="00613FB6">
        <w:rPr>
          <w:rFonts w:eastAsiaTheme="minorHAnsi"/>
        </w:rPr>
        <w:t xml:space="preserve"> </w:t>
      </w:r>
      <w:r w:rsidR="00404921" w:rsidRPr="00613FB6">
        <w:rPr>
          <w:rFonts w:eastAsiaTheme="minorHAnsi"/>
        </w:rPr>
        <w:t>of demographic</w:t>
      </w:r>
      <w:r w:rsidR="006E794C" w:rsidRPr="00613FB6">
        <w:rPr>
          <w:rFonts w:eastAsiaTheme="minorHAnsi"/>
        </w:rPr>
        <w:t xml:space="preserve"> failure </w:t>
      </w:r>
      <w:r w:rsidR="00E44538" w:rsidRPr="00613FB6">
        <w:rPr>
          <w:rFonts w:eastAsiaTheme="minorHAnsi"/>
        </w:rPr>
        <w:t xml:space="preserve">by </w:t>
      </w:r>
      <w:r w:rsidR="00FD4B49" w:rsidRPr="00613FB6">
        <w:rPr>
          <w:rFonts w:eastAsiaTheme="minorHAnsi"/>
        </w:rPr>
        <w:t>buffer</w:t>
      </w:r>
      <w:r w:rsidR="00E44538" w:rsidRPr="00613FB6">
        <w:rPr>
          <w:rFonts w:eastAsiaTheme="minorHAnsi"/>
        </w:rPr>
        <w:t>ing</w:t>
      </w:r>
      <w:r w:rsidR="00FD4B49" w:rsidRPr="00613FB6">
        <w:rPr>
          <w:rFonts w:eastAsiaTheme="minorHAnsi"/>
        </w:rPr>
        <w:t xml:space="preserve"> </w:t>
      </w:r>
      <w:r w:rsidR="004E060F" w:rsidRPr="00613FB6">
        <w:rPr>
          <w:rFonts w:eastAsiaTheme="minorHAnsi"/>
        </w:rPr>
        <w:t xml:space="preserve">populations </w:t>
      </w:r>
      <w:r w:rsidR="00FD4B49" w:rsidRPr="00613FB6">
        <w:rPr>
          <w:rFonts w:eastAsiaTheme="minorHAnsi"/>
        </w:rPr>
        <w:t xml:space="preserve">against </w:t>
      </w:r>
      <w:r w:rsidR="004E060F" w:rsidRPr="00613FB6">
        <w:rPr>
          <w:rFonts w:eastAsiaTheme="minorHAnsi"/>
        </w:rPr>
        <w:t xml:space="preserve">environmental </w:t>
      </w:r>
      <w:r w:rsidR="00FD4B49" w:rsidRPr="00613FB6">
        <w:rPr>
          <w:rFonts w:eastAsiaTheme="minorHAnsi"/>
        </w:rPr>
        <w:t xml:space="preserve">change </w:t>
      </w:r>
      <w:r w:rsidR="00404921" w:rsidRPr="00613FB6">
        <w:rPr>
          <w:rFonts w:eastAsiaTheme="minorHAnsi"/>
        </w:rPr>
        <w:t xml:space="preserve">and exploitation </w:t>
      </w:r>
      <w:r w:rsidR="00FD4B49" w:rsidRPr="00613FB6">
        <w:rPr>
          <w:rFonts w:eastAsiaTheme="minorHAnsi"/>
        </w:rPr>
        <w:t xml:space="preserve">(Hilborn et al. 2003, </w:t>
      </w:r>
      <w:r w:rsidR="00143595" w:rsidRPr="00613FB6">
        <w:rPr>
          <w:rFonts w:eastAsiaTheme="minorHAnsi"/>
        </w:rPr>
        <w:t xml:space="preserve">Greene et al. 2009; </w:t>
      </w:r>
      <w:r w:rsidR="00FD4B49" w:rsidRPr="00613FB6">
        <w:rPr>
          <w:rFonts w:eastAsiaTheme="minorHAnsi"/>
        </w:rPr>
        <w:t>Schindler et al. 2010</w:t>
      </w:r>
      <w:r w:rsidR="00143595" w:rsidRPr="00613FB6">
        <w:rPr>
          <w:rFonts w:eastAsiaTheme="minorHAnsi"/>
        </w:rPr>
        <w:t>; Beamish 2016</w:t>
      </w:r>
      <w:r w:rsidR="00FD4B49" w:rsidRPr="00613FB6">
        <w:rPr>
          <w:rFonts w:eastAsiaTheme="minorHAnsi"/>
        </w:rPr>
        <w:t>)</w:t>
      </w:r>
      <w:r w:rsidR="006E794C" w:rsidRPr="00613FB6">
        <w:rPr>
          <w:rFonts w:eastAsiaTheme="minorHAnsi"/>
        </w:rPr>
        <w:t>. Chinook salmon</w:t>
      </w:r>
      <w:r w:rsidR="00F6680E" w:rsidRPr="00613FB6">
        <w:rPr>
          <w:rFonts w:eastAsiaTheme="minorHAnsi"/>
        </w:rPr>
        <w:t xml:space="preserve"> </w:t>
      </w:r>
      <w:bookmarkStart w:id="69" w:name="_Hlk221986615"/>
      <w:r w:rsidR="004E060F" w:rsidRPr="00613FB6">
        <w:rPr>
          <w:rFonts w:eastAsiaTheme="minorHAnsi"/>
        </w:rPr>
        <w:t>(</w:t>
      </w:r>
      <w:r w:rsidR="004E060F" w:rsidRPr="00613FB6">
        <w:rPr>
          <w:rFonts w:eastAsiaTheme="minorHAnsi"/>
          <w:i/>
          <w:iCs/>
        </w:rPr>
        <w:t>Oncorhynchus tshawy</w:t>
      </w:r>
      <w:r w:rsidR="006A3F1E">
        <w:rPr>
          <w:rFonts w:eastAsiaTheme="minorHAnsi"/>
          <w:i/>
          <w:iCs/>
        </w:rPr>
        <w:t>t</w:t>
      </w:r>
      <w:r w:rsidR="004E060F" w:rsidRPr="00613FB6">
        <w:rPr>
          <w:rFonts w:eastAsiaTheme="minorHAnsi"/>
          <w:i/>
          <w:iCs/>
        </w:rPr>
        <w:t>scha</w:t>
      </w:r>
      <w:r w:rsidR="004E060F" w:rsidRPr="00613FB6">
        <w:rPr>
          <w:rFonts w:eastAsiaTheme="minorHAnsi"/>
        </w:rPr>
        <w:t xml:space="preserve">) </w:t>
      </w:r>
      <w:bookmarkEnd w:id="69"/>
      <w:r w:rsidR="006E794C" w:rsidRPr="00613FB6">
        <w:rPr>
          <w:rFonts w:eastAsiaTheme="minorHAnsi"/>
        </w:rPr>
        <w:t>display a</w:t>
      </w:r>
      <w:r w:rsidR="00F6680E" w:rsidRPr="00613FB6">
        <w:rPr>
          <w:rFonts w:eastAsiaTheme="minorHAnsi"/>
        </w:rPr>
        <w:t>n especially</w:t>
      </w:r>
      <w:r w:rsidR="006E794C" w:rsidRPr="00613FB6">
        <w:rPr>
          <w:rFonts w:eastAsiaTheme="minorHAnsi"/>
        </w:rPr>
        <w:t xml:space="preserve"> </w:t>
      </w:r>
      <w:r w:rsidR="00E44538" w:rsidRPr="00613FB6">
        <w:rPr>
          <w:rFonts w:eastAsiaTheme="minorHAnsi"/>
        </w:rPr>
        <w:t xml:space="preserve">diverse demographic portfolio </w:t>
      </w:r>
      <w:r w:rsidR="00117667" w:rsidRPr="00613FB6">
        <w:rPr>
          <w:rFonts w:eastAsiaTheme="minorHAnsi"/>
        </w:rPr>
        <w:t xml:space="preserve">characterized by a </w:t>
      </w:r>
      <w:r w:rsidR="006E794C" w:rsidRPr="00613FB6">
        <w:rPr>
          <w:rFonts w:eastAsiaTheme="minorHAnsi"/>
        </w:rPr>
        <w:t xml:space="preserve">broad array of </w:t>
      </w:r>
      <w:r w:rsidRPr="00613FB6">
        <w:rPr>
          <w:rFonts w:eastAsiaTheme="minorHAnsi"/>
        </w:rPr>
        <w:t>phenotypes</w:t>
      </w:r>
      <w:r w:rsidR="004E060F" w:rsidRPr="00613FB6">
        <w:rPr>
          <w:rFonts w:eastAsiaTheme="minorHAnsi"/>
        </w:rPr>
        <w:t>,</w:t>
      </w:r>
      <w:r w:rsidRPr="00613FB6">
        <w:rPr>
          <w:rFonts w:eastAsiaTheme="minorHAnsi"/>
        </w:rPr>
        <w:t xml:space="preserve"> </w:t>
      </w:r>
      <w:r w:rsidR="006E794C" w:rsidRPr="00613FB6">
        <w:rPr>
          <w:rFonts w:eastAsiaTheme="minorHAnsi"/>
        </w:rPr>
        <w:t xml:space="preserve">including variation in age </w:t>
      </w:r>
      <w:r w:rsidR="004E060F" w:rsidRPr="00613FB6">
        <w:rPr>
          <w:rFonts w:eastAsiaTheme="minorHAnsi"/>
        </w:rPr>
        <w:t xml:space="preserve">and timing of </w:t>
      </w:r>
      <w:r w:rsidR="006E794C" w:rsidRPr="00613FB6">
        <w:rPr>
          <w:rFonts w:eastAsiaTheme="minorHAnsi"/>
        </w:rPr>
        <w:t>seaward migration</w:t>
      </w:r>
      <w:r w:rsidR="004E060F" w:rsidRPr="00613FB6">
        <w:rPr>
          <w:rFonts w:eastAsiaTheme="minorHAnsi"/>
        </w:rPr>
        <w:t>,</w:t>
      </w:r>
      <w:r w:rsidR="006E794C" w:rsidRPr="00613FB6">
        <w:rPr>
          <w:rFonts w:eastAsiaTheme="minorHAnsi"/>
        </w:rPr>
        <w:t xml:space="preserve"> </w:t>
      </w:r>
      <w:r w:rsidR="00125105" w:rsidRPr="00613FB6">
        <w:rPr>
          <w:rFonts w:eastAsiaTheme="minorHAnsi"/>
        </w:rPr>
        <w:t xml:space="preserve">duration </w:t>
      </w:r>
      <w:r w:rsidR="006E794C" w:rsidRPr="00613FB6">
        <w:rPr>
          <w:rFonts w:eastAsiaTheme="minorHAnsi"/>
        </w:rPr>
        <w:t>of freshwater</w:t>
      </w:r>
      <w:r w:rsidR="00125105" w:rsidRPr="00613FB6">
        <w:rPr>
          <w:rFonts w:eastAsiaTheme="minorHAnsi"/>
        </w:rPr>
        <w:t xml:space="preserve"> </w:t>
      </w:r>
      <w:r w:rsidR="006E794C" w:rsidRPr="00613FB6">
        <w:rPr>
          <w:rFonts w:eastAsiaTheme="minorHAnsi"/>
        </w:rPr>
        <w:t xml:space="preserve">and </w:t>
      </w:r>
      <w:r w:rsidR="00125105" w:rsidRPr="00613FB6">
        <w:rPr>
          <w:rFonts w:eastAsiaTheme="minorHAnsi"/>
        </w:rPr>
        <w:t xml:space="preserve">marine </w:t>
      </w:r>
      <w:r w:rsidR="006E794C" w:rsidRPr="00613FB6">
        <w:rPr>
          <w:rFonts w:eastAsiaTheme="minorHAnsi"/>
        </w:rPr>
        <w:t>residence</w:t>
      </w:r>
      <w:r w:rsidR="00125105" w:rsidRPr="00613FB6">
        <w:rPr>
          <w:rFonts w:eastAsiaTheme="minorHAnsi"/>
        </w:rPr>
        <w:t>,</w:t>
      </w:r>
      <w:r w:rsidR="006E794C" w:rsidRPr="00613FB6">
        <w:rPr>
          <w:rFonts w:eastAsiaTheme="minorHAnsi"/>
        </w:rPr>
        <w:t xml:space="preserve"> ocean distribution</w:t>
      </w:r>
      <w:r w:rsidR="00125105" w:rsidRPr="00613FB6">
        <w:rPr>
          <w:rFonts w:eastAsiaTheme="minorHAnsi"/>
        </w:rPr>
        <w:t>,</w:t>
      </w:r>
      <w:r w:rsidR="006E794C" w:rsidRPr="00613FB6">
        <w:rPr>
          <w:rFonts w:eastAsiaTheme="minorHAnsi"/>
        </w:rPr>
        <w:t xml:space="preserve"> </w:t>
      </w:r>
      <w:r w:rsidR="00117667" w:rsidRPr="00613FB6">
        <w:rPr>
          <w:rFonts w:eastAsiaTheme="minorHAnsi"/>
        </w:rPr>
        <w:t xml:space="preserve">age and season of spawning migration, </w:t>
      </w:r>
      <w:r w:rsidR="006E794C" w:rsidRPr="00613FB6">
        <w:rPr>
          <w:rFonts w:eastAsiaTheme="minorHAnsi"/>
        </w:rPr>
        <w:t>and timing of spawning (Healey 1991)</w:t>
      </w:r>
      <w:r w:rsidR="00117667" w:rsidRPr="00613FB6">
        <w:rPr>
          <w:rFonts w:eastAsiaTheme="minorHAnsi"/>
        </w:rPr>
        <w:t xml:space="preserve">. </w:t>
      </w:r>
    </w:p>
    <w:p w14:paraId="7091E006" w14:textId="27BB02A3" w:rsidR="00087519" w:rsidRDefault="00125105" w:rsidP="00152D4B">
      <w:pPr>
        <w:autoSpaceDE w:val="0"/>
        <w:autoSpaceDN w:val="0"/>
        <w:adjustRightInd w:val="0"/>
        <w:ind w:firstLine="720"/>
        <w:rPr>
          <w:rFonts w:eastAsiaTheme="minorHAnsi"/>
          <w:color w:val="000000"/>
        </w:rPr>
      </w:pPr>
      <w:r w:rsidRPr="00613FB6">
        <w:rPr>
          <w:rFonts w:eastAsiaTheme="minorHAnsi"/>
        </w:rPr>
        <w:t xml:space="preserve">Among these traits, spawning phenology has important ecological and evolutionary consequences. </w:t>
      </w:r>
      <w:r w:rsidRPr="00613FB6">
        <w:t>The timing of adult migration</w:t>
      </w:r>
      <w:r w:rsidR="00001AA1">
        <w:t>s</w:t>
      </w:r>
      <w:r w:rsidRPr="00613FB6">
        <w:t xml:space="preserve"> and </w:t>
      </w:r>
      <w:r w:rsidR="00001AA1">
        <w:t xml:space="preserve">subsequent </w:t>
      </w:r>
      <w:r w:rsidRPr="00613FB6">
        <w:t xml:space="preserve">spawning </w:t>
      </w:r>
      <w:r w:rsidR="00001AA1">
        <w:t xml:space="preserve">play important roles in </w:t>
      </w:r>
      <w:r w:rsidRPr="00613FB6">
        <w:t>shap</w:t>
      </w:r>
      <w:r w:rsidR="00001AA1">
        <w:t>ing</w:t>
      </w:r>
      <w:r w:rsidRPr="00613FB6">
        <w:t xml:space="preserve"> reproductive isolation among temporally segregated groups and </w:t>
      </w:r>
      <w:r w:rsidR="00001AA1">
        <w:t>contribute</w:t>
      </w:r>
      <w:r w:rsidR="00F535B2">
        <w:t>s</w:t>
      </w:r>
      <w:r w:rsidRPr="00613FB6">
        <w:t xml:space="preserve"> to fine-scale local adaptation (</w:t>
      </w:r>
      <w:r w:rsidR="009A671F" w:rsidRPr="00A220D3">
        <w:rPr>
          <w:rFonts w:eastAsiaTheme="minorHAnsi"/>
          <w:bCs/>
        </w:rPr>
        <w:t>Quinn et al. 2001</w:t>
      </w:r>
      <w:r w:rsidR="009A671F">
        <w:rPr>
          <w:rFonts w:eastAsiaTheme="minorHAnsi"/>
          <w:bCs/>
        </w:rPr>
        <w:t xml:space="preserve">; </w:t>
      </w:r>
      <w:r w:rsidRPr="00613FB6">
        <w:t xml:space="preserve">Manhard et al. 2017). </w:t>
      </w:r>
      <w:r w:rsidR="00245576" w:rsidRPr="00613FB6">
        <w:rPr>
          <w:rFonts w:eastAsiaTheme="minorHAnsi"/>
        </w:rPr>
        <w:t xml:space="preserve">While </w:t>
      </w:r>
      <w:r w:rsidR="00245576">
        <w:rPr>
          <w:rFonts w:eastAsiaTheme="minorHAnsi"/>
        </w:rPr>
        <w:t xml:space="preserve">migration and </w:t>
      </w:r>
      <w:r w:rsidR="00245576" w:rsidRPr="00613FB6">
        <w:rPr>
          <w:rFonts w:eastAsiaTheme="minorHAnsi"/>
        </w:rPr>
        <w:t xml:space="preserve">run timing (entry into freshwater) </w:t>
      </w:r>
      <w:r w:rsidR="00245576">
        <w:rPr>
          <w:rFonts w:eastAsiaTheme="minorHAnsi"/>
        </w:rPr>
        <w:t>are</w:t>
      </w:r>
      <w:r w:rsidR="00245576" w:rsidRPr="00613FB6">
        <w:rPr>
          <w:rFonts w:eastAsiaTheme="minorHAnsi"/>
        </w:rPr>
        <w:t xml:space="preserve"> often used to define </w:t>
      </w:r>
      <w:r w:rsidR="00245576">
        <w:rPr>
          <w:rFonts w:eastAsiaTheme="minorHAnsi"/>
        </w:rPr>
        <w:t xml:space="preserve">subspecific groupings </w:t>
      </w:r>
      <w:r w:rsidR="00245576" w:rsidRPr="00613FB6">
        <w:rPr>
          <w:rFonts w:eastAsiaTheme="minorHAnsi"/>
        </w:rPr>
        <w:t>(</w:t>
      </w:r>
      <w:r w:rsidR="00245576">
        <w:rPr>
          <w:rFonts w:eastAsiaTheme="minorHAnsi"/>
        </w:rPr>
        <w:t>e.g., spring, summer, or fall-run</w:t>
      </w:r>
      <w:r w:rsidR="00F535B2">
        <w:rPr>
          <w:rFonts w:eastAsiaTheme="minorHAnsi"/>
        </w:rPr>
        <w:t>s</w:t>
      </w:r>
      <w:r w:rsidR="00245576">
        <w:rPr>
          <w:rFonts w:eastAsiaTheme="minorHAnsi"/>
        </w:rPr>
        <w:t xml:space="preserve">; </w:t>
      </w:r>
      <w:r w:rsidR="00245576" w:rsidRPr="00613FB6">
        <w:rPr>
          <w:rFonts w:eastAsiaTheme="minorHAnsi"/>
        </w:rPr>
        <w:t>Brannon et al. 2004</w:t>
      </w:r>
      <w:r w:rsidR="00245576">
        <w:rPr>
          <w:rFonts w:eastAsiaTheme="minorHAnsi"/>
        </w:rPr>
        <w:t>;</w:t>
      </w:r>
      <w:r w:rsidR="00245576" w:rsidRPr="00613FB6">
        <w:rPr>
          <w:rFonts w:eastAsiaTheme="minorHAnsi"/>
        </w:rPr>
        <w:t xml:space="preserve"> Waples et al. 2004),</w:t>
      </w:r>
      <w:r w:rsidR="00245576">
        <w:rPr>
          <w:rFonts w:eastAsiaTheme="minorHAnsi"/>
        </w:rPr>
        <w:t xml:space="preserve"> </w:t>
      </w:r>
      <w:bookmarkStart w:id="70" w:name="_Hlk225760269"/>
      <w:r w:rsidR="00001AA1" w:rsidRPr="00613FB6">
        <w:rPr>
          <w:rFonts w:eastAsiaTheme="minorHAnsi"/>
        </w:rPr>
        <w:t>spawn timing (the date adults deposit fertilized eggs)</w:t>
      </w:r>
      <w:r w:rsidR="00131047">
        <w:rPr>
          <w:rFonts w:eastAsiaTheme="minorHAnsi"/>
        </w:rPr>
        <w:t xml:space="preserve"> </w:t>
      </w:r>
      <w:r w:rsidR="00001AA1" w:rsidRPr="00613FB6">
        <w:rPr>
          <w:rFonts w:eastAsiaTheme="minorHAnsi"/>
        </w:rPr>
        <w:t>express</w:t>
      </w:r>
      <w:r w:rsidR="00780B7C">
        <w:rPr>
          <w:rFonts w:eastAsiaTheme="minorHAnsi"/>
        </w:rPr>
        <w:t xml:space="preserve">es important </w:t>
      </w:r>
      <w:r w:rsidR="00152D4B">
        <w:rPr>
          <w:rFonts w:eastAsiaTheme="minorHAnsi"/>
        </w:rPr>
        <w:t xml:space="preserve">salmon </w:t>
      </w:r>
      <w:r w:rsidR="00001AA1" w:rsidRPr="00613FB6">
        <w:rPr>
          <w:rFonts w:eastAsiaTheme="minorHAnsi"/>
        </w:rPr>
        <w:t>phenotypic variation</w:t>
      </w:r>
      <w:r w:rsidR="00152D4B">
        <w:rPr>
          <w:rFonts w:eastAsiaTheme="minorHAnsi"/>
        </w:rPr>
        <w:t xml:space="preserve">. </w:t>
      </w:r>
      <w:bookmarkEnd w:id="70"/>
      <w:r w:rsidR="00152D4B">
        <w:rPr>
          <w:rFonts w:eastAsiaTheme="minorHAnsi"/>
        </w:rPr>
        <w:t>S</w:t>
      </w:r>
      <w:r w:rsidR="00001AA1" w:rsidRPr="00613FB6">
        <w:rPr>
          <w:rFonts w:eastAsiaTheme="minorHAnsi"/>
        </w:rPr>
        <w:t xml:space="preserve">pawn timing </w:t>
      </w:r>
      <w:r w:rsidR="00057F8C">
        <w:rPr>
          <w:rFonts w:eastAsiaTheme="minorHAnsi"/>
        </w:rPr>
        <w:t xml:space="preserve">often </w:t>
      </w:r>
      <w:r w:rsidR="00001AA1" w:rsidRPr="00613FB6">
        <w:rPr>
          <w:rFonts w:eastAsiaTheme="minorHAnsi"/>
        </w:rPr>
        <w:t>var</w:t>
      </w:r>
      <w:r w:rsidR="00057F8C">
        <w:rPr>
          <w:rFonts w:eastAsiaTheme="minorHAnsi"/>
        </w:rPr>
        <w:t>ies</w:t>
      </w:r>
      <w:r w:rsidR="00131047">
        <w:rPr>
          <w:rFonts w:eastAsiaTheme="minorHAnsi"/>
        </w:rPr>
        <w:t xml:space="preserve"> </w:t>
      </w:r>
      <w:r w:rsidR="00825781">
        <w:rPr>
          <w:rFonts w:eastAsiaTheme="minorHAnsi"/>
        </w:rPr>
        <w:t xml:space="preserve">significantly </w:t>
      </w:r>
      <w:r w:rsidR="00131047">
        <w:rPr>
          <w:rFonts w:eastAsiaTheme="minorHAnsi"/>
        </w:rPr>
        <w:t xml:space="preserve">among </w:t>
      </w:r>
      <w:r w:rsidR="00825781">
        <w:rPr>
          <w:rFonts w:eastAsiaTheme="minorHAnsi"/>
        </w:rPr>
        <w:t xml:space="preserve">local </w:t>
      </w:r>
      <w:r w:rsidR="00001AA1" w:rsidRPr="00613FB6">
        <w:rPr>
          <w:rFonts w:eastAsiaTheme="minorHAnsi"/>
        </w:rPr>
        <w:t>populations</w:t>
      </w:r>
      <w:r w:rsidR="00825781">
        <w:rPr>
          <w:rFonts w:eastAsiaTheme="minorHAnsi"/>
        </w:rPr>
        <w:t xml:space="preserve"> </w:t>
      </w:r>
      <w:r w:rsidR="00131047">
        <w:rPr>
          <w:rFonts w:eastAsiaTheme="minorHAnsi"/>
        </w:rPr>
        <w:t xml:space="preserve">in response to both </w:t>
      </w:r>
      <w:r w:rsidR="00001AA1" w:rsidRPr="00613FB6">
        <w:rPr>
          <w:rFonts w:eastAsiaTheme="minorHAnsi"/>
        </w:rPr>
        <w:t>genetic component</w:t>
      </w:r>
      <w:r w:rsidR="009A671F">
        <w:rPr>
          <w:rFonts w:eastAsiaTheme="minorHAnsi"/>
        </w:rPr>
        <w:t>s</w:t>
      </w:r>
      <w:r w:rsidR="00001AA1" w:rsidRPr="00613FB6">
        <w:rPr>
          <w:rFonts w:eastAsiaTheme="minorHAnsi"/>
        </w:rPr>
        <w:t xml:space="preserve"> (Ricker 1972; Quinn et al. 2002; Beulke et al. 2023)</w:t>
      </w:r>
      <w:r w:rsidR="00131047">
        <w:rPr>
          <w:rFonts w:eastAsiaTheme="minorHAnsi"/>
        </w:rPr>
        <w:t xml:space="preserve"> and local habitat conditions (</w:t>
      </w:r>
      <w:r w:rsidR="00B054C7">
        <w:rPr>
          <w:rFonts w:eastAsiaTheme="minorHAnsi"/>
        </w:rPr>
        <w:t>Kaylor et al. 2022</w:t>
      </w:r>
      <w:r w:rsidR="00245576">
        <w:rPr>
          <w:rFonts w:eastAsiaTheme="minorHAnsi"/>
        </w:rPr>
        <w:t>; Jacobs et al. 2023</w:t>
      </w:r>
      <w:r w:rsidR="00131047">
        <w:rPr>
          <w:rFonts w:eastAsiaTheme="minorHAnsi"/>
        </w:rPr>
        <w:t>)</w:t>
      </w:r>
      <w:r w:rsidR="00001AA1" w:rsidRPr="00613FB6">
        <w:rPr>
          <w:rFonts w:eastAsiaTheme="minorHAnsi"/>
        </w:rPr>
        <w:t>.</w:t>
      </w:r>
      <w:r w:rsidR="009A671F">
        <w:rPr>
          <w:rFonts w:eastAsiaTheme="minorHAnsi"/>
        </w:rPr>
        <w:t xml:space="preserve"> </w:t>
      </w:r>
      <w:r w:rsidR="00780B7C">
        <w:rPr>
          <w:rFonts w:eastAsiaTheme="minorHAnsi"/>
        </w:rPr>
        <w:t xml:space="preserve">Within </w:t>
      </w:r>
      <w:r w:rsidR="00152D4B">
        <w:rPr>
          <w:rFonts w:eastAsiaTheme="minorHAnsi"/>
        </w:rPr>
        <w:t>habitat</w:t>
      </w:r>
      <w:r w:rsidR="00521C97">
        <w:rPr>
          <w:rFonts w:eastAsiaTheme="minorHAnsi"/>
        </w:rPr>
        <w:t>s</w:t>
      </w:r>
      <w:r w:rsidR="00152D4B">
        <w:rPr>
          <w:rFonts w:eastAsiaTheme="minorHAnsi"/>
        </w:rPr>
        <w:t>, t</w:t>
      </w:r>
      <w:r w:rsidR="00131047">
        <w:rPr>
          <w:rFonts w:eastAsiaTheme="minorHAnsi"/>
        </w:rPr>
        <w:t xml:space="preserve">emperature </w:t>
      </w:r>
      <w:r w:rsidR="00B55917" w:rsidRPr="00613FB6">
        <w:rPr>
          <w:rFonts w:eastAsiaTheme="minorHAnsi"/>
        </w:rPr>
        <w:t xml:space="preserve">strongly influences </w:t>
      </w:r>
      <w:r w:rsidRPr="00613FB6">
        <w:rPr>
          <w:rFonts w:eastAsiaTheme="minorHAnsi"/>
        </w:rPr>
        <w:t>salmonid spawn timing</w:t>
      </w:r>
      <w:r w:rsidR="00171DBD" w:rsidRPr="00613FB6">
        <w:rPr>
          <w:rFonts w:eastAsiaTheme="minorHAnsi"/>
        </w:rPr>
        <w:t xml:space="preserve"> (Hende</w:t>
      </w:r>
      <w:r w:rsidR="005D1057">
        <w:rPr>
          <w:rFonts w:eastAsiaTheme="minorHAnsi"/>
        </w:rPr>
        <w:t>rso</w:t>
      </w:r>
      <w:r w:rsidR="00171DBD" w:rsidRPr="00613FB6">
        <w:rPr>
          <w:rFonts w:eastAsiaTheme="minorHAnsi"/>
        </w:rPr>
        <w:t xml:space="preserve">n 1963; Morrison </w:t>
      </w:r>
      <w:r w:rsidR="00A404E4" w:rsidRPr="00613FB6">
        <w:rPr>
          <w:rFonts w:eastAsiaTheme="minorHAnsi"/>
        </w:rPr>
        <w:t>and</w:t>
      </w:r>
      <w:r w:rsidR="00171DBD" w:rsidRPr="00613FB6">
        <w:rPr>
          <w:rFonts w:eastAsiaTheme="minorHAnsi"/>
        </w:rPr>
        <w:t xml:space="preserve"> Smith 1986</w:t>
      </w:r>
      <w:r w:rsidRPr="00613FB6">
        <w:rPr>
          <w:rFonts w:eastAsiaTheme="minorHAnsi"/>
        </w:rPr>
        <w:t xml:space="preserve">; </w:t>
      </w:r>
      <w:r w:rsidR="007755AC" w:rsidRPr="00613FB6">
        <w:rPr>
          <w:rFonts w:eastAsiaTheme="minorHAnsi"/>
        </w:rPr>
        <w:t>Beechie et al. 2008)</w:t>
      </w:r>
      <w:r w:rsidR="004F0D60">
        <w:rPr>
          <w:rFonts w:eastAsiaTheme="minorHAnsi"/>
        </w:rPr>
        <w:t xml:space="preserve"> b</w:t>
      </w:r>
      <w:r w:rsidRPr="00613FB6">
        <w:rPr>
          <w:rFonts w:eastAsiaTheme="minorHAnsi"/>
        </w:rPr>
        <w:t xml:space="preserve">ecause embryonic development rates are </w:t>
      </w:r>
      <w:r w:rsidR="00404921" w:rsidRPr="00613FB6">
        <w:rPr>
          <w:rFonts w:eastAsiaTheme="minorHAnsi"/>
        </w:rPr>
        <w:t>mechanistically driven (</w:t>
      </w:r>
      <w:r w:rsidR="002560A1">
        <w:rPr>
          <w:rFonts w:eastAsiaTheme="minorHAnsi"/>
        </w:rPr>
        <w:t>Beacham and Murray 1990</w:t>
      </w:r>
      <w:r w:rsidR="00404921" w:rsidRPr="00613FB6">
        <w:rPr>
          <w:rFonts w:eastAsiaTheme="minorHAnsi"/>
        </w:rPr>
        <w:t>)</w:t>
      </w:r>
      <w:r w:rsidR="00825781">
        <w:rPr>
          <w:rFonts w:eastAsiaTheme="minorHAnsi"/>
        </w:rPr>
        <w:t xml:space="preserve"> and</w:t>
      </w:r>
      <w:r w:rsidR="004F0D60">
        <w:rPr>
          <w:rFonts w:eastAsiaTheme="minorHAnsi"/>
        </w:rPr>
        <w:t xml:space="preserve"> </w:t>
      </w:r>
      <w:r w:rsidRPr="00613FB6">
        <w:rPr>
          <w:rFonts w:eastAsiaTheme="minorHAnsi"/>
        </w:rPr>
        <w:t xml:space="preserve">salmon spawn at times that </w:t>
      </w:r>
      <w:r w:rsidR="007B134F" w:rsidRPr="00613FB6">
        <w:rPr>
          <w:rFonts w:eastAsiaTheme="minorHAnsi"/>
        </w:rPr>
        <w:t xml:space="preserve">ultimately </w:t>
      </w:r>
      <w:r w:rsidRPr="00613FB6">
        <w:rPr>
          <w:rFonts w:eastAsiaTheme="minorHAnsi"/>
        </w:rPr>
        <w:t xml:space="preserve">synchronize fry emergence with conditions </w:t>
      </w:r>
      <w:r w:rsidR="00B55917" w:rsidRPr="00613FB6">
        <w:rPr>
          <w:rFonts w:eastAsiaTheme="minorHAnsi"/>
        </w:rPr>
        <w:t>optimiz</w:t>
      </w:r>
      <w:r w:rsidR="00780B7C">
        <w:rPr>
          <w:rFonts w:eastAsiaTheme="minorHAnsi"/>
        </w:rPr>
        <w:t>ing</w:t>
      </w:r>
      <w:r w:rsidR="00B55917" w:rsidRPr="00613FB6">
        <w:rPr>
          <w:rFonts w:eastAsiaTheme="minorHAnsi"/>
        </w:rPr>
        <w:t xml:space="preserve"> </w:t>
      </w:r>
      <w:r w:rsidR="007B134F" w:rsidRPr="00613FB6">
        <w:rPr>
          <w:rFonts w:eastAsiaTheme="minorHAnsi"/>
        </w:rPr>
        <w:t xml:space="preserve">offspring </w:t>
      </w:r>
      <w:r w:rsidR="00B55917" w:rsidRPr="00613FB6">
        <w:rPr>
          <w:rFonts w:eastAsiaTheme="minorHAnsi"/>
        </w:rPr>
        <w:t xml:space="preserve">growth and development </w:t>
      </w:r>
      <w:r w:rsidRPr="00613FB6">
        <w:rPr>
          <w:rFonts w:eastAsiaTheme="minorHAnsi"/>
        </w:rPr>
        <w:t>(Quinn 2018; though see Sparks et al. 2019)</w:t>
      </w:r>
      <w:r w:rsidR="00825781">
        <w:rPr>
          <w:rFonts w:eastAsiaTheme="minorHAnsi"/>
        </w:rPr>
        <w:t xml:space="preserve">. </w:t>
      </w:r>
      <w:r w:rsidR="00087519">
        <w:rPr>
          <w:rFonts w:eastAsiaTheme="minorHAnsi"/>
        </w:rPr>
        <w:t>As a result, many</w:t>
      </w:r>
      <w:r w:rsidR="00794288">
        <w:rPr>
          <w:rFonts w:eastAsiaTheme="minorHAnsi"/>
        </w:rPr>
        <w:t xml:space="preserve"> </w:t>
      </w:r>
      <w:r w:rsidR="00171DBD" w:rsidRPr="00613FB6">
        <w:rPr>
          <w:rFonts w:eastAsiaTheme="minorHAnsi"/>
        </w:rPr>
        <w:t xml:space="preserve">studies have </w:t>
      </w:r>
      <w:r w:rsidRPr="00613FB6">
        <w:rPr>
          <w:rFonts w:eastAsiaTheme="minorHAnsi"/>
        </w:rPr>
        <w:t xml:space="preserve">linked </w:t>
      </w:r>
      <w:r w:rsidR="00171DBD" w:rsidRPr="00613FB6">
        <w:rPr>
          <w:rFonts w:eastAsiaTheme="minorHAnsi"/>
        </w:rPr>
        <w:t>thermal regime</w:t>
      </w:r>
      <w:r w:rsidRPr="00613FB6">
        <w:rPr>
          <w:rFonts w:eastAsiaTheme="minorHAnsi"/>
        </w:rPr>
        <w:t xml:space="preserve">s to observed variation in </w:t>
      </w:r>
      <w:r w:rsidR="00171DBD" w:rsidRPr="00613FB6">
        <w:rPr>
          <w:rFonts w:eastAsiaTheme="minorHAnsi"/>
        </w:rPr>
        <w:t>spawn</w:t>
      </w:r>
      <w:r w:rsidRPr="00613FB6">
        <w:rPr>
          <w:rFonts w:eastAsiaTheme="minorHAnsi"/>
        </w:rPr>
        <w:t xml:space="preserve"> </w:t>
      </w:r>
      <w:r w:rsidR="00087519">
        <w:rPr>
          <w:rFonts w:eastAsiaTheme="minorHAnsi"/>
        </w:rPr>
        <w:t>timing</w:t>
      </w:r>
      <w:r w:rsidR="00171DBD" w:rsidRPr="00613FB6">
        <w:rPr>
          <w:rFonts w:eastAsiaTheme="minorHAnsi"/>
        </w:rPr>
        <w:t xml:space="preserve"> (</w:t>
      </w:r>
      <w:r w:rsidR="008116CD" w:rsidRPr="00613FB6">
        <w:rPr>
          <w:rFonts w:eastAsiaTheme="minorHAnsi"/>
        </w:rPr>
        <w:t xml:space="preserve">Sheridan 1962; Burger et al. 1985; </w:t>
      </w:r>
      <w:r w:rsidR="008116CD" w:rsidRPr="00201E83">
        <w:rPr>
          <w:rFonts w:eastAsiaTheme="minorHAnsi"/>
        </w:rPr>
        <w:t>Heggberget 1988</w:t>
      </w:r>
      <w:r w:rsidR="0095304F" w:rsidRPr="00613FB6">
        <w:rPr>
          <w:rFonts w:eastAsiaTheme="minorHAnsi"/>
        </w:rPr>
        <w:t>; Lisi et al. 2013</w:t>
      </w:r>
      <w:r w:rsidR="008116CD" w:rsidRPr="00613FB6">
        <w:rPr>
          <w:rFonts w:eastAsiaTheme="minorHAnsi"/>
        </w:rPr>
        <w:t>)</w:t>
      </w:r>
      <w:r w:rsidRPr="00613FB6">
        <w:rPr>
          <w:rFonts w:eastAsiaTheme="minorHAnsi"/>
        </w:rPr>
        <w:t>.</w:t>
      </w:r>
      <w:r w:rsidR="008027BA" w:rsidRPr="00613FB6">
        <w:rPr>
          <w:rFonts w:eastAsiaTheme="minorHAnsi"/>
          <w:color w:val="000000"/>
        </w:rPr>
        <w:t xml:space="preserve"> </w:t>
      </w:r>
      <w:r w:rsidR="00521C97">
        <w:rPr>
          <w:rFonts w:eastAsiaTheme="minorHAnsi"/>
          <w:color w:val="000000"/>
        </w:rPr>
        <w:t>However, m</w:t>
      </w:r>
      <w:r w:rsidR="00152D4B">
        <w:rPr>
          <w:rFonts w:eastAsiaTheme="minorHAnsi"/>
          <w:color w:val="000000"/>
        </w:rPr>
        <w:t xml:space="preserve">ost </w:t>
      </w:r>
      <w:r w:rsidR="00897DDB">
        <w:rPr>
          <w:rFonts w:eastAsiaTheme="minorHAnsi"/>
          <w:color w:val="000000"/>
        </w:rPr>
        <w:t>previous</w:t>
      </w:r>
      <w:r w:rsidR="00057F8C">
        <w:rPr>
          <w:rFonts w:eastAsiaTheme="minorHAnsi"/>
          <w:color w:val="000000"/>
        </w:rPr>
        <w:t xml:space="preserve"> work has </w:t>
      </w:r>
      <w:r w:rsidR="00152D4B">
        <w:rPr>
          <w:rFonts w:eastAsiaTheme="minorHAnsi"/>
          <w:color w:val="000000"/>
        </w:rPr>
        <w:t xml:space="preserve">been conducted </w:t>
      </w:r>
      <w:r w:rsidR="00057F8C">
        <w:rPr>
          <w:rFonts w:eastAsiaTheme="minorHAnsi"/>
          <w:color w:val="000000"/>
        </w:rPr>
        <w:t xml:space="preserve">within laboratory settings or at </w:t>
      </w:r>
      <w:r w:rsidR="00152D4B">
        <w:rPr>
          <w:rFonts w:eastAsiaTheme="minorHAnsi"/>
          <w:color w:val="000000"/>
        </w:rPr>
        <w:t xml:space="preserve">relatively </w:t>
      </w:r>
      <w:r w:rsidR="00087519">
        <w:rPr>
          <w:rFonts w:eastAsiaTheme="minorHAnsi"/>
        </w:rPr>
        <w:t xml:space="preserve">small </w:t>
      </w:r>
      <w:r w:rsidR="00F535B2">
        <w:rPr>
          <w:rFonts w:eastAsiaTheme="minorHAnsi"/>
        </w:rPr>
        <w:t xml:space="preserve">field </w:t>
      </w:r>
      <w:r w:rsidR="00087519">
        <w:rPr>
          <w:rFonts w:eastAsiaTheme="minorHAnsi"/>
        </w:rPr>
        <w:t>scales</w:t>
      </w:r>
      <w:r w:rsidR="00152D4B">
        <w:rPr>
          <w:rFonts w:eastAsiaTheme="minorHAnsi"/>
        </w:rPr>
        <w:t xml:space="preserve">. Studies </w:t>
      </w:r>
      <w:r w:rsidR="00152D4B">
        <w:rPr>
          <w:rFonts w:eastAsiaTheme="minorHAnsi"/>
          <w:color w:val="000000"/>
        </w:rPr>
        <w:t xml:space="preserve">to characterize phenological portfolios across </w:t>
      </w:r>
      <w:r w:rsidR="00897DDB">
        <w:rPr>
          <w:rFonts w:eastAsiaTheme="minorHAnsi"/>
        </w:rPr>
        <w:t xml:space="preserve">broader areas </w:t>
      </w:r>
      <w:r w:rsidR="00152D4B">
        <w:rPr>
          <w:rFonts w:eastAsiaTheme="minorHAnsi"/>
        </w:rPr>
        <w:t xml:space="preserve">with </w:t>
      </w:r>
      <w:r w:rsidR="00057F8C">
        <w:rPr>
          <w:rFonts w:eastAsiaTheme="minorHAnsi"/>
          <w:color w:val="000000"/>
        </w:rPr>
        <w:t xml:space="preserve">diverse thermal conditions </w:t>
      </w:r>
      <w:r w:rsidR="00152D4B">
        <w:rPr>
          <w:rFonts w:eastAsiaTheme="minorHAnsi"/>
          <w:color w:val="000000"/>
        </w:rPr>
        <w:t>are lacking</w:t>
      </w:r>
      <w:r w:rsidR="00F535B2">
        <w:rPr>
          <w:rFonts w:eastAsiaTheme="minorHAnsi"/>
          <w:color w:val="000000"/>
        </w:rPr>
        <w:t>.</w:t>
      </w:r>
    </w:p>
    <w:p w14:paraId="0DD75F0A" w14:textId="402F3838" w:rsidR="006942A1" w:rsidRPr="00613FB6" w:rsidRDefault="00897DDB" w:rsidP="00152D4B">
      <w:pPr>
        <w:autoSpaceDE w:val="0"/>
        <w:autoSpaceDN w:val="0"/>
        <w:adjustRightInd w:val="0"/>
        <w:rPr>
          <w:rFonts w:eastAsiaTheme="minorHAnsi"/>
        </w:rPr>
      </w:pPr>
      <w:r>
        <w:rPr>
          <w:rFonts w:eastAsiaTheme="minorHAnsi"/>
          <w:color w:val="000000"/>
        </w:rPr>
        <w:tab/>
      </w:r>
      <w:r w:rsidR="00A7388C">
        <w:rPr>
          <w:rFonts w:eastAsiaTheme="minorHAnsi"/>
          <w:color w:val="000000"/>
        </w:rPr>
        <w:t>R</w:t>
      </w:r>
      <w:r w:rsidR="00E45267">
        <w:rPr>
          <w:rFonts w:eastAsiaTheme="minorHAnsi"/>
          <w:color w:val="000000"/>
        </w:rPr>
        <w:t xml:space="preserve">ecent development of </w:t>
      </w:r>
      <w:r w:rsidR="00087519">
        <w:rPr>
          <w:rFonts w:eastAsiaTheme="minorHAnsi"/>
          <w:color w:val="000000"/>
        </w:rPr>
        <w:t xml:space="preserve">accurate, </w:t>
      </w:r>
      <w:r w:rsidR="00773538">
        <w:rPr>
          <w:rFonts w:eastAsiaTheme="minorHAnsi"/>
          <w:color w:val="000000"/>
        </w:rPr>
        <w:t xml:space="preserve">high-resolution </w:t>
      </w:r>
      <w:r w:rsidR="00087519">
        <w:rPr>
          <w:rFonts w:eastAsiaTheme="minorHAnsi"/>
          <w:color w:val="000000"/>
        </w:rPr>
        <w:t xml:space="preserve">stream network </w:t>
      </w:r>
      <w:r w:rsidR="00773538">
        <w:rPr>
          <w:rFonts w:eastAsiaTheme="minorHAnsi"/>
          <w:color w:val="000000"/>
        </w:rPr>
        <w:t xml:space="preserve">temperature </w:t>
      </w:r>
      <w:r w:rsidR="00087519">
        <w:rPr>
          <w:rFonts w:eastAsiaTheme="minorHAnsi"/>
          <w:color w:val="000000"/>
        </w:rPr>
        <w:t xml:space="preserve">models </w:t>
      </w:r>
      <w:r w:rsidR="00773538">
        <w:rPr>
          <w:rFonts w:eastAsiaTheme="minorHAnsi"/>
          <w:color w:val="000000"/>
        </w:rPr>
        <w:t xml:space="preserve">and scenarios </w:t>
      </w:r>
      <w:r w:rsidR="00152D4B">
        <w:rPr>
          <w:rFonts w:eastAsiaTheme="minorHAnsi"/>
          <w:color w:val="000000"/>
        </w:rPr>
        <w:t xml:space="preserve">create </w:t>
      </w:r>
      <w:r w:rsidR="00773538">
        <w:rPr>
          <w:rFonts w:eastAsiaTheme="minorHAnsi"/>
          <w:color w:val="000000"/>
        </w:rPr>
        <w:t xml:space="preserve">new </w:t>
      </w:r>
      <w:r w:rsidR="00152D4B">
        <w:rPr>
          <w:rFonts w:eastAsiaTheme="minorHAnsi"/>
          <w:color w:val="000000"/>
        </w:rPr>
        <w:t xml:space="preserve">opportunities </w:t>
      </w:r>
      <w:r w:rsidR="00E33BA2">
        <w:rPr>
          <w:rFonts w:eastAsiaTheme="minorHAnsi"/>
          <w:color w:val="000000"/>
        </w:rPr>
        <w:t xml:space="preserve">for </w:t>
      </w:r>
      <w:r w:rsidR="00773538">
        <w:rPr>
          <w:rFonts w:eastAsiaTheme="minorHAnsi"/>
          <w:color w:val="000000"/>
        </w:rPr>
        <w:t>study</w:t>
      </w:r>
      <w:r w:rsidR="00E33BA2">
        <w:rPr>
          <w:rFonts w:eastAsiaTheme="minorHAnsi"/>
          <w:color w:val="000000"/>
        </w:rPr>
        <w:t>ing</w:t>
      </w:r>
      <w:r w:rsidR="00773538">
        <w:rPr>
          <w:rFonts w:eastAsiaTheme="minorHAnsi"/>
          <w:color w:val="000000"/>
        </w:rPr>
        <w:t xml:space="preserve"> salmonid spawning phenology</w:t>
      </w:r>
      <w:r w:rsidR="00057F8C">
        <w:rPr>
          <w:rFonts w:eastAsiaTheme="minorHAnsi"/>
          <w:color w:val="000000"/>
        </w:rPr>
        <w:t xml:space="preserve">. </w:t>
      </w:r>
      <w:r w:rsidR="00773538">
        <w:rPr>
          <w:rFonts w:eastAsiaTheme="minorHAnsi"/>
          <w:color w:val="000000"/>
        </w:rPr>
        <w:t xml:space="preserve">These models </w:t>
      </w:r>
      <w:r w:rsidR="00A7388C">
        <w:rPr>
          <w:rFonts w:eastAsiaTheme="minorHAnsi"/>
          <w:color w:val="000000"/>
        </w:rPr>
        <w:t>capitalize on the availability of large</w:t>
      </w:r>
      <w:r w:rsidR="00152D4B">
        <w:rPr>
          <w:rFonts w:eastAsiaTheme="minorHAnsi"/>
          <w:color w:val="000000"/>
        </w:rPr>
        <w:t>-scale</w:t>
      </w:r>
      <w:r w:rsidR="00A7388C">
        <w:rPr>
          <w:rFonts w:eastAsiaTheme="minorHAnsi"/>
          <w:color w:val="000000"/>
        </w:rPr>
        <w:t xml:space="preserve"> stream temperature datasets and provide interpolat</w:t>
      </w:r>
      <w:r w:rsidR="00800FC2">
        <w:rPr>
          <w:rFonts w:eastAsiaTheme="minorHAnsi"/>
          <w:color w:val="000000"/>
        </w:rPr>
        <w:t xml:space="preserve">ed predictions at 1–3 km spatial resolution </w:t>
      </w:r>
      <w:r w:rsidR="00773538">
        <w:rPr>
          <w:rFonts w:eastAsiaTheme="minorHAnsi"/>
          <w:color w:val="000000"/>
        </w:rPr>
        <w:t>(</w:t>
      </w:r>
      <w:proofErr w:type="spellStart"/>
      <w:r w:rsidR="00773538">
        <w:rPr>
          <w:rFonts w:eastAsiaTheme="minorHAnsi"/>
          <w:color w:val="000000"/>
        </w:rPr>
        <w:t>M</w:t>
      </w:r>
      <w:r w:rsidR="00A7388C">
        <w:rPr>
          <w:rFonts w:eastAsiaTheme="minorHAnsi"/>
          <w:color w:val="000000"/>
        </w:rPr>
        <w:t>cNyset</w:t>
      </w:r>
      <w:proofErr w:type="spellEnd"/>
      <w:r w:rsidR="00A7388C">
        <w:rPr>
          <w:rFonts w:eastAsiaTheme="minorHAnsi"/>
          <w:color w:val="000000"/>
        </w:rPr>
        <w:t xml:space="preserve"> et al. 2015; Isaak et al. 2017</w:t>
      </w:r>
      <w:r w:rsidR="00773538">
        <w:rPr>
          <w:rFonts w:eastAsiaTheme="minorHAnsi"/>
          <w:color w:val="000000"/>
        </w:rPr>
        <w:t>)</w:t>
      </w:r>
      <w:r w:rsidR="00A7388C">
        <w:rPr>
          <w:rFonts w:eastAsiaTheme="minorHAnsi"/>
          <w:color w:val="000000"/>
        </w:rPr>
        <w:t>.</w:t>
      </w:r>
      <w:r w:rsidR="00773538">
        <w:rPr>
          <w:rFonts w:eastAsiaTheme="minorHAnsi"/>
          <w:color w:val="000000"/>
        </w:rPr>
        <w:t xml:space="preserve"> </w:t>
      </w:r>
      <w:r w:rsidR="00780B7C">
        <w:rPr>
          <w:rFonts w:eastAsiaTheme="minorHAnsi"/>
          <w:color w:val="000000"/>
        </w:rPr>
        <w:t xml:space="preserve">To facilitate </w:t>
      </w:r>
      <w:r w:rsidR="00E33BA2">
        <w:rPr>
          <w:rFonts w:eastAsiaTheme="minorHAnsi"/>
          <w:color w:val="000000"/>
        </w:rPr>
        <w:t xml:space="preserve">phenological applications, </w:t>
      </w:r>
      <w:r w:rsidR="00A7388C">
        <w:rPr>
          <w:rFonts w:eastAsiaTheme="minorHAnsi"/>
          <w:color w:val="000000"/>
        </w:rPr>
        <w:t xml:space="preserve">models </w:t>
      </w:r>
      <w:r w:rsidR="00152D4B">
        <w:rPr>
          <w:rFonts w:eastAsiaTheme="minorHAnsi"/>
          <w:color w:val="000000"/>
        </w:rPr>
        <w:t xml:space="preserve">with </w:t>
      </w:r>
      <w:r w:rsidR="00A7388C">
        <w:rPr>
          <w:rFonts w:eastAsiaTheme="minorHAnsi"/>
          <w:color w:val="000000"/>
        </w:rPr>
        <w:t xml:space="preserve">hourly or daily temperature predictions </w:t>
      </w:r>
      <w:r w:rsidR="00E33BA2">
        <w:rPr>
          <w:rFonts w:eastAsiaTheme="minorHAnsi"/>
          <w:color w:val="000000"/>
        </w:rPr>
        <w:t xml:space="preserve">allow </w:t>
      </w:r>
      <w:r w:rsidR="00A7388C">
        <w:rPr>
          <w:rFonts w:eastAsiaTheme="minorHAnsi"/>
          <w:color w:val="000000"/>
        </w:rPr>
        <w:t xml:space="preserve">intra-annual biological variation </w:t>
      </w:r>
      <w:r w:rsidR="00E33BA2">
        <w:rPr>
          <w:rFonts w:eastAsiaTheme="minorHAnsi"/>
          <w:color w:val="000000"/>
        </w:rPr>
        <w:t xml:space="preserve">to be </w:t>
      </w:r>
      <w:r w:rsidR="00A7388C">
        <w:rPr>
          <w:rFonts w:eastAsiaTheme="minorHAnsi"/>
          <w:color w:val="000000"/>
        </w:rPr>
        <w:t xml:space="preserve">cross-referenced </w:t>
      </w:r>
      <w:r w:rsidR="00E33BA2">
        <w:rPr>
          <w:rFonts w:eastAsiaTheme="minorHAnsi"/>
          <w:color w:val="000000"/>
        </w:rPr>
        <w:t xml:space="preserve">with </w:t>
      </w:r>
      <w:r w:rsidR="00A7388C">
        <w:rPr>
          <w:rFonts w:eastAsiaTheme="minorHAnsi"/>
          <w:color w:val="000000"/>
        </w:rPr>
        <w:t xml:space="preserve">intra-annual thermal </w:t>
      </w:r>
      <w:r w:rsidR="009D1DC5">
        <w:rPr>
          <w:rFonts w:eastAsiaTheme="minorHAnsi"/>
          <w:color w:val="000000"/>
        </w:rPr>
        <w:t xml:space="preserve">variation </w:t>
      </w:r>
      <w:r w:rsidR="00773538">
        <w:rPr>
          <w:rFonts w:eastAsiaTheme="minorHAnsi"/>
          <w:color w:val="000000"/>
        </w:rPr>
        <w:t>(</w:t>
      </w:r>
      <w:r w:rsidR="0028044F">
        <w:rPr>
          <w:rFonts w:eastAsiaTheme="minorHAnsi"/>
          <w:color w:val="000000"/>
        </w:rPr>
        <w:t>Jackson et al. 2018;</w:t>
      </w:r>
      <w:r w:rsidR="00773538">
        <w:rPr>
          <w:rFonts w:eastAsiaTheme="minorHAnsi"/>
          <w:color w:val="000000"/>
        </w:rPr>
        <w:t xml:space="preserve"> Si</w:t>
      </w:r>
      <w:r w:rsidR="009D1DC5">
        <w:rPr>
          <w:rFonts w:eastAsiaTheme="minorHAnsi"/>
          <w:color w:val="000000"/>
        </w:rPr>
        <w:t>e</w:t>
      </w:r>
      <w:r w:rsidR="00773538">
        <w:rPr>
          <w:rFonts w:eastAsiaTheme="minorHAnsi"/>
          <w:color w:val="000000"/>
        </w:rPr>
        <w:t xml:space="preserve">gal et al. </w:t>
      </w:r>
      <w:r w:rsidR="009D1DC5">
        <w:rPr>
          <w:rFonts w:eastAsiaTheme="minorHAnsi"/>
          <w:color w:val="000000"/>
        </w:rPr>
        <w:t>2023</w:t>
      </w:r>
      <w:r w:rsidR="00773538">
        <w:rPr>
          <w:rFonts w:eastAsiaTheme="minorHAnsi"/>
          <w:color w:val="000000"/>
        </w:rPr>
        <w:t xml:space="preserve">). </w:t>
      </w:r>
      <w:r w:rsidR="00800FC2">
        <w:rPr>
          <w:rFonts w:eastAsiaTheme="minorHAnsi"/>
          <w:color w:val="000000"/>
        </w:rPr>
        <w:t>However, t</w:t>
      </w:r>
      <w:r w:rsidR="009D1DC5">
        <w:rPr>
          <w:rFonts w:eastAsiaTheme="minorHAnsi"/>
          <w:color w:val="000000"/>
        </w:rPr>
        <w:t xml:space="preserve">emperature anomalies </w:t>
      </w:r>
      <w:r w:rsidR="00800FC2">
        <w:rPr>
          <w:rFonts w:eastAsiaTheme="minorHAnsi"/>
          <w:color w:val="000000"/>
        </w:rPr>
        <w:t xml:space="preserve">at microhabitat and channel unit scales </w:t>
      </w:r>
      <w:r w:rsidR="00E33BA2">
        <w:rPr>
          <w:rFonts w:eastAsiaTheme="minorHAnsi"/>
          <w:color w:val="000000"/>
        </w:rPr>
        <w:t xml:space="preserve">within spawning </w:t>
      </w:r>
      <w:r w:rsidR="00780B7C">
        <w:rPr>
          <w:rFonts w:eastAsiaTheme="minorHAnsi"/>
          <w:color w:val="000000"/>
        </w:rPr>
        <w:t xml:space="preserve">sites </w:t>
      </w:r>
      <w:r w:rsidR="00E33BA2">
        <w:rPr>
          <w:rFonts w:eastAsiaTheme="minorHAnsi"/>
          <w:color w:val="000000"/>
        </w:rPr>
        <w:t xml:space="preserve">affect local conditions and these anomalies </w:t>
      </w:r>
      <w:r w:rsidR="00800FC2">
        <w:rPr>
          <w:rFonts w:eastAsiaTheme="minorHAnsi"/>
          <w:color w:val="000000"/>
        </w:rPr>
        <w:t xml:space="preserve">are not captured by the models (Fullerton et al. </w:t>
      </w:r>
      <w:r w:rsidR="007C1B75">
        <w:rPr>
          <w:rFonts w:eastAsiaTheme="minorHAnsi"/>
          <w:color w:val="000000"/>
        </w:rPr>
        <w:t>2019</w:t>
      </w:r>
      <w:r w:rsidR="00800FC2">
        <w:rPr>
          <w:rFonts w:eastAsiaTheme="minorHAnsi"/>
          <w:color w:val="000000"/>
        </w:rPr>
        <w:t xml:space="preserve">; </w:t>
      </w:r>
      <w:r w:rsidR="000D622F" w:rsidRPr="000D622F">
        <w:rPr>
          <w:rFonts w:eastAsiaTheme="minorHAnsi"/>
          <w:color w:val="000000"/>
        </w:rPr>
        <w:t>O’Sullivan</w:t>
      </w:r>
      <w:r w:rsidR="000D622F">
        <w:rPr>
          <w:rFonts w:eastAsiaTheme="minorHAnsi"/>
          <w:color w:val="000000"/>
        </w:rPr>
        <w:t xml:space="preserve"> et al. 2019</w:t>
      </w:r>
      <w:r w:rsidR="00800FC2">
        <w:rPr>
          <w:rFonts w:eastAsiaTheme="minorHAnsi"/>
          <w:color w:val="000000"/>
        </w:rPr>
        <w:t>)</w:t>
      </w:r>
      <w:r w:rsidR="007348ED">
        <w:rPr>
          <w:rFonts w:eastAsiaTheme="minorHAnsi"/>
          <w:color w:val="000000"/>
        </w:rPr>
        <w:t>. Consequently, t</w:t>
      </w:r>
      <w:r w:rsidR="007348ED">
        <w:t>he relationship between fine-scale thermal heterogeneity and spawn timing is poorly understood (Deacy et al. 2019).</w:t>
      </w:r>
      <w:r w:rsidR="00800FC2">
        <w:rPr>
          <w:rFonts w:eastAsiaTheme="minorHAnsi"/>
          <w:color w:val="000000"/>
        </w:rPr>
        <w:t xml:space="preserve"> </w:t>
      </w:r>
      <w:r w:rsidR="007C1B75">
        <w:rPr>
          <w:rFonts w:eastAsiaTheme="minorHAnsi"/>
          <w:color w:val="000000"/>
        </w:rPr>
        <w:t xml:space="preserve">This </w:t>
      </w:r>
      <w:r w:rsidR="00E33BA2">
        <w:rPr>
          <w:rFonts w:eastAsiaTheme="minorHAnsi"/>
          <w:color w:val="000000"/>
        </w:rPr>
        <w:t xml:space="preserve">fact </w:t>
      </w:r>
      <w:r w:rsidR="007C1B75">
        <w:rPr>
          <w:rFonts w:eastAsiaTheme="minorHAnsi"/>
          <w:color w:val="000000"/>
        </w:rPr>
        <w:t>could weaken the apparent relationship between temperature and spawn timing, potentially contributing to a</w:t>
      </w:r>
      <w:r w:rsidR="00800FC2">
        <w:rPr>
          <w:rFonts w:eastAsiaTheme="minorHAnsi"/>
          <w:color w:val="000000"/>
        </w:rPr>
        <w:t xml:space="preserve">dditional departures associated with </w:t>
      </w:r>
      <w:r w:rsidR="008B5439" w:rsidRPr="00613FB6">
        <w:rPr>
          <w:rFonts w:eastAsiaTheme="minorHAnsi"/>
          <w:color w:val="000000"/>
        </w:rPr>
        <w:t xml:space="preserve">underlying </w:t>
      </w:r>
      <w:r w:rsidR="007C1B75">
        <w:rPr>
          <w:rFonts w:eastAsiaTheme="minorHAnsi"/>
          <w:color w:val="000000"/>
        </w:rPr>
        <w:t>geomorphic</w:t>
      </w:r>
      <w:r w:rsidR="008B5439" w:rsidRPr="00613FB6">
        <w:rPr>
          <w:rFonts w:eastAsiaTheme="minorHAnsi"/>
          <w:color w:val="000000"/>
        </w:rPr>
        <w:t xml:space="preserve"> </w:t>
      </w:r>
      <w:r w:rsidR="007B134F" w:rsidRPr="00613FB6">
        <w:rPr>
          <w:rFonts w:eastAsiaTheme="minorHAnsi"/>
          <w:color w:val="000000"/>
        </w:rPr>
        <w:t xml:space="preserve">features </w:t>
      </w:r>
      <w:r w:rsidR="007C1B75">
        <w:rPr>
          <w:rFonts w:eastAsiaTheme="minorHAnsi"/>
          <w:color w:val="000000"/>
        </w:rPr>
        <w:t>and physical habitat conditions affect</w:t>
      </w:r>
      <w:r w:rsidR="00780B7C">
        <w:rPr>
          <w:rFonts w:eastAsiaTheme="minorHAnsi"/>
          <w:color w:val="000000"/>
        </w:rPr>
        <w:t>ing</w:t>
      </w:r>
      <w:r w:rsidR="007C1B75">
        <w:rPr>
          <w:rFonts w:eastAsiaTheme="minorHAnsi"/>
          <w:color w:val="000000"/>
        </w:rPr>
        <w:t xml:space="preserve"> spawning </w:t>
      </w:r>
      <w:r w:rsidR="007B134F" w:rsidRPr="00613FB6">
        <w:rPr>
          <w:rFonts w:eastAsiaTheme="minorHAnsi"/>
          <w:color w:val="000000"/>
        </w:rPr>
        <w:t>(</w:t>
      </w:r>
      <w:r w:rsidR="008027BA" w:rsidRPr="00613FB6">
        <w:rPr>
          <w:rFonts w:eastAsiaTheme="minorHAnsi"/>
        </w:rPr>
        <w:t>Montgomery 1999</w:t>
      </w:r>
      <w:r w:rsidR="008B5439" w:rsidRPr="00613FB6">
        <w:rPr>
          <w:rFonts w:eastAsiaTheme="minorHAnsi"/>
        </w:rPr>
        <w:t>; O’Sullivan et al. 2019</w:t>
      </w:r>
      <w:r w:rsidR="007C1B75">
        <w:rPr>
          <w:rFonts w:eastAsiaTheme="minorHAnsi"/>
        </w:rPr>
        <w:t>;</w:t>
      </w:r>
      <w:r w:rsidR="007C1B75" w:rsidRPr="007C1B75">
        <w:t xml:space="preserve"> </w:t>
      </w:r>
      <w:r w:rsidR="007C1B75">
        <w:t>Jacobs et al. 2023</w:t>
      </w:r>
      <w:r w:rsidR="008027BA" w:rsidRPr="00613FB6">
        <w:rPr>
          <w:rFonts w:eastAsiaTheme="minorHAnsi"/>
        </w:rPr>
        <w:t>)</w:t>
      </w:r>
      <w:r w:rsidR="005D4DCA" w:rsidRPr="00613FB6">
        <w:rPr>
          <w:rFonts w:eastAsiaTheme="minorHAnsi"/>
        </w:rPr>
        <w:t>.</w:t>
      </w:r>
      <w:r w:rsidR="008027BA" w:rsidRPr="00613FB6">
        <w:rPr>
          <w:rFonts w:eastAsiaTheme="minorHAnsi"/>
        </w:rPr>
        <w:t xml:space="preserve"> </w:t>
      </w:r>
      <w:r w:rsidR="001C5DC3">
        <w:rPr>
          <w:rFonts w:eastAsiaTheme="minorHAnsi"/>
        </w:rPr>
        <w:t>For example, g</w:t>
      </w:r>
      <w:r w:rsidR="008B5439" w:rsidRPr="00613FB6">
        <w:rPr>
          <w:rFonts w:eastAsiaTheme="minorHAnsi"/>
        </w:rPr>
        <w:t xml:space="preserve">eomorphic attributes </w:t>
      </w:r>
      <w:r w:rsidR="007B134F" w:rsidRPr="00613FB6">
        <w:rPr>
          <w:rFonts w:eastAsiaTheme="minorHAnsi"/>
        </w:rPr>
        <w:t>including</w:t>
      </w:r>
      <w:r w:rsidR="008B5439" w:rsidRPr="00613FB6">
        <w:rPr>
          <w:rFonts w:eastAsiaTheme="minorHAnsi"/>
        </w:rPr>
        <w:t xml:space="preserve"> </w:t>
      </w:r>
      <w:r w:rsidR="001C5DC3">
        <w:rPr>
          <w:rFonts w:eastAsiaTheme="minorHAnsi"/>
        </w:rPr>
        <w:t xml:space="preserve">reach </w:t>
      </w:r>
      <w:r w:rsidR="008B5439" w:rsidRPr="00613FB6">
        <w:rPr>
          <w:rFonts w:eastAsiaTheme="minorHAnsi"/>
        </w:rPr>
        <w:t xml:space="preserve">slope, </w:t>
      </w:r>
      <w:r w:rsidR="001C5DC3">
        <w:rPr>
          <w:rFonts w:eastAsiaTheme="minorHAnsi"/>
        </w:rPr>
        <w:t xml:space="preserve">availability of spawning substrates, valley </w:t>
      </w:r>
      <w:r w:rsidR="008B5439" w:rsidRPr="00613FB6">
        <w:rPr>
          <w:rFonts w:eastAsiaTheme="minorHAnsi"/>
        </w:rPr>
        <w:t xml:space="preserve">confinement, and groundwater connectivity </w:t>
      </w:r>
      <w:r w:rsidR="001C5DC3">
        <w:rPr>
          <w:rFonts w:eastAsiaTheme="minorHAnsi"/>
        </w:rPr>
        <w:t xml:space="preserve">affect </w:t>
      </w:r>
      <w:r w:rsidR="008B5439" w:rsidRPr="00613FB6">
        <w:rPr>
          <w:rFonts w:eastAsiaTheme="minorHAnsi"/>
        </w:rPr>
        <w:t xml:space="preserve">different spawning </w:t>
      </w:r>
      <w:r w:rsidR="008B5439" w:rsidRPr="00613FB6">
        <w:rPr>
          <w:rFonts w:eastAsiaTheme="minorHAnsi"/>
        </w:rPr>
        <w:lastRenderedPageBreak/>
        <w:t>strategies</w:t>
      </w:r>
      <w:r w:rsidR="007B134F" w:rsidRPr="00613FB6">
        <w:rPr>
          <w:rFonts w:eastAsiaTheme="minorHAnsi"/>
        </w:rPr>
        <w:t xml:space="preserve"> (Beechie et al. 2006, 2008</w:t>
      </w:r>
      <w:r w:rsidR="001C5DC3">
        <w:rPr>
          <w:rFonts w:eastAsiaTheme="minorHAnsi"/>
        </w:rPr>
        <w:t xml:space="preserve">; </w:t>
      </w:r>
      <w:r w:rsidR="008B5439" w:rsidRPr="00613FB6">
        <w:rPr>
          <w:rFonts w:eastAsiaTheme="minorHAnsi"/>
        </w:rPr>
        <w:t>Lisi et al. 2013</w:t>
      </w:r>
      <w:r w:rsidR="001C5DC3">
        <w:rPr>
          <w:rFonts w:eastAsiaTheme="minorHAnsi"/>
        </w:rPr>
        <w:t>; Jacobs et al. 2021</w:t>
      </w:r>
      <w:r w:rsidR="008B5439" w:rsidRPr="00613FB6">
        <w:rPr>
          <w:rFonts w:eastAsiaTheme="minorHAnsi"/>
        </w:rPr>
        <w:t>)</w:t>
      </w:r>
      <w:r w:rsidR="001C5DC3">
        <w:rPr>
          <w:rFonts w:eastAsiaTheme="minorHAnsi"/>
        </w:rPr>
        <w:t xml:space="preserve"> and </w:t>
      </w:r>
      <w:r w:rsidR="001F1864">
        <w:rPr>
          <w:rFonts w:eastAsiaTheme="minorHAnsi"/>
        </w:rPr>
        <w:t>may play an</w:t>
      </w:r>
      <w:r w:rsidR="008B5439" w:rsidRPr="00613FB6">
        <w:rPr>
          <w:rFonts w:eastAsiaTheme="minorHAnsi"/>
        </w:rPr>
        <w:t xml:space="preserve"> indirect</w:t>
      </w:r>
      <w:r w:rsidR="002560A1">
        <w:rPr>
          <w:rFonts w:eastAsiaTheme="minorHAnsi"/>
        </w:rPr>
        <w:t>,</w:t>
      </w:r>
      <w:r w:rsidR="008B5439" w:rsidRPr="00613FB6">
        <w:rPr>
          <w:rFonts w:eastAsiaTheme="minorHAnsi"/>
        </w:rPr>
        <w:t xml:space="preserve"> but </w:t>
      </w:r>
      <w:r w:rsidR="001F1864">
        <w:rPr>
          <w:rFonts w:eastAsiaTheme="minorHAnsi"/>
        </w:rPr>
        <w:t>important</w:t>
      </w:r>
      <w:r w:rsidR="002560A1">
        <w:rPr>
          <w:rFonts w:eastAsiaTheme="minorHAnsi"/>
        </w:rPr>
        <w:t>,</w:t>
      </w:r>
      <w:r w:rsidR="001F1864">
        <w:rPr>
          <w:rFonts w:eastAsiaTheme="minorHAnsi"/>
        </w:rPr>
        <w:t xml:space="preserve"> </w:t>
      </w:r>
      <w:r w:rsidR="008B5439" w:rsidRPr="00613FB6">
        <w:rPr>
          <w:rFonts w:eastAsiaTheme="minorHAnsi"/>
        </w:rPr>
        <w:t>role in structuring phenological diversity</w:t>
      </w:r>
      <w:r w:rsidR="001F1864">
        <w:rPr>
          <w:rFonts w:eastAsiaTheme="minorHAnsi"/>
        </w:rPr>
        <w:t xml:space="preserve"> across stream networks</w:t>
      </w:r>
      <w:r w:rsidR="008B5439" w:rsidRPr="00613FB6">
        <w:rPr>
          <w:rFonts w:eastAsiaTheme="minorHAnsi"/>
        </w:rPr>
        <w:t xml:space="preserve">. </w:t>
      </w:r>
      <w:bookmarkStart w:id="71" w:name="_Hlk209701750"/>
      <w:r w:rsidR="008027BA" w:rsidRPr="00613FB6">
        <w:rPr>
          <w:rFonts w:eastAsiaTheme="minorHAnsi"/>
        </w:rPr>
        <w:t xml:space="preserve"> </w:t>
      </w:r>
      <w:bookmarkEnd w:id="71"/>
    </w:p>
    <w:p w14:paraId="66F8A575" w14:textId="0F565508" w:rsidR="00D45784" w:rsidRDefault="00A2509D" w:rsidP="00D02B38">
      <w:pPr>
        <w:autoSpaceDE w:val="0"/>
        <w:autoSpaceDN w:val="0"/>
        <w:adjustRightInd w:val="0"/>
        <w:ind w:firstLine="720"/>
        <w:rPr>
          <w:rFonts w:eastAsiaTheme="minorHAnsi"/>
        </w:rPr>
      </w:pPr>
      <w:bookmarkStart w:id="72" w:name="_Hlk193804933"/>
      <w:r>
        <w:rPr>
          <w:rFonts w:eastAsiaTheme="minorHAnsi"/>
        </w:rPr>
        <w:t xml:space="preserve">Understanding the </w:t>
      </w:r>
      <w:r w:rsidR="00794288">
        <w:rPr>
          <w:rFonts w:eastAsiaTheme="minorHAnsi"/>
        </w:rPr>
        <w:t xml:space="preserve">broader patterns and </w:t>
      </w:r>
      <w:r>
        <w:rPr>
          <w:rFonts w:eastAsiaTheme="minorHAnsi"/>
        </w:rPr>
        <w:t xml:space="preserve">causes of phenological </w:t>
      </w:r>
      <w:r w:rsidR="001C5DC3">
        <w:rPr>
          <w:rFonts w:eastAsiaTheme="minorHAnsi"/>
        </w:rPr>
        <w:t xml:space="preserve">spawning </w:t>
      </w:r>
      <w:r>
        <w:rPr>
          <w:rFonts w:eastAsiaTheme="minorHAnsi"/>
        </w:rPr>
        <w:t xml:space="preserve">diversity is of critical importance to </w:t>
      </w:r>
      <w:r w:rsidR="001C5DC3">
        <w:rPr>
          <w:rFonts w:eastAsiaTheme="minorHAnsi"/>
        </w:rPr>
        <w:t xml:space="preserve">the resilience and </w:t>
      </w:r>
      <w:r>
        <w:rPr>
          <w:rFonts w:eastAsiaTheme="minorHAnsi"/>
        </w:rPr>
        <w:t>recovery of Pacific salmon (</w:t>
      </w:r>
      <w:bookmarkStart w:id="73" w:name="_Hlk221979412"/>
      <w:r>
        <w:rPr>
          <w:rFonts w:eastAsiaTheme="minorHAnsi"/>
        </w:rPr>
        <w:t>Taylor 1991</w:t>
      </w:r>
      <w:bookmarkEnd w:id="73"/>
      <w:r w:rsidR="00897F3F">
        <w:rPr>
          <w:rFonts w:eastAsiaTheme="minorHAnsi"/>
        </w:rPr>
        <w:t>;</w:t>
      </w:r>
      <w:r>
        <w:rPr>
          <w:rFonts w:eastAsiaTheme="minorHAnsi"/>
        </w:rPr>
        <w:t xml:space="preserve"> Waples et al. 2004). </w:t>
      </w:r>
      <w:bookmarkStart w:id="74" w:name="_Hlk195108674"/>
      <w:r w:rsidR="00AB285F">
        <w:rPr>
          <w:rFonts w:eastAsiaTheme="minorHAnsi"/>
        </w:rPr>
        <w:t>C</w:t>
      </w:r>
      <w:r w:rsidR="007E77F4" w:rsidRPr="00613FB6">
        <w:rPr>
          <w:rFonts w:eastAsiaTheme="minorHAnsi"/>
        </w:rPr>
        <w:t xml:space="preserve">haracterizing variation in natural processes within stream networks and understanding how spatial and temporal variability in physical processes </w:t>
      </w:r>
      <w:r w:rsidR="007348ED">
        <w:rPr>
          <w:rFonts w:eastAsiaTheme="minorHAnsi"/>
        </w:rPr>
        <w:t xml:space="preserve">interact with </w:t>
      </w:r>
      <w:r w:rsidR="007E77F4" w:rsidRPr="00613FB6">
        <w:rPr>
          <w:rFonts w:eastAsiaTheme="minorHAnsi"/>
        </w:rPr>
        <w:t xml:space="preserve">Pacific salmon </w:t>
      </w:r>
      <w:r w:rsidR="007348ED">
        <w:rPr>
          <w:rFonts w:eastAsiaTheme="minorHAnsi"/>
        </w:rPr>
        <w:t xml:space="preserve">provide </w:t>
      </w:r>
      <w:r w:rsidR="00096506" w:rsidRPr="00613FB6">
        <w:rPr>
          <w:rFonts w:eastAsiaTheme="minorHAnsi"/>
        </w:rPr>
        <w:t>critical</w:t>
      </w:r>
      <w:r w:rsidR="007348ED">
        <w:rPr>
          <w:rFonts w:eastAsiaTheme="minorHAnsi"/>
        </w:rPr>
        <w:t xml:space="preserve"> information </w:t>
      </w:r>
      <w:r w:rsidR="00096506" w:rsidRPr="00613FB6">
        <w:rPr>
          <w:rFonts w:eastAsiaTheme="minorHAnsi"/>
        </w:rPr>
        <w:t xml:space="preserve">for establishing </w:t>
      </w:r>
      <w:r w:rsidR="00B86FF7" w:rsidRPr="00613FB6">
        <w:rPr>
          <w:rFonts w:eastAsiaTheme="minorHAnsi"/>
        </w:rPr>
        <w:t xml:space="preserve">recovery targets </w:t>
      </w:r>
      <w:r w:rsidR="007E77F4" w:rsidRPr="00613FB6">
        <w:rPr>
          <w:rFonts w:eastAsiaTheme="minorHAnsi"/>
        </w:rPr>
        <w:t xml:space="preserve">(Bisson et al. 2009) and </w:t>
      </w:r>
      <w:r w:rsidR="00096506" w:rsidRPr="00613FB6">
        <w:rPr>
          <w:rFonts w:eastAsiaTheme="minorHAnsi"/>
        </w:rPr>
        <w:t xml:space="preserve">evaluating population </w:t>
      </w:r>
      <w:r w:rsidR="007E77F4" w:rsidRPr="00613FB6">
        <w:rPr>
          <w:rFonts w:eastAsiaTheme="minorHAnsi"/>
        </w:rPr>
        <w:t>persistence under changing environmental conditions (</w:t>
      </w:r>
      <w:r w:rsidR="00DE6D42">
        <w:rPr>
          <w:rFonts w:eastAsiaTheme="minorHAnsi"/>
        </w:rPr>
        <w:t xml:space="preserve">Craig et al. 2017, </w:t>
      </w:r>
      <w:r w:rsidR="00096506" w:rsidRPr="00613FB6">
        <w:rPr>
          <w:rFonts w:eastAsiaTheme="minorHAnsi"/>
        </w:rPr>
        <w:t>Isaak et al. 2018</w:t>
      </w:r>
      <w:r w:rsidR="007E77F4" w:rsidRPr="00613FB6">
        <w:rPr>
          <w:rFonts w:eastAsiaTheme="minorHAnsi"/>
        </w:rPr>
        <w:t xml:space="preserve">). </w:t>
      </w:r>
      <w:bookmarkEnd w:id="74"/>
      <w:r w:rsidR="0091401E">
        <w:t xml:space="preserve">Here, we pair modeled daily stream temperature scenarios with a unique spawning phenology dataset from a </w:t>
      </w:r>
      <w:r w:rsidR="00521C97">
        <w:t xml:space="preserve">central Idaho </w:t>
      </w:r>
      <w:r w:rsidR="0091401E">
        <w:t xml:space="preserve">wilderness river network </w:t>
      </w:r>
      <w:r w:rsidR="0091401E">
        <w:rPr>
          <w:rFonts w:eastAsiaTheme="minorHAnsi"/>
        </w:rPr>
        <w:t xml:space="preserve">to </w:t>
      </w:r>
      <w:r w:rsidR="0091401E" w:rsidRPr="00613FB6">
        <w:rPr>
          <w:rFonts w:eastAsiaTheme="minorHAnsi"/>
        </w:rPr>
        <w:t>examin</w:t>
      </w:r>
      <w:r w:rsidR="0091401E">
        <w:rPr>
          <w:rFonts w:eastAsiaTheme="minorHAnsi"/>
        </w:rPr>
        <w:t>e</w:t>
      </w:r>
      <w:r w:rsidR="0091401E" w:rsidRPr="00613FB6">
        <w:rPr>
          <w:rFonts w:eastAsiaTheme="minorHAnsi"/>
        </w:rPr>
        <w:t xml:space="preserve"> how </w:t>
      </w:r>
      <w:r w:rsidR="0091401E">
        <w:rPr>
          <w:rFonts w:eastAsiaTheme="minorHAnsi"/>
        </w:rPr>
        <w:t xml:space="preserve">thermal regimes </w:t>
      </w:r>
      <w:r w:rsidR="0091401E" w:rsidRPr="00613FB6">
        <w:rPr>
          <w:rFonts w:eastAsiaTheme="minorHAnsi"/>
        </w:rPr>
        <w:t xml:space="preserve">and </w:t>
      </w:r>
      <w:r w:rsidR="0091401E">
        <w:rPr>
          <w:rFonts w:eastAsiaTheme="minorHAnsi"/>
        </w:rPr>
        <w:t>habitat attributes</w:t>
      </w:r>
      <w:r w:rsidR="0091401E" w:rsidRPr="00613FB6">
        <w:rPr>
          <w:rFonts w:eastAsiaTheme="minorHAnsi"/>
        </w:rPr>
        <w:t xml:space="preserve"> influence </w:t>
      </w:r>
      <w:r w:rsidR="00521C97">
        <w:rPr>
          <w:rFonts w:eastAsiaTheme="minorHAnsi"/>
        </w:rPr>
        <w:t xml:space="preserve">wild </w:t>
      </w:r>
      <w:r w:rsidR="0091401E" w:rsidRPr="00613FB6">
        <w:rPr>
          <w:rFonts w:eastAsiaTheme="minorHAnsi"/>
        </w:rPr>
        <w:t xml:space="preserve">Chinook salmon spawn timing across </w:t>
      </w:r>
      <w:r w:rsidR="0091401E">
        <w:rPr>
          <w:rFonts w:eastAsiaTheme="minorHAnsi"/>
        </w:rPr>
        <w:t>a wide range of climatic conditions and physical environments</w:t>
      </w:r>
      <w:r w:rsidR="0091401E" w:rsidRPr="00613FB6">
        <w:rPr>
          <w:rFonts w:eastAsiaTheme="minorHAnsi"/>
        </w:rPr>
        <w:t xml:space="preserve">. </w:t>
      </w:r>
      <w:r w:rsidR="00A61C22" w:rsidRPr="00613FB6">
        <w:rPr>
          <w:rFonts w:eastAsiaTheme="minorHAnsi"/>
        </w:rPr>
        <w:t>Our objectives were to: 1)</w:t>
      </w:r>
      <w:r w:rsidR="00A61C22" w:rsidRPr="00613FB6">
        <w:rPr>
          <w:rFonts w:eastAsiaTheme="minorHAnsi"/>
          <w:b/>
          <w:bCs/>
        </w:rPr>
        <w:t xml:space="preserve"> </w:t>
      </w:r>
      <w:r w:rsidR="005F6FE5">
        <w:rPr>
          <w:rFonts w:eastAsiaTheme="minorHAnsi"/>
        </w:rPr>
        <w:t>describe</w:t>
      </w:r>
      <w:r w:rsidR="00A61C22" w:rsidRPr="00613FB6">
        <w:rPr>
          <w:rFonts w:eastAsiaTheme="minorHAnsi"/>
        </w:rPr>
        <w:t xml:space="preserve"> </w:t>
      </w:r>
      <w:r w:rsidR="00D83333" w:rsidRPr="00613FB6">
        <w:rPr>
          <w:rFonts w:eastAsiaTheme="minorHAnsi"/>
        </w:rPr>
        <w:t xml:space="preserve">stream </w:t>
      </w:r>
      <w:r w:rsidR="008B5439" w:rsidRPr="00613FB6">
        <w:rPr>
          <w:rFonts w:eastAsiaTheme="minorHAnsi"/>
        </w:rPr>
        <w:t xml:space="preserve">reach-scale </w:t>
      </w:r>
      <w:r w:rsidR="00D83333" w:rsidRPr="00613FB6">
        <w:rPr>
          <w:rFonts w:eastAsiaTheme="minorHAnsi"/>
        </w:rPr>
        <w:t xml:space="preserve">physical attributes and Chinook salmon </w:t>
      </w:r>
      <w:r w:rsidR="00A61C22" w:rsidRPr="00613FB6">
        <w:rPr>
          <w:rFonts w:eastAsiaTheme="minorHAnsi"/>
        </w:rPr>
        <w:t>spawn</w:t>
      </w:r>
      <w:r w:rsidR="008B5439" w:rsidRPr="00613FB6">
        <w:rPr>
          <w:rFonts w:eastAsiaTheme="minorHAnsi"/>
        </w:rPr>
        <w:t xml:space="preserve">ing phenology </w:t>
      </w:r>
      <w:r w:rsidR="00A61C22" w:rsidRPr="00613FB6">
        <w:rPr>
          <w:rFonts w:eastAsiaTheme="minorHAnsi"/>
        </w:rPr>
        <w:t>from 2002 to 2005</w:t>
      </w:r>
      <w:r w:rsidR="008B5439" w:rsidRPr="00613FB6">
        <w:rPr>
          <w:rFonts w:eastAsiaTheme="minorHAnsi"/>
        </w:rPr>
        <w:t>,</w:t>
      </w:r>
      <w:r w:rsidR="00A61C22" w:rsidRPr="00613FB6">
        <w:rPr>
          <w:rFonts w:eastAsiaTheme="minorHAnsi"/>
        </w:rPr>
        <w:t xml:space="preserve"> 2) </w:t>
      </w:r>
      <w:r w:rsidR="008B5439" w:rsidRPr="00613FB6">
        <w:rPr>
          <w:rFonts w:eastAsiaTheme="minorHAnsi"/>
        </w:rPr>
        <w:t>summarize variation in</w:t>
      </w:r>
      <w:r w:rsidR="00A61C22" w:rsidRPr="00613FB6">
        <w:rPr>
          <w:rFonts w:eastAsiaTheme="minorHAnsi"/>
        </w:rPr>
        <w:t xml:space="preserve"> spawn timing</w:t>
      </w:r>
      <w:r w:rsidR="008B5439" w:rsidRPr="00613FB6">
        <w:rPr>
          <w:rFonts w:eastAsiaTheme="minorHAnsi"/>
        </w:rPr>
        <w:t xml:space="preserve"> across </w:t>
      </w:r>
      <w:r w:rsidR="00D83333" w:rsidRPr="00613FB6">
        <w:rPr>
          <w:rFonts w:eastAsiaTheme="minorHAnsi"/>
        </w:rPr>
        <w:t xml:space="preserve">four </w:t>
      </w:r>
      <w:r w:rsidR="008B5439" w:rsidRPr="00613FB6">
        <w:rPr>
          <w:rFonts w:eastAsiaTheme="minorHAnsi"/>
        </w:rPr>
        <w:t xml:space="preserve">years </w:t>
      </w:r>
      <w:r w:rsidR="00D83333" w:rsidRPr="00613FB6">
        <w:rPr>
          <w:rFonts w:eastAsiaTheme="minorHAnsi"/>
        </w:rPr>
        <w:t xml:space="preserve">in eight </w:t>
      </w:r>
      <w:r w:rsidR="008B5439" w:rsidRPr="00613FB6">
        <w:rPr>
          <w:rFonts w:eastAsiaTheme="minorHAnsi"/>
        </w:rPr>
        <w:t>streams</w:t>
      </w:r>
      <w:r w:rsidR="005B3C49" w:rsidRPr="00613FB6">
        <w:rPr>
          <w:rFonts w:eastAsiaTheme="minorHAnsi"/>
        </w:rPr>
        <w:t>,</w:t>
      </w:r>
      <w:r w:rsidR="00A61C22" w:rsidRPr="00613FB6">
        <w:rPr>
          <w:rFonts w:eastAsiaTheme="minorHAnsi"/>
        </w:rPr>
        <w:t xml:space="preserve"> and 3) fit a series of linear mixed</w:t>
      </w:r>
      <w:r w:rsidR="005B3C49" w:rsidRPr="00613FB6">
        <w:rPr>
          <w:rFonts w:eastAsiaTheme="minorHAnsi"/>
        </w:rPr>
        <w:t>-effects</w:t>
      </w:r>
      <w:r w:rsidR="00A61C22" w:rsidRPr="00613FB6">
        <w:rPr>
          <w:rFonts w:eastAsiaTheme="minorHAnsi"/>
        </w:rPr>
        <w:t xml:space="preserve"> models to </w:t>
      </w:r>
      <w:r w:rsidR="005B3C49" w:rsidRPr="00613FB6">
        <w:rPr>
          <w:rFonts w:eastAsiaTheme="minorHAnsi"/>
        </w:rPr>
        <w:t>identify</w:t>
      </w:r>
      <w:r w:rsidR="0040762B" w:rsidRPr="00613FB6">
        <w:rPr>
          <w:rFonts w:eastAsiaTheme="minorHAnsi"/>
        </w:rPr>
        <w:t xml:space="preserve"> associations </w:t>
      </w:r>
      <w:r w:rsidR="009D4BB6">
        <w:rPr>
          <w:rFonts w:eastAsiaTheme="minorHAnsi"/>
        </w:rPr>
        <w:t>between</w:t>
      </w:r>
      <w:r w:rsidR="005B3C49" w:rsidRPr="00613FB6">
        <w:rPr>
          <w:rFonts w:eastAsiaTheme="minorHAnsi"/>
        </w:rPr>
        <w:t xml:space="preserve"> </w:t>
      </w:r>
      <w:r w:rsidR="00A61C22" w:rsidRPr="00613FB6">
        <w:rPr>
          <w:rFonts w:eastAsiaTheme="minorHAnsi"/>
        </w:rPr>
        <w:t xml:space="preserve">environmental </w:t>
      </w:r>
      <w:r w:rsidR="0040762B" w:rsidRPr="00613FB6">
        <w:rPr>
          <w:rFonts w:eastAsiaTheme="minorHAnsi"/>
        </w:rPr>
        <w:t xml:space="preserve">covariates and </w:t>
      </w:r>
      <w:r w:rsidR="005B3C49" w:rsidRPr="00613FB6">
        <w:rPr>
          <w:rFonts w:eastAsiaTheme="minorHAnsi"/>
        </w:rPr>
        <w:t>spawn timing</w:t>
      </w:r>
      <w:bookmarkStart w:id="75" w:name="_Hlk201855794"/>
      <w:bookmarkEnd w:id="72"/>
      <w:r w:rsidR="00EA0AC1" w:rsidRPr="00613FB6">
        <w:rPr>
          <w:rFonts w:eastAsiaTheme="minorHAnsi"/>
        </w:rPr>
        <w:t>.</w:t>
      </w:r>
      <w:r w:rsidR="00575F34">
        <w:rPr>
          <w:rFonts w:eastAsiaTheme="minorHAnsi"/>
        </w:rPr>
        <w:t xml:space="preserve"> </w:t>
      </w:r>
      <w:r w:rsidR="00575F34" w:rsidRPr="00575F34">
        <w:rPr>
          <w:rFonts w:eastAsiaTheme="minorHAnsi"/>
        </w:rPr>
        <w:t>Our goal is explicitly descriptive</w:t>
      </w:r>
      <w:r w:rsidR="002560A1">
        <w:rPr>
          <w:rFonts w:eastAsiaTheme="minorHAnsi"/>
        </w:rPr>
        <w:t xml:space="preserve">: </w:t>
      </w:r>
      <w:r w:rsidR="00575F34" w:rsidRPr="00575F34">
        <w:rPr>
          <w:rFonts w:eastAsiaTheme="minorHAnsi"/>
        </w:rPr>
        <w:t>to characterize the structure and environmental determinants of spawn timing variation within th</w:t>
      </w:r>
      <w:r w:rsidR="002560A1">
        <w:rPr>
          <w:rFonts w:eastAsiaTheme="minorHAnsi"/>
        </w:rPr>
        <w:t xml:space="preserve">e </w:t>
      </w:r>
      <w:r w:rsidR="0091401E">
        <w:rPr>
          <w:rFonts w:eastAsiaTheme="minorHAnsi"/>
        </w:rPr>
        <w:t xml:space="preserve">network </w:t>
      </w:r>
      <w:r w:rsidR="00575F34" w:rsidRPr="00575F34">
        <w:rPr>
          <w:rFonts w:eastAsiaTheme="minorHAnsi"/>
        </w:rPr>
        <w:t xml:space="preserve">at fine spatial </w:t>
      </w:r>
      <w:r w:rsidR="002560A1" w:rsidRPr="00575F34">
        <w:rPr>
          <w:rFonts w:eastAsiaTheme="minorHAnsi"/>
        </w:rPr>
        <w:t>resolution</w:t>
      </w:r>
      <w:r w:rsidR="002560A1">
        <w:rPr>
          <w:rFonts w:eastAsiaTheme="minorHAnsi"/>
        </w:rPr>
        <w:t>,</w:t>
      </w:r>
      <w:r w:rsidR="00575F34" w:rsidRPr="00575F34">
        <w:rPr>
          <w:rFonts w:eastAsiaTheme="minorHAnsi"/>
        </w:rPr>
        <w:t xml:space="preserve"> rather than to develop a transferable predictive framework. The reach-level detail afforded by </w:t>
      </w:r>
      <w:r w:rsidR="002560A1">
        <w:rPr>
          <w:rFonts w:eastAsiaTheme="minorHAnsi"/>
        </w:rPr>
        <w:t>our</w:t>
      </w:r>
      <w:r w:rsidR="00575F34" w:rsidRPr="00575F34">
        <w:rPr>
          <w:rFonts w:eastAsiaTheme="minorHAnsi"/>
        </w:rPr>
        <w:t xml:space="preserve"> approach provides a foundation for future comparative work across broader geographic scales</w:t>
      </w:r>
      <w:r w:rsidR="00575F34">
        <w:rPr>
          <w:rFonts w:eastAsiaTheme="minorHAnsi"/>
        </w:rPr>
        <w:t xml:space="preserve">. </w:t>
      </w:r>
    </w:p>
    <w:p w14:paraId="7A08286D" w14:textId="77777777" w:rsidR="00575F34" w:rsidRPr="00613FB6" w:rsidRDefault="00575F34" w:rsidP="007E4777">
      <w:pPr>
        <w:rPr>
          <w:rFonts w:eastAsiaTheme="minorHAnsi"/>
        </w:rPr>
      </w:pPr>
    </w:p>
    <w:p w14:paraId="41E21784" w14:textId="64251631" w:rsidR="00F60F08" w:rsidRPr="00613FB6" w:rsidRDefault="00F60F08" w:rsidP="007E4777">
      <w:pPr>
        <w:rPr>
          <w:b/>
          <w:sz w:val="28"/>
          <w:szCs w:val="28"/>
        </w:rPr>
      </w:pPr>
      <w:r w:rsidRPr="00613FB6">
        <w:rPr>
          <w:b/>
          <w:sz w:val="28"/>
          <w:szCs w:val="28"/>
        </w:rPr>
        <w:t>Methods</w:t>
      </w:r>
    </w:p>
    <w:bookmarkEnd w:id="75"/>
    <w:p w14:paraId="1C6AC96C" w14:textId="550BCA5A" w:rsidR="00541EB9" w:rsidRPr="009D4BB6" w:rsidRDefault="00541EB9" w:rsidP="007E4777">
      <w:pPr>
        <w:autoSpaceDE w:val="0"/>
        <w:autoSpaceDN w:val="0"/>
        <w:adjustRightInd w:val="0"/>
        <w:rPr>
          <w:rFonts w:eastAsiaTheme="minorHAnsi"/>
          <w:b/>
          <w:bCs/>
          <w:i/>
          <w:iCs/>
        </w:rPr>
      </w:pPr>
      <w:r w:rsidRPr="009D4BB6">
        <w:rPr>
          <w:rFonts w:eastAsiaTheme="minorHAnsi"/>
          <w:b/>
          <w:bCs/>
          <w:i/>
          <w:iCs/>
        </w:rPr>
        <w:t>Study Area</w:t>
      </w:r>
    </w:p>
    <w:p w14:paraId="468E0D5C" w14:textId="0FD68FEC" w:rsidR="008A39FF" w:rsidRDefault="008A3682" w:rsidP="007E4777">
      <w:r>
        <w:t xml:space="preserve">We </w:t>
      </w:r>
      <w:r w:rsidR="008A39FF">
        <w:t xml:space="preserve">conducted </w:t>
      </w:r>
      <w:r>
        <w:t xml:space="preserve">this study </w:t>
      </w:r>
      <w:r w:rsidR="008A39FF">
        <w:t xml:space="preserve">in the </w:t>
      </w:r>
      <w:r w:rsidR="0021521C" w:rsidRPr="00613FB6">
        <w:t xml:space="preserve">Middle Fork </w:t>
      </w:r>
      <w:r w:rsidR="008A39FF">
        <w:t>Salmon River (</w:t>
      </w:r>
      <w:r w:rsidR="008A39FF" w:rsidRPr="007E4777">
        <w:t>Middle Fork</w:t>
      </w:r>
      <w:r w:rsidR="008A39FF">
        <w:t xml:space="preserve">), which </w:t>
      </w:r>
      <w:r w:rsidR="0021521C" w:rsidRPr="00613FB6">
        <w:t xml:space="preserve">drains </w:t>
      </w:r>
      <w:r w:rsidR="005362EA" w:rsidRPr="00613FB6">
        <w:t>~</w:t>
      </w:r>
      <w:bookmarkStart w:id="76" w:name="_Hlk221563256"/>
      <w:r w:rsidR="0021521C" w:rsidRPr="00613FB6">
        <w:t>7,3</w:t>
      </w:r>
      <w:r w:rsidR="00B3512D" w:rsidRPr="00613FB6">
        <w:t>3</w:t>
      </w:r>
      <w:r w:rsidR="0021521C" w:rsidRPr="00613FB6">
        <w:t>0 km</w:t>
      </w:r>
      <w:r w:rsidR="0021521C" w:rsidRPr="00613FB6">
        <w:rPr>
          <w:vertAlign w:val="superscript"/>
        </w:rPr>
        <w:t>2</w:t>
      </w:r>
      <w:r w:rsidR="0021521C" w:rsidRPr="00613FB6">
        <w:t xml:space="preserve"> </w:t>
      </w:r>
      <w:bookmarkEnd w:id="76"/>
      <w:r w:rsidR="0021521C" w:rsidRPr="00613FB6">
        <w:t xml:space="preserve">of </w:t>
      </w:r>
      <w:r w:rsidR="006A5654">
        <w:t>Central Idaho</w:t>
      </w:r>
      <w:r w:rsidR="00B3512D" w:rsidRPr="00613FB6">
        <w:t>, predominantly</w:t>
      </w:r>
      <w:r w:rsidR="005362EA" w:rsidRPr="00613FB6">
        <w:t xml:space="preserve"> </w:t>
      </w:r>
      <w:r w:rsidR="00D45784" w:rsidRPr="00613FB6">
        <w:t xml:space="preserve">within the </w:t>
      </w:r>
      <w:r w:rsidR="0021521C" w:rsidRPr="00613FB6">
        <w:t>Frank Church River of No Return Wilderness</w:t>
      </w:r>
      <w:r w:rsidR="00B2333C" w:rsidRPr="00613FB6">
        <w:t>,</w:t>
      </w:r>
      <w:r w:rsidR="005362EA" w:rsidRPr="00613FB6">
        <w:t xml:space="preserve"> </w:t>
      </w:r>
      <w:r w:rsidR="00D45784" w:rsidRPr="00613FB6">
        <w:t xml:space="preserve">and is one of eight original National Wild and Scenic Rivers designated in 1968 </w:t>
      </w:r>
      <w:r w:rsidR="005362EA" w:rsidRPr="00613FB6">
        <w:t>(</w:t>
      </w:r>
      <w:r w:rsidR="00D45784" w:rsidRPr="009D4BB6">
        <w:t>Figure 1</w:t>
      </w:r>
      <w:r w:rsidR="00D45784" w:rsidRPr="00613FB6">
        <w:t xml:space="preserve">; </w:t>
      </w:r>
      <w:r w:rsidR="005362EA" w:rsidRPr="00613FB6">
        <w:t>NWSRS 2016)</w:t>
      </w:r>
      <w:r w:rsidR="0021521C" w:rsidRPr="00613FB6">
        <w:t xml:space="preserve">. From its </w:t>
      </w:r>
      <w:r w:rsidR="005362EA" w:rsidRPr="00613FB6">
        <w:t>headwaters</w:t>
      </w:r>
      <w:r w:rsidR="0021521C" w:rsidRPr="00613FB6">
        <w:t xml:space="preserve"> the </w:t>
      </w:r>
      <w:r w:rsidR="00E25881" w:rsidRPr="00613FB6">
        <w:t>Middle Fork</w:t>
      </w:r>
      <w:r w:rsidR="0021521C" w:rsidRPr="00613FB6">
        <w:t xml:space="preserve"> flows 171 km </w:t>
      </w:r>
      <w:r w:rsidR="005362EA" w:rsidRPr="00613FB6">
        <w:t xml:space="preserve">before </w:t>
      </w:r>
      <w:r w:rsidR="0021521C" w:rsidRPr="00613FB6">
        <w:t>join</w:t>
      </w:r>
      <w:r w:rsidR="005362EA" w:rsidRPr="00613FB6">
        <w:t>ing</w:t>
      </w:r>
      <w:r w:rsidR="0021521C" w:rsidRPr="00613FB6">
        <w:t xml:space="preserve"> the Salmon River </w:t>
      </w:r>
      <w:r w:rsidR="00D45784" w:rsidRPr="00613FB6">
        <w:t xml:space="preserve">near </w:t>
      </w:r>
      <w:r w:rsidR="0021521C" w:rsidRPr="00613FB6">
        <w:t>Salmon, Idaho</w:t>
      </w:r>
      <w:r w:rsidR="00D45784" w:rsidRPr="00613FB6">
        <w:t xml:space="preserve"> (USFS 1998; Thurow et al. 20</w:t>
      </w:r>
      <w:r w:rsidR="00466CCB">
        <w:t>20</w:t>
      </w:r>
      <w:r w:rsidR="00D45784" w:rsidRPr="00613FB6">
        <w:t xml:space="preserve">). Approximately </w:t>
      </w:r>
      <w:r>
        <w:t>1,100</w:t>
      </w:r>
      <w:r w:rsidR="00D45784" w:rsidRPr="00613FB6">
        <w:t xml:space="preserve"> km of </w:t>
      </w:r>
      <w:r>
        <w:t xml:space="preserve">Middle Fork </w:t>
      </w:r>
      <w:r w:rsidR="00D45784" w:rsidRPr="00613FB6">
        <w:t>mainstem and tributary habitat</w:t>
      </w:r>
      <w:r>
        <w:t>s</w:t>
      </w:r>
      <w:r w:rsidR="00D45784" w:rsidRPr="00613FB6">
        <w:t xml:space="preserve"> are accessible to </w:t>
      </w:r>
      <w:r w:rsidR="008A39FF">
        <w:t xml:space="preserve">and used by </w:t>
      </w:r>
      <w:r w:rsidR="00D45784" w:rsidRPr="00613FB6">
        <w:t xml:space="preserve">Chinook salmon </w:t>
      </w:r>
      <w:r w:rsidR="008A39FF">
        <w:t xml:space="preserve">for spawning </w:t>
      </w:r>
      <w:r>
        <w:t xml:space="preserve">and rearing </w:t>
      </w:r>
      <w:r w:rsidR="00D45784" w:rsidRPr="00613FB6">
        <w:t>(</w:t>
      </w:r>
      <w:r>
        <w:t>Buffington et al. 2026)</w:t>
      </w:r>
      <w:r w:rsidR="00D45784" w:rsidRPr="00613FB6">
        <w:t xml:space="preserve">. </w:t>
      </w:r>
      <w:r w:rsidR="008A39FF">
        <w:t xml:space="preserve">These salmon populations are composed of </w:t>
      </w:r>
      <w:r w:rsidR="007E4777" w:rsidRPr="007E4777">
        <w:t xml:space="preserve">wild, indigenous </w:t>
      </w:r>
      <w:r w:rsidR="008A39FF">
        <w:t xml:space="preserve">fish </w:t>
      </w:r>
      <w:r w:rsidR="007E4777" w:rsidRPr="007E4777">
        <w:t xml:space="preserve">unaltered by direct hatchery supplementation (Thurow et al. 2020) and the watershed is managed as a designated wild anadromous fish sanctuary (IDFG 2019). Minimal anthropogenic effects and a geographic size that facilitates natural processes (i.e., wildfire, floods, debris flows, and snow avalanches) ensure generation and maintenance of diverse environmental conditions (Isaak et al. 2003; Thurow 2015). These natural processes function relatively unimpeded by humans because most of the watershed lies within designated Wilderness. As a result, natal salmon habitats remain diverse, high quality, and connected, </w:t>
      </w:r>
      <w:r w:rsidR="008A39FF">
        <w:t xml:space="preserve">with non-native </w:t>
      </w:r>
      <w:r w:rsidR="007E4777" w:rsidRPr="007E4777">
        <w:t>fish</w:t>
      </w:r>
      <w:r w:rsidR="008A39FF">
        <w:t xml:space="preserve"> </w:t>
      </w:r>
      <w:r w:rsidR="007E4777" w:rsidRPr="007E4777">
        <w:t>s</w:t>
      </w:r>
      <w:r w:rsidR="008A39FF">
        <w:t>pecies</w:t>
      </w:r>
      <w:r w:rsidR="007E4777" w:rsidRPr="007E4777">
        <w:t xml:space="preserve"> relatively uncommon (Thurow 2000; Isaak and Thurow 2006; Thurow 2015).</w:t>
      </w:r>
      <w:r w:rsidR="008A39FF">
        <w:t xml:space="preserve"> More details regarding the Middle Fork </w:t>
      </w:r>
      <w:r w:rsidR="008A39FF" w:rsidRPr="00613FB6">
        <w:t>can be found in Minshall et al. (1981)</w:t>
      </w:r>
      <w:r w:rsidR="008A39FF">
        <w:t>;</w:t>
      </w:r>
      <w:r w:rsidR="008A39FF" w:rsidRPr="00613FB6">
        <w:t xml:space="preserve"> Thurow (2000)</w:t>
      </w:r>
      <w:r w:rsidR="008A39FF">
        <w:t>;</w:t>
      </w:r>
      <w:r w:rsidR="008A39FF" w:rsidRPr="00613FB6">
        <w:t xml:space="preserve"> Servheen et al. (2001)</w:t>
      </w:r>
      <w:r w:rsidR="008A39FF">
        <w:t>;</w:t>
      </w:r>
      <w:r w:rsidR="008A39FF" w:rsidRPr="00613FB6">
        <w:t xml:space="preserve"> and Thurow et al. (20</w:t>
      </w:r>
      <w:r w:rsidR="008A39FF">
        <w:t>20</w:t>
      </w:r>
      <w:r w:rsidR="008A39FF" w:rsidRPr="00613FB6">
        <w:t>).</w:t>
      </w:r>
      <w:r w:rsidR="008A39FF" w:rsidRPr="008A39FF">
        <w:t xml:space="preserve"> </w:t>
      </w:r>
    </w:p>
    <w:p w14:paraId="3E4EF20D" w14:textId="412B41AB" w:rsidR="007F4349" w:rsidRPr="00613FB6" w:rsidRDefault="009D1B20" w:rsidP="007E4777">
      <w:pPr>
        <w:autoSpaceDE w:val="0"/>
        <w:autoSpaceDN w:val="0"/>
        <w:adjustRightInd w:val="0"/>
        <w:ind w:firstLine="720"/>
        <w:rPr>
          <w:rFonts w:eastAsiaTheme="minorHAnsi"/>
        </w:rPr>
      </w:pPr>
      <w:r w:rsidRPr="00613FB6">
        <w:rPr>
          <w:rFonts w:eastAsiaTheme="minorHAnsi"/>
        </w:rPr>
        <w:t xml:space="preserve">Adult </w:t>
      </w:r>
      <w:r w:rsidR="00B2333C" w:rsidRPr="00613FB6">
        <w:rPr>
          <w:rFonts w:eastAsiaTheme="minorHAnsi"/>
        </w:rPr>
        <w:t xml:space="preserve">Chinook salmon </w:t>
      </w:r>
      <w:r w:rsidR="00CF2F98" w:rsidRPr="00613FB6">
        <w:rPr>
          <w:rFonts w:eastAsiaTheme="minorHAnsi"/>
        </w:rPr>
        <w:t>migrate from the Pacific Ocean up the Columbia and Snake rivers to spawn</w:t>
      </w:r>
      <w:r w:rsidRPr="00613FB6">
        <w:rPr>
          <w:rFonts w:eastAsiaTheme="minorHAnsi"/>
        </w:rPr>
        <w:t xml:space="preserve"> in the Middle Fork</w:t>
      </w:r>
      <w:r w:rsidR="00CF2F98" w:rsidRPr="00613FB6">
        <w:rPr>
          <w:rFonts w:eastAsiaTheme="minorHAnsi"/>
        </w:rPr>
        <w:t xml:space="preserve">, typically arriving in </w:t>
      </w:r>
      <w:r w:rsidRPr="00613FB6">
        <w:rPr>
          <w:rFonts w:eastAsiaTheme="minorHAnsi"/>
        </w:rPr>
        <w:t xml:space="preserve">early </w:t>
      </w:r>
      <w:r w:rsidR="00CF2F98" w:rsidRPr="00613FB6">
        <w:rPr>
          <w:rFonts w:eastAsiaTheme="minorHAnsi"/>
        </w:rPr>
        <w:t xml:space="preserve">summer and spawning from late July </w:t>
      </w:r>
      <w:r w:rsidRPr="00613FB6">
        <w:rPr>
          <w:rFonts w:eastAsiaTheme="minorHAnsi"/>
        </w:rPr>
        <w:t>to mid-</w:t>
      </w:r>
      <w:r w:rsidR="00CF2F98" w:rsidRPr="00613FB6">
        <w:rPr>
          <w:rFonts w:eastAsiaTheme="minorHAnsi"/>
        </w:rPr>
        <w:t xml:space="preserve">September. </w:t>
      </w:r>
      <w:r w:rsidRPr="00613FB6">
        <w:rPr>
          <w:rFonts w:eastAsiaTheme="minorHAnsi"/>
        </w:rPr>
        <w:t xml:space="preserve">Salmon </w:t>
      </w:r>
      <w:r w:rsidR="00CF2F98" w:rsidRPr="00613FB6">
        <w:rPr>
          <w:rFonts w:eastAsiaTheme="minorHAnsi"/>
        </w:rPr>
        <w:t xml:space="preserve">in this system express a stream-type life history, with </w:t>
      </w:r>
      <w:r w:rsidRPr="00613FB6">
        <w:rPr>
          <w:rFonts w:eastAsiaTheme="minorHAnsi"/>
        </w:rPr>
        <w:t xml:space="preserve">most </w:t>
      </w:r>
      <w:r w:rsidR="00CF2F98" w:rsidRPr="00613FB6">
        <w:rPr>
          <w:rFonts w:eastAsiaTheme="minorHAnsi"/>
        </w:rPr>
        <w:t xml:space="preserve">juveniles rearing for </w:t>
      </w:r>
      <w:r w:rsidRPr="00613FB6">
        <w:rPr>
          <w:rFonts w:eastAsiaTheme="minorHAnsi"/>
        </w:rPr>
        <w:t xml:space="preserve">one </w:t>
      </w:r>
      <w:r w:rsidR="00CF2F98" w:rsidRPr="00613FB6">
        <w:rPr>
          <w:rFonts w:eastAsiaTheme="minorHAnsi"/>
        </w:rPr>
        <w:t xml:space="preserve">year in freshwater before outmigration (Healey 1991). </w:t>
      </w:r>
      <w:r w:rsidRPr="00613FB6">
        <w:rPr>
          <w:rFonts w:eastAsiaTheme="minorHAnsi"/>
        </w:rPr>
        <w:t xml:space="preserve">However, fish exhibit </w:t>
      </w:r>
      <w:r w:rsidR="003601F0" w:rsidRPr="00613FB6">
        <w:rPr>
          <w:rFonts w:eastAsiaTheme="minorHAnsi"/>
        </w:rPr>
        <w:t xml:space="preserve">multiple </w:t>
      </w:r>
      <w:r w:rsidRPr="00613FB6">
        <w:rPr>
          <w:rFonts w:eastAsiaTheme="minorHAnsi"/>
        </w:rPr>
        <w:t>freshwater (age 0-2) and saltwater (</w:t>
      </w:r>
      <w:r w:rsidR="008012B4">
        <w:rPr>
          <w:rFonts w:eastAsiaTheme="minorHAnsi"/>
        </w:rPr>
        <w:t>1</w:t>
      </w:r>
      <w:r w:rsidRPr="00613FB6">
        <w:rPr>
          <w:rFonts w:eastAsiaTheme="minorHAnsi"/>
        </w:rPr>
        <w:t>-5) age</w:t>
      </w:r>
      <w:r w:rsidR="0055152A" w:rsidRPr="00613FB6">
        <w:rPr>
          <w:rFonts w:eastAsiaTheme="minorHAnsi"/>
        </w:rPr>
        <w:t>s</w:t>
      </w:r>
      <w:r w:rsidR="003601F0" w:rsidRPr="00613FB6">
        <w:rPr>
          <w:rFonts w:eastAsiaTheme="minorHAnsi"/>
        </w:rPr>
        <w:t>, in addition to non-migrating precocial males</w:t>
      </w:r>
      <w:r w:rsidRPr="00613FB6">
        <w:rPr>
          <w:rFonts w:eastAsiaTheme="minorHAnsi"/>
        </w:rPr>
        <w:t xml:space="preserve"> (Gebhards 1960; James et al. 1998; Copeland and Venditti 2009)</w:t>
      </w:r>
      <w:r w:rsidR="003601F0" w:rsidRPr="00613FB6">
        <w:rPr>
          <w:rFonts w:eastAsiaTheme="minorHAnsi"/>
        </w:rPr>
        <w:t xml:space="preserve">. </w:t>
      </w:r>
      <w:r w:rsidR="00CF2F98" w:rsidRPr="00613FB6">
        <w:rPr>
          <w:rFonts w:eastAsiaTheme="minorHAnsi"/>
        </w:rPr>
        <w:t xml:space="preserve">Observations suggest that early-arriving adults tend to spawn at higher elevations and later arrivals </w:t>
      </w:r>
      <w:r w:rsidR="00795EC1" w:rsidRPr="00613FB6">
        <w:rPr>
          <w:rFonts w:eastAsiaTheme="minorHAnsi"/>
        </w:rPr>
        <w:t xml:space="preserve">spawn </w:t>
      </w:r>
      <w:r w:rsidR="00795EC1" w:rsidRPr="00613FB6">
        <w:rPr>
          <w:rFonts w:eastAsiaTheme="minorHAnsi"/>
        </w:rPr>
        <w:lastRenderedPageBreak/>
        <w:t xml:space="preserve">progressively </w:t>
      </w:r>
      <w:r w:rsidR="00CF2F98" w:rsidRPr="00613FB6">
        <w:rPr>
          <w:rFonts w:eastAsiaTheme="minorHAnsi"/>
        </w:rPr>
        <w:t>lower in the basin (Fulton 1968; Gebhards 1959; Parkhurst 1950)</w:t>
      </w:r>
      <w:r w:rsidR="007F4349" w:rsidRPr="00613FB6">
        <w:rPr>
          <w:rFonts w:eastAsiaTheme="minorHAnsi"/>
        </w:rPr>
        <w:t xml:space="preserve">. </w:t>
      </w:r>
      <w:r w:rsidR="005B12A8" w:rsidRPr="00613FB6">
        <w:t>Spawning elevation</w:t>
      </w:r>
      <w:r w:rsidR="00521C97">
        <w:t>s</w:t>
      </w:r>
      <w:r w:rsidR="005B12A8" w:rsidRPr="00613FB6">
        <w:t xml:space="preserve"> range</w:t>
      </w:r>
      <w:r w:rsidR="005B12A8">
        <w:t xml:space="preserve"> </w:t>
      </w:r>
      <w:r w:rsidR="00521C97">
        <w:t xml:space="preserve">from </w:t>
      </w:r>
      <w:r w:rsidR="005B12A8" w:rsidRPr="00613FB6">
        <w:t>9</w:t>
      </w:r>
      <w:r w:rsidR="005B12A8">
        <w:t>0</w:t>
      </w:r>
      <w:r w:rsidR="005B12A8" w:rsidRPr="00613FB6">
        <w:t>0</w:t>
      </w:r>
      <w:r w:rsidR="00521C97">
        <w:t xml:space="preserve"> m in </w:t>
      </w:r>
      <w:r w:rsidR="005B12A8" w:rsidRPr="00613FB6">
        <w:t xml:space="preserve">the lower </w:t>
      </w:r>
      <w:r w:rsidR="00F535B2">
        <w:t xml:space="preserve">mainstem </w:t>
      </w:r>
      <w:r w:rsidR="005B12A8">
        <w:t xml:space="preserve">Middle Fork to </w:t>
      </w:r>
      <w:r w:rsidR="00521C97">
        <w:t xml:space="preserve">2,000 m in </w:t>
      </w:r>
      <w:r w:rsidR="005B12A8" w:rsidRPr="00613FB6">
        <w:t>tributar</w:t>
      </w:r>
      <w:r w:rsidR="00521C97">
        <w:t>y headwaters</w:t>
      </w:r>
      <w:r w:rsidR="005B12A8" w:rsidRPr="00613FB6">
        <w:t>.</w:t>
      </w:r>
    </w:p>
    <w:p w14:paraId="2481F140" w14:textId="2ECC32F2" w:rsidR="007506E5" w:rsidRPr="00EE26BE" w:rsidDel="007506E5" w:rsidRDefault="00CF2F98" w:rsidP="00AA6067">
      <w:pPr>
        <w:autoSpaceDE w:val="0"/>
        <w:autoSpaceDN w:val="0"/>
        <w:adjustRightInd w:val="0"/>
        <w:ind w:firstLine="720"/>
        <w:rPr>
          <w:del w:id="77" w:author="Thurow, Russ - FS, ID" w:date="2026-03-30T16:40:00Z"/>
          <w:rFonts w:eastAsiaTheme="minorHAnsi"/>
        </w:rPr>
      </w:pPr>
      <w:r w:rsidRPr="00613FB6">
        <w:rPr>
          <w:rFonts w:eastAsiaTheme="minorHAnsi"/>
        </w:rPr>
        <w:t>Despite</w:t>
      </w:r>
      <w:r w:rsidR="00787EC5" w:rsidRPr="00613FB6">
        <w:rPr>
          <w:rFonts w:eastAsiaTheme="minorHAnsi"/>
        </w:rPr>
        <w:t xml:space="preserve"> the Middle Fork’s</w:t>
      </w:r>
      <w:r w:rsidRPr="00613FB6">
        <w:rPr>
          <w:rFonts w:eastAsiaTheme="minorHAnsi"/>
        </w:rPr>
        <w:t xml:space="preserve"> </w:t>
      </w:r>
      <w:r w:rsidR="009D4BB6">
        <w:rPr>
          <w:rFonts w:eastAsiaTheme="minorHAnsi"/>
        </w:rPr>
        <w:t xml:space="preserve">high </w:t>
      </w:r>
      <w:r w:rsidR="003601F0" w:rsidRPr="00613FB6">
        <w:rPr>
          <w:rFonts w:eastAsiaTheme="minorHAnsi"/>
        </w:rPr>
        <w:t>quality</w:t>
      </w:r>
      <w:r w:rsidR="008012B4">
        <w:rPr>
          <w:rFonts w:eastAsiaTheme="minorHAnsi"/>
        </w:rPr>
        <w:t xml:space="preserve"> </w:t>
      </w:r>
      <w:r w:rsidR="009D4BB6">
        <w:rPr>
          <w:rFonts w:eastAsiaTheme="minorHAnsi"/>
        </w:rPr>
        <w:t xml:space="preserve">natal habitat, its </w:t>
      </w:r>
      <w:r w:rsidRPr="00613FB6">
        <w:rPr>
          <w:rFonts w:eastAsiaTheme="minorHAnsi"/>
        </w:rPr>
        <w:t xml:space="preserve">Chinook </w:t>
      </w:r>
      <w:r w:rsidR="003601F0" w:rsidRPr="00613FB6">
        <w:rPr>
          <w:rFonts w:eastAsiaTheme="minorHAnsi"/>
        </w:rPr>
        <w:t xml:space="preserve">salmon </w:t>
      </w:r>
      <w:r w:rsidR="009D4BB6">
        <w:rPr>
          <w:rFonts w:eastAsiaTheme="minorHAnsi"/>
        </w:rPr>
        <w:t>are at high risk of extirpation (NOAA 2017)</w:t>
      </w:r>
      <w:r w:rsidR="003601F0" w:rsidRPr="00613FB6">
        <w:rPr>
          <w:rFonts w:eastAsiaTheme="minorHAnsi"/>
        </w:rPr>
        <w:t xml:space="preserve">. </w:t>
      </w:r>
      <w:r w:rsidR="00251D83" w:rsidRPr="00251D83">
        <w:rPr>
          <w:rFonts w:eastAsiaTheme="minorHAnsi"/>
        </w:rPr>
        <w:t xml:space="preserve">These fish belong to the Snake River spring/summer Chinook salmon Evolutionarily Significant Unit (ESU), </w:t>
      </w:r>
      <w:r w:rsidR="00251D83">
        <w:rPr>
          <w:rFonts w:eastAsiaTheme="minorHAnsi"/>
        </w:rPr>
        <w:t>l</w:t>
      </w:r>
      <w:r w:rsidR="00251D83" w:rsidRPr="00251D83">
        <w:rPr>
          <w:rFonts w:eastAsiaTheme="minorHAnsi"/>
        </w:rPr>
        <w:t xml:space="preserve">isted as </w:t>
      </w:r>
      <w:r w:rsidR="00251D83">
        <w:rPr>
          <w:rFonts w:eastAsiaTheme="minorHAnsi"/>
        </w:rPr>
        <w:t>“</w:t>
      </w:r>
      <w:r w:rsidR="00251D83" w:rsidRPr="00251D83">
        <w:rPr>
          <w:rFonts w:eastAsiaTheme="minorHAnsi"/>
        </w:rPr>
        <w:t>Threatened</w:t>
      </w:r>
      <w:r w:rsidR="00251D83">
        <w:rPr>
          <w:rFonts w:eastAsiaTheme="minorHAnsi"/>
        </w:rPr>
        <w:t>”</w:t>
      </w:r>
      <w:r w:rsidR="00251D83" w:rsidRPr="00251D83">
        <w:rPr>
          <w:rFonts w:eastAsiaTheme="minorHAnsi"/>
        </w:rPr>
        <w:t xml:space="preserve"> under </w:t>
      </w:r>
      <w:r w:rsidR="00251D83">
        <w:rPr>
          <w:rFonts w:eastAsiaTheme="minorHAnsi"/>
        </w:rPr>
        <w:t xml:space="preserve">the </w:t>
      </w:r>
      <w:r w:rsidR="00251D83" w:rsidRPr="00251D83">
        <w:rPr>
          <w:rFonts w:eastAsiaTheme="minorHAnsi"/>
        </w:rPr>
        <w:t>E</w:t>
      </w:r>
      <w:r w:rsidR="00251D83">
        <w:rPr>
          <w:rFonts w:eastAsiaTheme="minorHAnsi"/>
        </w:rPr>
        <w:t xml:space="preserve">ndangered </w:t>
      </w:r>
      <w:r w:rsidR="00251D83" w:rsidRPr="00251D83">
        <w:rPr>
          <w:rFonts w:eastAsiaTheme="minorHAnsi"/>
        </w:rPr>
        <w:t>S</w:t>
      </w:r>
      <w:r w:rsidR="00251D83">
        <w:rPr>
          <w:rFonts w:eastAsiaTheme="minorHAnsi"/>
        </w:rPr>
        <w:t xml:space="preserve">pecies </w:t>
      </w:r>
      <w:r w:rsidR="00251D83" w:rsidRPr="00251D83">
        <w:rPr>
          <w:rFonts w:eastAsiaTheme="minorHAnsi"/>
        </w:rPr>
        <w:t>A</w:t>
      </w:r>
      <w:r w:rsidR="00251D83">
        <w:rPr>
          <w:rFonts w:eastAsiaTheme="minorHAnsi"/>
        </w:rPr>
        <w:t>ct</w:t>
      </w:r>
      <w:r w:rsidR="00251D83" w:rsidRPr="00251D83">
        <w:rPr>
          <w:rFonts w:eastAsiaTheme="minorHAnsi"/>
        </w:rPr>
        <w:t xml:space="preserve"> (</w:t>
      </w:r>
      <w:r w:rsidR="00A32649">
        <w:rPr>
          <w:rFonts w:eastAsiaTheme="minorHAnsi"/>
        </w:rPr>
        <w:t xml:space="preserve">ESA; </w:t>
      </w:r>
      <w:r w:rsidR="00251D83" w:rsidRPr="00251D83">
        <w:rPr>
          <w:rFonts w:eastAsiaTheme="minorHAnsi"/>
        </w:rPr>
        <w:t>NMFS 1992).</w:t>
      </w:r>
      <w:r w:rsidR="00251D83">
        <w:rPr>
          <w:rFonts w:eastAsiaTheme="minorHAnsi"/>
        </w:rPr>
        <w:t xml:space="preserve"> </w:t>
      </w:r>
      <w:r w:rsidR="003601F0" w:rsidRPr="00613FB6">
        <w:rPr>
          <w:rFonts w:eastAsiaTheme="minorHAnsi"/>
        </w:rPr>
        <w:t xml:space="preserve">Current </w:t>
      </w:r>
      <w:r w:rsidR="00E868BA">
        <w:rPr>
          <w:rFonts w:eastAsiaTheme="minorHAnsi"/>
        </w:rPr>
        <w:t xml:space="preserve">salmon </w:t>
      </w:r>
      <w:r w:rsidR="00143595" w:rsidRPr="00613FB6">
        <w:rPr>
          <w:rFonts w:eastAsiaTheme="minorHAnsi"/>
        </w:rPr>
        <w:t>populations</w:t>
      </w:r>
      <w:r w:rsidR="003601F0" w:rsidRPr="00613FB6">
        <w:rPr>
          <w:rFonts w:eastAsiaTheme="minorHAnsi"/>
        </w:rPr>
        <w:t xml:space="preserve"> average 1-3% of </w:t>
      </w:r>
      <w:r w:rsidR="00E868BA">
        <w:rPr>
          <w:rFonts w:eastAsiaTheme="minorHAnsi"/>
        </w:rPr>
        <w:t xml:space="preserve">the abundances </w:t>
      </w:r>
      <w:r w:rsidR="0055152A" w:rsidRPr="00613FB6">
        <w:rPr>
          <w:rFonts w:eastAsiaTheme="minorHAnsi"/>
        </w:rPr>
        <w:t xml:space="preserve">that annually returned </w:t>
      </w:r>
      <w:r w:rsidR="003601F0" w:rsidRPr="00613FB6">
        <w:rPr>
          <w:rFonts w:eastAsiaTheme="minorHAnsi"/>
        </w:rPr>
        <w:t>in</w:t>
      </w:r>
      <w:r w:rsidR="006A5654">
        <w:rPr>
          <w:rFonts w:eastAsiaTheme="minorHAnsi"/>
        </w:rPr>
        <w:t>to</w:t>
      </w:r>
      <w:r w:rsidR="003601F0" w:rsidRPr="00613FB6">
        <w:rPr>
          <w:rFonts w:eastAsiaTheme="minorHAnsi"/>
        </w:rPr>
        <w:t xml:space="preserve"> the mid-1960s (Thurow et al. 20</w:t>
      </w:r>
      <w:r w:rsidR="00466CCB">
        <w:rPr>
          <w:rFonts w:eastAsiaTheme="minorHAnsi"/>
        </w:rPr>
        <w:t>20</w:t>
      </w:r>
      <w:r w:rsidR="003601F0" w:rsidRPr="00613FB6">
        <w:rPr>
          <w:rFonts w:eastAsiaTheme="minorHAnsi"/>
        </w:rPr>
        <w:t>)</w:t>
      </w:r>
      <w:r w:rsidR="0055152A" w:rsidRPr="00613FB6">
        <w:rPr>
          <w:rFonts w:eastAsiaTheme="minorHAnsi"/>
        </w:rPr>
        <w:t xml:space="preserve">. </w:t>
      </w:r>
      <w:r w:rsidR="007F4349" w:rsidRPr="00613FB6">
        <w:rPr>
          <w:rFonts w:eastAsiaTheme="minorHAnsi"/>
        </w:rPr>
        <w:t xml:space="preserve">Altered </w:t>
      </w:r>
      <w:r w:rsidR="003601F0" w:rsidRPr="00613FB6">
        <w:rPr>
          <w:rFonts w:eastAsiaTheme="minorHAnsi"/>
        </w:rPr>
        <w:t>migration corridor</w:t>
      </w:r>
      <w:r w:rsidR="007F4349" w:rsidRPr="00613FB6">
        <w:rPr>
          <w:rFonts w:eastAsiaTheme="minorHAnsi"/>
        </w:rPr>
        <w:t xml:space="preserve">s </w:t>
      </w:r>
      <w:r w:rsidR="0055152A" w:rsidRPr="00613FB6">
        <w:rPr>
          <w:rFonts w:eastAsiaTheme="minorHAnsi"/>
        </w:rPr>
        <w:t xml:space="preserve">are considered </w:t>
      </w:r>
      <w:r w:rsidR="00EE26BE">
        <w:rPr>
          <w:rFonts w:eastAsiaTheme="minorHAnsi"/>
        </w:rPr>
        <w:t>a</w:t>
      </w:r>
      <w:r w:rsidR="0055152A" w:rsidRPr="00613FB6">
        <w:rPr>
          <w:rFonts w:eastAsiaTheme="minorHAnsi"/>
        </w:rPr>
        <w:t xml:space="preserve"> </w:t>
      </w:r>
      <w:r w:rsidR="003601F0" w:rsidRPr="00613FB6">
        <w:rPr>
          <w:rFonts w:eastAsiaTheme="minorHAnsi"/>
        </w:rPr>
        <w:t xml:space="preserve">proximate cause </w:t>
      </w:r>
      <w:r w:rsidR="0055152A" w:rsidRPr="00613FB6">
        <w:rPr>
          <w:rFonts w:eastAsiaTheme="minorHAnsi"/>
        </w:rPr>
        <w:t xml:space="preserve">of </w:t>
      </w:r>
      <w:r w:rsidR="007F4349" w:rsidRPr="00613FB6">
        <w:rPr>
          <w:rFonts w:eastAsiaTheme="minorHAnsi"/>
        </w:rPr>
        <w:t xml:space="preserve">salmon </w:t>
      </w:r>
      <w:r w:rsidR="0055152A" w:rsidRPr="00613FB6">
        <w:rPr>
          <w:rFonts w:eastAsiaTheme="minorHAnsi"/>
        </w:rPr>
        <w:t xml:space="preserve">declines </w:t>
      </w:r>
      <w:r w:rsidR="00795EC1" w:rsidRPr="00613FB6">
        <w:rPr>
          <w:rFonts w:eastAsiaTheme="minorHAnsi"/>
        </w:rPr>
        <w:t xml:space="preserve">in </w:t>
      </w:r>
      <w:r w:rsidR="00AB285F">
        <w:rPr>
          <w:rFonts w:eastAsiaTheme="minorHAnsi"/>
        </w:rPr>
        <w:t xml:space="preserve">the upper Snake River basin in </w:t>
      </w:r>
      <w:r w:rsidR="00795EC1" w:rsidRPr="00613FB6">
        <w:rPr>
          <w:rFonts w:eastAsiaTheme="minorHAnsi"/>
        </w:rPr>
        <w:t xml:space="preserve">recent </w:t>
      </w:r>
      <w:r w:rsidR="00795EC1" w:rsidRPr="00EE26BE">
        <w:rPr>
          <w:rFonts w:eastAsiaTheme="minorHAnsi"/>
        </w:rPr>
        <w:t xml:space="preserve">decades </w:t>
      </w:r>
      <w:r w:rsidR="003601F0" w:rsidRPr="00EE26BE">
        <w:rPr>
          <w:rFonts w:eastAsiaTheme="minorHAnsi"/>
        </w:rPr>
        <w:t>(Jacobs et al. 202</w:t>
      </w:r>
      <w:r w:rsidR="00F535B2">
        <w:rPr>
          <w:rFonts w:eastAsiaTheme="minorHAnsi"/>
        </w:rPr>
        <w:t>3</w:t>
      </w:r>
      <w:r w:rsidR="003601F0" w:rsidRPr="00EE26BE">
        <w:rPr>
          <w:rFonts w:eastAsiaTheme="minorHAnsi"/>
        </w:rPr>
        <w:t>)</w:t>
      </w:r>
      <w:r w:rsidRPr="00EE26BE">
        <w:rPr>
          <w:rFonts w:eastAsiaTheme="minorHAnsi"/>
        </w:rPr>
        <w:t xml:space="preserve">. </w:t>
      </w:r>
      <w:r w:rsidR="00AA6067" w:rsidRPr="00AA6067">
        <w:rPr>
          <w:rFonts w:eastAsiaTheme="minorHAnsi"/>
        </w:rPr>
        <w:t xml:space="preserve">The US National Oceanic and Atmospheric Administration (NOAA 2022) </w:t>
      </w:r>
      <w:r w:rsidR="00AB285F">
        <w:rPr>
          <w:rFonts w:eastAsiaTheme="minorHAnsi"/>
        </w:rPr>
        <w:t xml:space="preserve">stated that </w:t>
      </w:r>
      <w:r w:rsidR="00AB285F" w:rsidRPr="00AB285F">
        <w:rPr>
          <w:rFonts w:eastAsiaTheme="minorHAnsi"/>
        </w:rPr>
        <w:t xml:space="preserve">the centerpiece </w:t>
      </w:r>
      <w:r w:rsidR="00AB285F">
        <w:rPr>
          <w:rFonts w:eastAsiaTheme="minorHAnsi"/>
        </w:rPr>
        <w:t xml:space="preserve">recovery </w:t>
      </w:r>
      <w:r w:rsidR="00AB285F" w:rsidRPr="00AB285F">
        <w:rPr>
          <w:rFonts w:eastAsiaTheme="minorHAnsi"/>
        </w:rPr>
        <w:t xml:space="preserve">action is restoring more normalized reach-scale hydrology and hydraulics, and thus </w:t>
      </w:r>
      <w:r w:rsidR="00AA6067">
        <w:rPr>
          <w:rFonts w:eastAsiaTheme="minorHAnsi"/>
        </w:rPr>
        <w:t xml:space="preserve">normalized </w:t>
      </w:r>
      <w:r w:rsidR="00AB285F" w:rsidRPr="00AB285F">
        <w:rPr>
          <w:rFonts w:eastAsiaTheme="minorHAnsi"/>
        </w:rPr>
        <w:t>river</w:t>
      </w:r>
      <w:r w:rsidR="00AA6067">
        <w:rPr>
          <w:rFonts w:eastAsiaTheme="minorHAnsi"/>
        </w:rPr>
        <w:t xml:space="preserve"> c</w:t>
      </w:r>
      <w:r w:rsidR="00AB285F" w:rsidRPr="00AB285F">
        <w:rPr>
          <w:rFonts w:eastAsiaTheme="minorHAnsi"/>
        </w:rPr>
        <w:t xml:space="preserve">onditions and function in the lower Snake River </w:t>
      </w:r>
      <w:r w:rsidR="00AB285F">
        <w:rPr>
          <w:rFonts w:eastAsiaTheme="minorHAnsi"/>
        </w:rPr>
        <w:t xml:space="preserve">and emphasized </w:t>
      </w:r>
      <w:r w:rsidR="00AB285F" w:rsidRPr="00AB285F">
        <w:rPr>
          <w:rFonts w:eastAsiaTheme="minorHAnsi"/>
        </w:rPr>
        <w:t xml:space="preserve">the urgency of actions is accentuated by </w:t>
      </w:r>
      <w:r w:rsidR="00AB285F">
        <w:rPr>
          <w:rFonts w:eastAsiaTheme="minorHAnsi"/>
        </w:rPr>
        <w:t>c</w:t>
      </w:r>
      <w:r w:rsidR="00AB285F" w:rsidRPr="00AB285F">
        <w:rPr>
          <w:rFonts w:eastAsiaTheme="minorHAnsi"/>
        </w:rPr>
        <w:t>limate change</w:t>
      </w:r>
      <w:r w:rsidR="00AB285F">
        <w:rPr>
          <w:rFonts w:eastAsiaTheme="minorHAnsi"/>
        </w:rPr>
        <w:t xml:space="preserve">. </w:t>
      </w:r>
    </w:p>
    <w:p w14:paraId="6C1D1042" w14:textId="7A7070A0" w:rsidR="008A3682" w:rsidRPr="00EE26BE" w:rsidDel="007506E5" w:rsidRDefault="008A3682" w:rsidP="007E4777">
      <w:pPr>
        <w:autoSpaceDE w:val="0"/>
        <w:autoSpaceDN w:val="0"/>
        <w:adjustRightInd w:val="0"/>
        <w:ind w:firstLine="720"/>
        <w:rPr>
          <w:del w:id="78" w:author="Thurow, Russ - FS, ID" w:date="2026-03-30T16:40:00Z"/>
          <w:rFonts w:eastAsiaTheme="minorHAnsi"/>
        </w:rPr>
      </w:pPr>
    </w:p>
    <w:p w14:paraId="4E13AB19" w14:textId="6537476A" w:rsidR="003C528E" w:rsidRPr="00EE26BE" w:rsidRDefault="00A228EC" w:rsidP="007E4777">
      <w:pPr>
        <w:autoSpaceDE w:val="0"/>
        <w:autoSpaceDN w:val="0"/>
        <w:adjustRightInd w:val="0"/>
        <w:rPr>
          <w:rFonts w:eastAsiaTheme="minorHAnsi"/>
          <w:b/>
          <w:bCs/>
        </w:rPr>
      </w:pPr>
      <w:r w:rsidRPr="006A5654">
        <w:rPr>
          <w:rFonts w:eastAsiaTheme="minorHAnsi"/>
          <w:b/>
          <w:bCs/>
          <w:i/>
          <w:iCs/>
        </w:rPr>
        <w:t xml:space="preserve">Reach </w:t>
      </w:r>
      <w:r w:rsidR="00A51D2D" w:rsidRPr="006A5654">
        <w:rPr>
          <w:rFonts w:eastAsiaTheme="minorHAnsi"/>
          <w:b/>
          <w:bCs/>
          <w:i/>
          <w:iCs/>
        </w:rPr>
        <w:t>s</w:t>
      </w:r>
      <w:r w:rsidRPr="006A5654">
        <w:rPr>
          <w:rFonts w:eastAsiaTheme="minorHAnsi"/>
          <w:b/>
          <w:bCs/>
          <w:i/>
          <w:iCs/>
        </w:rPr>
        <w:t>election</w:t>
      </w:r>
      <w:r w:rsidR="00A51D2D" w:rsidRPr="006A5654">
        <w:rPr>
          <w:rFonts w:eastAsiaTheme="minorHAnsi"/>
          <w:b/>
          <w:bCs/>
          <w:i/>
          <w:iCs/>
        </w:rPr>
        <w:t xml:space="preserve">, </w:t>
      </w:r>
      <w:r w:rsidR="00F50026" w:rsidRPr="006A5654">
        <w:rPr>
          <w:rFonts w:eastAsiaTheme="minorHAnsi"/>
          <w:b/>
          <w:bCs/>
          <w:i/>
          <w:iCs/>
        </w:rPr>
        <w:t xml:space="preserve">Chinook salmon </w:t>
      </w:r>
      <w:r w:rsidR="00A51D2D" w:rsidRPr="006A5654">
        <w:rPr>
          <w:rFonts w:eastAsiaTheme="minorHAnsi"/>
          <w:b/>
          <w:bCs/>
          <w:i/>
          <w:iCs/>
        </w:rPr>
        <w:t xml:space="preserve">redd </w:t>
      </w:r>
      <w:r w:rsidR="004165A2" w:rsidRPr="006A5654">
        <w:rPr>
          <w:rFonts w:eastAsiaTheme="minorHAnsi"/>
          <w:b/>
          <w:bCs/>
          <w:i/>
          <w:iCs/>
        </w:rPr>
        <w:t>counts</w:t>
      </w:r>
      <w:r w:rsidR="00A51D2D" w:rsidRPr="006A5654">
        <w:rPr>
          <w:rFonts w:eastAsiaTheme="minorHAnsi"/>
          <w:b/>
          <w:bCs/>
          <w:i/>
          <w:iCs/>
        </w:rPr>
        <w:t>, and spawn timing</w:t>
      </w:r>
    </w:p>
    <w:p w14:paraId="21E7E478" w14:textId="7F97E4AB" w:rsidR="004165A2" w:rsidRPr="00613FB6" w:rsidRDefault="008A39FF" w:rsidP="007E4777">
      <w:pPr>
        <w:pStyle w:val="BodyText"/>
        <w:rPr>
          <w:bCs/>
        </w:rPr>
      </w:pPr>
      <w:r w:rsidRPr="008A39FF">
        <w:t xml:space="preserve">Middle Fork </w:t>
      </w:r>
      <w:r>
        <w:t xml:space="preserve">Chinook salmon are some of </w:t>
      </w:r>
      <w:r w:rsidRPr="008A39FF">
        <w:t>the most intensively monitored populations in the Columbia River Basin</w:t>
      </w:r>
      <w:r w:rsidR="00E92B76">
        <w:t xml:space="preserve"> with l</w:t>
      </w:r>
      <w:r w:rsidRPr="008A39FF">
        <w:t xml:space="preserve">ong-term redd </w:t>
      </w:r>
      <w:r w:rsidR="00E92B76">
        <w:t>index reach survey</w:t>
      </w:r>
      <w:r w:rsidRPr="008A39FF">
        <w:t xml:space="preserve">s </w:t>
      </w:r>
      <w:r w:rsidR="00E92B76">
        <w:t xml:space="preserve">conducted </w:t>
      </w:r>
      <w:r w:rsidRPr="008A39FF">
        <w:t xml:space="preserve">by state, federal, and tribal agencies </w:t>
      </w:r>
      <w:r w:rsidR="00E92B76">
        <w:t>dating back to the 1950s (</w:t>
      </w:r>
      <w:r w:rsidR="002501B2" w:rsidRPr="002501B2">
        <w:t xml:space="preserve">Parkhurst 1950; </w:t>
      </w:r>
      <w:r w:rsidR="002501B2" w:rsidRPr="00521C97">
        <w:t>Gebhards 1959; Mallet 1974</w:t>
      </w:r>
      <w:r w:rsidR="00E92B76">
        <w:t>). For this research, we monitored a subset of these areas intensively fr</w:t>
      </w:r>
      <w:r w:rsidR="00266B6D" w:rsidRPr="00EE26BE">
        <w:t>om 200</w:t>
      </w:r>
      <w:r w:rsidR="00770C61">
        <w:t>2</w:t>
      </w:r>
      <w:r w:rsidR="00266B6D" w:rsidRPr="00EE26BE">
        <w:t>-2005</w:t>
      </w:r>
      <w:r w:rsidR="00E92B76">
        <w:t xml:space="preserve"> in eight </w:t>
      </w:r>
      <w:r w:rsidR="00667B85" w:rsidRPr="00EE26BE">
        <w:t xml:space="preserve">major </w:t>
      </w:r>
      <w:r w:rsidR="00E92B76">
        <w:t xml:space="preserve">spawning tributaries (Figure 1). </w:t>
      </w:r>
      <w:r w:rsidR="00E92B76" w:rsidRPr="00AC6657">
        <w:rPr>
          <w:highlight w:val="cyan"/>
        </w:rPr>
        <w:t xml:space="preserve">The areas </w:t>
      </w:r>
      <w:r w:rsidR="005B12A8" w:rsidRPr="00AC6657">
        <w:rPr>
          <w:highlight w:val="cyan"/>
        </w:rPr>
        <w:t xml:space="preserve">surveyed </w:t>
      </w:r>
      <w:proofErr w:type="gramStart"/>
      <w:r w:rsidR="003D037B" w:rsidRPr="00AC6657">
        <w:rPr>
          <w:highlight w:val="cyan"/>
        </w:rPr>
        <w:t>encompass</w:t>
      </w:r>
      <w:r w:rsidR="00E92B76" w:rsidRPr="00AC6657">
        <w:rPr>
          <w:highlight w:val="cyan"/>
        </w:rPr>
        <w:t>ed</w:t>
      </w:r>
      <w:r w:rsidR="003D037B" w:rsidRPr="00AC6657">
        <w:rPr>
          <w:highlight w:val="cyan"/>
        </w:rPr>
        <w:t xml:space="preserve"> </w:t>
      </w:r>
      <w:r w:rsidR="00E92B76" w:rsidRPr="00AC6657">
        <w:rPr>
          <w:highlight w:val="cyan"/>
        </w:rPr>
        <w:t>?</w:t>
      </w:r>
      <w:proofErr w:type="gramEnd"/>
      <w:r w:rsidR="00E92B76" w:rsidRPr="00AC6657">
        <w:rPr>
          <w:highlight w:val="cyan"/>
        </w:rPr>
        <w:t xml:space="preserve"> stream km and </w:t>
      </w:r>
      <w:r w:rsidR="003D037B" w:rsidRPr="00AC6657">
        <w:rPr>
          <w:highlight w:val="cyan"/>
        </w:rPr>
        <w:t>a range of elevation</w:t>
      </w:r>
      <w:r w:rsidR="005B12A8" w:rsidRPr="00AC6657">
        <w:rPr>
          <w:highlight w:val="cyan"/>
        </w:rPr>
        <w:t>s (x – x m)</w:t>
      </w:r>
      <w:r w:rsidR="003D037B" w:rsidRPr="00AC6657">
        <w:rPr>
          <w:highlight w:val="cyan"/>
        </w:rPr>
        <w:t>, stream siz</w:t>
      </w:r>
      <w:r w:rsidR="000D4517" w:rsidRPr="00AC6657">
        <w:rPr>
          <w:highlight w:val="cyan"/>
        </w:rPr>
        <w:t>e</w:t>
      </w:r>
      <w:r w:rsidR="005B12A8" w:rsidRPr="00AC6657">
        <w:rPr>
          <w:highlight w:val="cyan"/>
        </w:rPr>
        <w:t>s (x – x m wide)</w:t>
      </w:r>
      <w:r w:rsidR="003D037B" w:rsidRPr="00AC6657">
        <w:rPr>
          <w:highlight w:val="cyan"/>
        </w:rPr>
        <w:t xml:space="preserve">, and </w:t>
      </w:r>
      <w:r w:rsidR="005B12A8" w:rsidRPr="00AC6657">
        <w:rPr>
          <w:highlight w:val="cyan"/>
        </w:rPr>
        <w:t xml:space="preserve">reach slopes (x – </w:t>
      </w:r>
      <w:commentRangeStart w:id="79"/>
      <w:r w:rsidR="005B12A8" w:rsidRPr="00AC6657">
        <w:rPr>
          <w:highlight w:val="cyan"/>
        </w:rPr>
        <w:t>x</w:t>
      </w:r>
      <w:commentRangeEnd w:id="79"/>
      <w:r w:rsidR="00AC6657">
        <w:rPr>
          <w:rStyle w:val="CommentReference"/>
          <w:rFonts w:eastAsiaTheme="minorEastAsia"/>
        </w:rPr>
        <w:commentReference w:id="79"/>
      </w:r>
      <w:r w:rsidR="005B12A8" w:rsidRPr="00AC6657">
        <w:rPr>
          <w:highlight w:val="cyan"/>
        </w:rPr>
        <w:t xml:space="preserve"> %)</w:t>
      </w:r>
      <w:r w:rsidR="00667B85" w:rsidRPr="00AC6657">
        <w:rPr>
          <w:highlight w:val="cyan"/>
        </w:rPr>
        <w:t>.</w:t>
      </w:r>
      <w:r w:rsidR="00667B85" w:rsidRPr="00613FB6">
        <w:t xml:space="preserve"> </w:t>
      </w:r>
      <w:r w:rsidR="00266B6D" w:rsidRPr="00613FB6">
        <w:t xml:space="preserve">To support collaboration and </w:t>
      </w:r>
      <w:r w:rsidR="00667B85" w:rsidRPr="00613FB6">
        <w:t>improve</w:t>
      </w:r>
      <w:r w:rsidR="00266B6D" w:rsidRPr="00613FB6">
        <w:t xml:space="preserve"> efficiency, some study reaches overlapped with existing index reaches monitored annually by the Idaho Department of Fish and Game</w:t>
      </w:r>
      <w:r w:rsidR="00667B85" w:rsidRPr="00613FB6">
        <w:t xml:space="preserve"> (IDFG)</w:t>
      </w:r>
      <w:r w:rsidR="00266B6D" w:rsidRPr="00613FB6">
        <w:t xml:space="preserve">, the Nez Perce </w:t>
      </w:r>
      <w:r w:rsidR="00393E1B">
        <w:t xml:space="preserve">Tribe, </w:t>
      </w:r>
      <w:r w:rsidR="00182851" w:rsidRPr="00613FB6">
        <w:t>Shoshone Bannock</w:t>
      </w:r>
      <w:r w:rsidR="00266B6D" w:rsidRPr="00613FB6">
        <w:t xml:space="preserve"> </w:t>
      </w:r>
      <w:r w:rsidR="00393E1B">
        <w:t>Tribe</w:t>
      </w:r>
      <w:r w:rsidR="00266B6D" w:rsidRPr="00613FB6">
        <w:t xml:space="preserve">, </w:t>
      </w:r>
      <w:r w:rsidR="004165A2" w:rsidRPr="00613FB6">
        <w:t>or</w:t>
      </w:r>
      <w:r w:rsidR="00266B6D" w:rsidRPr="00613FB6">
        <w:t xml:space="preserve"> the U.S. Forest Service (see Thurow et al. 20</w:t>
      </w:r>
      <w:r w:rsidR="00466CCB">
        <w:t>20</w:t>
      </w:r>
      <w:r w:rsidR="00266B6D" w:rsidRPr="00613FB6">
        <w:t xml:space="preserve"> for index reach methods and locations). </w:t>
      </w:r>
      <w:r w:rsidR="00560659" w:rsidRPr="00613FB6">
        <w:rPr>
          <w:bCs/>
        </w:rPr>
        <w:t>After selecting reach</w:t>
      </w:r>
      <w:r w:rsidR="004165A2" w:rsidRPr="00613FB6">
        <w:rPr>
          <w:bCs/>
        </w:rPr>
        <w:t>es</w:t>
      </w:r>
      <w:r w:rsidR="00560659" w:rsidRPr="00613FB6">
        <w:rPr>
          <w:bCs/>
        </w:rPr>
        <w:t xml:space="preserve">, </w:t>
      </w:r>
      <w:r w:rsidR="008012B4">
        <w:rPr>
          <w:bCs/>
        </w:rPr>
        <w:t>surveyors</w:t>
      </w:r>
      <w:r w:rsidR="008012B4" w:rsidRPr="00613FB6">
        <w:rPr>
          <w:bCs/>
        </w:rPr>
        <w:t xml:space="preserve"> </w:t>
      </w:r>
      <w:r w:rsidR="00560659" w:rsidRPr="00613FB6">
        <w:rPr>
          <w:bCs/>
        </w:rPr>
        <w:t xml:space="preserve">designated and marked subsections </w:t>
      </w:r>
      <w:r w:rsidR="004165A2" w:rsidRPr="00613FB6">
        <w:rPr>
          <w:bCs/>
        </w:rPr>
        <w:t>where redds would be identified</w:t>
      </w:r>
      <w:r w:rsidR="008A0A44">
        <w:rPr>
          <w:bCs/>
        </w:rPr>
        <w:t xml:space="preserve"> and georeferenced</w:t>
      </w:r>
      <w:r w:rsidR="004165A2" w:rsidRPr="00613FB6">
        <w:rPr>
          <w:bCs/>
        </w:rPr>
        <w:t>.</w:t>
      </w:r>
    </w:p>
    <w:p w14:paraId="3F53F276" w14:textId="5523191E" w:rsidR="0059774C" w:rsidRPr="00613FB6" w:rsidDel="006A3712" w:rsidRDefault="00C66782" w:rsidP="007E4777">
      <w:pPr>
        <w:pStyle w:val="BodyText"/>
        <w:ind w:firstLine="720"/>
        <w:rPr>
          <w:del w:id="80" w:author="Isaak, Daniel - FS, ID" w:date="2026-03-24T14:51:00Z"/>
        </w:rPr>
      </w:pPr>
      <w:r>
        <w:t>Redd s</w:t>
      </w:r>
      <w:r w:rsidR="008012B4">
        <w:t>urveyors</w:t>
      </w:r>
      <w:r w:rsidR="008012B4" w:rsidRPr="00613FB6">
        <w:t xml:space="preserve"> </w:t>
      </w:r>
      <w:r w:rsidR="0059774C" w:rsidRPr="00613FB6">
        <w:t>intensively monitor</w:t>
      </w:r>
      <w:r w:rsidR="00A51D2D" w:rsidRPr="00613FB6">
        <w:t xml:space="preserve">ed Chinook salmon spawning </w:t>
      </w:r>
      <w:r w:rsidR="0059774C" w:rsidRPr="00613FB6">
        <w:t xml:space="preserve">from the onset of redd construction </w:t>
      </w:r>
      <w:r w:rsidR="005B12A8">
        <w:t xml:space="preserve">in </w:t>
      </w:r>
      <w:r w:rsidR="005B12A8" w:rsidRPr="00613FB6">
        <w:t xml:space="preserve">late July </w:t>
      </w:r>
      <w:r w:rsidR="00A51D2D" w:rsidRPr="00613FB6">
        <w:t xml:space="preserve">through </w:t>
      </w:r>
      <w:r w:rsidR="0059774C" w:rsidRPr="00613FB6">
        <w:t>the completion of spawning</w:t>
      </w:r>
      <w:r w:rsidR="005B12A8">
        <w:t xml:space="preserve"> in </w:t>
      </w:r>
      <w:r w:rsidR="005B12A8" w:rsidRPr="00613FB6">
        <w:t>mid-September</w:t>
      </w:r>
      <w:r w:rsidR="0059774C" w:rsidRPr="00613FB6">
        <w:t xml:space="preserve">. </w:t>
      </w:r>
      <w:r w:rsidR="005B12A8">
        <w:t>T</w:t>
      </w:r>
      <w:r w:rsidR="0059774C" w:rsidRPr="00613FB6">
        <w:t xml:space="preserve">rained </w:t>
      </w:r>
      <w:r w:rsidR="00A51D2D" w:rsidRPr="00613FB6">
        <w:t xml:space="preserve">observers </w:t>
      </w:r>
      <w:r w:rsidR="0059774C" w:rsidRPr="00613FB6">
        <w:t xml:space="preserve">walked stream banks </w:t>
      </w:r>
      <w:r w:rsidR="004165A2" w:rsidRPr="00613FB6">
        <w:t xml:space="preserve">within </w:t>
      </w:r>
      <w:r w:rsidR="0059774C" w:rsidRPr="00613FB6">
        <w:t>each study reach</w:t>
      </w:r>
      <w:r w:rsidR="00A51D2D" w:rsidRPr="00613FB6">
        <w:t xml:space="preserve"> </w:t>
      </w:r>
      <w:r w:rsidR="00182851">
        <w:t xml:space="preserve">on </w:t>
      </w:r>
      <w:r w:rsidR="00A51D2D" w:rsidRPr="00613FB6">
        <w:t>3-</w:t>
      </w:r>
      <w:r w:rsidR="001873E5">
        <w:t>5</w:t>
      </w:r>
      <w:r w:rsidR="00617D72">
        <w:t>-</w:t>
      </w:r>
      <w:r w:rsidR="00A51D2D" w:rsidRPr="00613FB6">
        <w:t>day</w:t>
      </w:r>
      <w:r w:rsidR="00182851">
        <w:t xml:space="preserve"> intervals</w:t>
      </w:r>
      <w:r w:rsidR="00AC6657">
        <w:t xml:space="preserve">, </w:t>
      </w:r>
      <w:r w:rsidR="00A51D2D" w:rsidRPr="00613FB6">
        <w:t>search</w:t>
      </w:r>
      <w:r w:rsidR="004165A2" w:rsidRPr="00613FB6">
        <w:t>ed</w:t>
      </w:r>
      <w:r w:rsidR="00A51D2D" w:rsidRPr="00613FB6">
        <w:t xml:space="preserve"> </w:t>
      </w:r>
      <w:r w:rsidR="0059774C" w:rsidRPr="00613FB6">
        <w:t xml:space="preserve">for newly constructed </w:t>
      </w:r>
      <w:r w:rsidR="009178E0" w:rsidRPr="00613FB6">
        <w:t>redds</w:t>
      </w:r>
      <w:r w:rsidR="005B12A8">
        <w:t xml:space="preserve">, </w:t>
      </w:r>
      <w:r w:rsidR="00AC6657">
        <w:t xml:space="preserve">and </w:t>
      </w:r>
      <w:r w:rsidR="00521FCD" w:rsidRPr="00613FB6">
        <w:t>georeferen</w:t>
      </w:r>
      <w:r w:rsidR="00AC6657">
        <w:t>ced</w:t>
      </w:r>
      <w:r w:rsidR="006A3712">
        <w:t xml:space="preserve"> these </w:t>
      </w:r>
      <w:r w:rsidR="0059774C" w:rsidRPr="00613FB6">
        <w:t xml:space="preserve">locations </w:t>
      </w:r>
      <w:r w:rsidR="004165A2" w:rsidRPr="00613FB6">
        <w:t xml:space="preserve">with </w:t>
      </w:r>
      <w:r w:rsidR="0059774C" w:rsidRPr="00613FB6">
        <w:t xml:space="preserve">GPS </w:t>
      </w:r>
      <w:r w:rsidR="00A51D2D" w:rsidRPr="00613FB6">
        <w:t>units</w:t>
      </w:r>
      <w:r w:rsidR="004165A2" w:rsidRPr="00613FB6">
        <w:t xml:space="preserve">. To avoid </w:t>
      </w:r>
      <w:r w:rsidR="00D8716E" w:rsidRPr="00613FB6">
        <w:t xml:space="preserve">commission </w:t>
      </w:r>
      <w:r w:rsidR="004165A2" w:rsidRPr="00613FB6">
        <w:t>errors</w:t>
      </w:r>
      <w:r w:rsidR="00AC6657">
        <w:t>, surveys began prior to redd construction and</w:t>
      </w:r>
      <w:r w:rsidR="004165A2" w:rsidRPr="00613FB6">
        <w:t xml:space="preserve"> d</w:t>
      </w:r>
      <w:r w:rsidR="0059774C" w:rsidRPr="00613FB6">
        <w:t>uring initial survey</w:t>
      </w:r>
      <w:r w:rsidR="006A3712">
        <w:t>s</w:t>
      </w:r>
      <w:r w:rsidR="0059774C" w:rsidRPr="00613FB6">
        <w:t xml:space="preserve">, </w:t>
      </w:r>
      <w:r w:rsidR="006A3712">
        <w:t>observers</w:t>
      </w:r>
      <w:r w:rsidR="00D8716E" w:rsidRPr="00613FB6">
        <w:t xml:space="preserve"> </w:t>
      </w:r>
      <w:r w:rsidR="0059774C" w:rsidRPr="00613FB6">
        <w:t xml:space="preserve">recorded </w:t>
      </w:r>
      <w:r w:rsidR="00D8716E" w:rsidRPr="00613FB6">
        <w:t xml:space="preserve">all prior year redds or </w:t>
      </w:r>
      <w:r w:rsidR="0059774C" w:rsidRPr="00613FB6">
        <w:t>redd-like streambed features that might have been confused with new</w:t>
      </w:r>
      <w:r w:rsidR="00393E1B">
        <w:t>ly constructed</w:t>
      </w:r>
      <w:r w:rsidR="0059774C" w:rsidRPr="00613FB6">
        <w:t xml:space="preserve"> redds</w:t>
      </w:r>
      <w:r w:rsidR="00D8716E" w:rsidRPr="00613FB6">
        <w:t>.</w:t>
      </w:r>
      <w:r w:rsidR="00182851">
        <w:t xml:space="preserve"> </w:t>
      </w:r>
      <w:r w:rsidR="009178E0" w:rsidRPr="00613FB6">
        <w:t>Based on o</w:t>
      </w:r>
      <w:r w:rsidR="0059774C" w:rsidRPr="00613FB6">
        <w:t xml:space="preserve">ur prior observations in the Salmon River basin, female Chinook salmon typically remain on </w:t>
      </w:r>
      <w:r w:rsidR="008138F2" w:rsidRPr="00613FB6">
        <w:t xml:space="preserve">excavated </w:t>
      </w:r>
      <w:r w:rsidR="0059774C" w:rsidRPr="00613FB6">
        <w:t>redds for 3</w:t>
      </w:r>
      <w:r w:rsidR="00D8716E" w:rsidRPr="00613FB6">
        <w:t>-</w:t>
      </w:r>
      <w:r w:rsidR="0059774C" w:rsidRPr="00613FB6">
        <w:t xml:space="preserve">5 days. </w:t>
      </w:r>
      <w:r w:rsidR="00D8716E" w:rsidRPr="00613FB6">
        <w:t xml:space="preserve">Consequently, </w:t>
      </w:r>
      <w:r w:rsidR="009178E0" w:rsidRPr="00613FB6">
        <w:t>w</w:t>
      </w:r>
      <w:r w:rsidR="0059774C" w:rsidRPr="00613FB6">
        <w:t xml:space="preserve">e assumed </w:t>
      </w:r>
      <w:r w:rsidR="00D8716E" w:rsidRPr="00613FB6">
        <w:t xml:space="preserve">our </w:t>
      </w:r>
      <w:r w:rsidR="0059774C" w:rsidRPr="00613FB6">
        <w:t>3</w:t>
      </w:r>
      <w:r w:rsidR="00D8716E" w:rsidRPr="00613FB6">
        <w:t>-</w:t>
      </w:r>
      <w:r w:rsidR="0059774C" w:rsidRPr="00613FB6">
        <w:t>5</w:t>
      </w:r>
      <w:r w:rsidR="00617D72">
        <w:t>-</w:t>
      </w:r>
      <w:r w:rsidR="0059774C" w:rsidRPr="00613FB6">
        <w:t xml:space="preserve">day </w:t>
      </w:r>
      <w:r w:rsidR="009178E0" w:rsidRPr="00613FB6">
        <w:t>survey interval maximize</w:t>
      </w:r>
      <w:r w:rsidR="00D8716E" w:rsidRPr="00613FB6">
        <w:t>d</w:t>
      </w:r>
      <w:r w:rsidR="009178E0" w:rsidRPr="00613FB6">
        <w:t xml:space="preserve"> </w:t>
      </w:r>
      <w:r w:rsidR="0059774C" w:rsidRPr="00613FB6">
        <w:t>the likelihood of detecting redds</w:t>
      </w:r>
      <w:r w:rsidR="009178E0" w:rsidRPr="00613FB6">
        <w:t xml:space="preserve"> soon after </w:t>
      </w:r>
      <w:r w:rsidR="008138F2" w:rsidRPr="00613FB6">
        <w:t xml:space="preserve">their </w:t>
      </w:r>
      <w:r w:rsidR="009178E0" w:rsidRPr="00613FB6">
        <w:t>construction</w:t>
      </w:r>
      <w:r w:rsidR="0059774C" w:rsidRPr="00613FB6">
        <w:t xml:space="preserve">. </w:t>
      </w:r>
    </w:p>
    <w:p w14:paraId="03BB5ED9" w14:textId="4E62829C" w:rsidR="00127346" w:rsidRDefault="00C66782" w:rsidP="007D2DFE">
      <w:pPr>
        <w:pStyle w:val="BodyText"/>
        <w:ind w:firstLine="720"/>
      </w:pPr>
      <w:r>
        <w:t xml:space="preserve">Based on </w:t>
      </w:r>
      <w:r w:rsidR="008A0A44">
        <w:t xml:space="preserve">our </w:t>
      </w:r>
      <w:r w:rsidR="009178E0" w:rsidRPr="00613FB6">
        <w:t>survey</w:t>
      </w:r>
      <w:r w:rsidR="008A0A44">
        <w:t xml:space="preserve"> intervals</w:t>
      </w:r>
      <w:r w:rsidR="00127346" w:rsidRPr="00613FB6">
        <w:t xml:space="preserve">, </w:t>
      </w:r>
      <w:r w:rsidR="009178E0" w:rsidRPr="00613FB6">
        <w:t xml:space="preserve">we inferred </w:t>
      </w:r>
      <w:r w:rsidR="00127346" w:rsidRPr="00613FB6">
        <w:t xml:space="preserve">spawn </w:t>
      </w:r>
      <w:r w:rsidR="009178E0" w:rsidRPr="00613FB6">
        <w:t xml:space="preserve">timing </w:t>
      </w:r>
      <w:r w:rsidR="00127346" w:rsidRPr="00613FB6">
        <w:t xml:space="preserve">from the </w:t>
      </w:r>
      <w:r w:rsidR="008138F2" w:rsidRPr="00613FB6">
        <w:t xml:space="preserve">first </w:t>
      </w:r>
      <w:r w:rsidR="00127346" w:rsidRPr="00613FB6">
        <w:t>date a redd was fully constructed.</w:t>
      </w:r>
      <w:r w:rsidR="00A77D67" w:rsidRPr="00613FB6">
        <w:t xml:space="preserve"> </w:t>
      </w:r>
      <w:r w:rsidR="009178E0" w:rsidRPr="00613FB6">
        <w:t xml:space="preserve">Redd locations were spatially </w:t>
      </w:r>
      <w:r w:rsidR="00127346" w:rsidRPr="00613FB6">
        <w:t xml:space="preserve">joined to </w:t>
      </w:r>
      <w:r w:rsidR="009178E0" w:rsidRPr="00613FB6">
        <w:t xml:space="preserve">stream reaches in </w:t>
      </w:r>
      <w:r w:rsidR="00127346" w:rsidRPr="00613FB6">
        <w:t xml:space="preserve">the NHDPlus </w:t>
      </w:r>
      <w:r w:rsidR="009178E0" w:rsidRPr="00613FB6">
        <w:t xml:space="preserve">dataset </w:t>
      </w:r>
      <w:r w:rsidR="00127346" w:rsidRPr="00613FB6">
        <w:t>(</w:t>
      </w:r>
      <w:r w:rsidR="009178E0" w:rsidRPr="00613FB6">
        <w:t>Moore et al. 2019</w:t>
      </w:r>
      <w:r w:rsidR="00127346" w:rsidRPr="00613FB6">
        <w:t xml:space="preserve">) </w:t>
      </w:r>
      <w:r w:rsidR="00441AAC" w:rsidRPr="00613FB6">
        <w:t>and</w:t>
      </w:r>
      <w:r w:rsidR="00127346" w:rsidRPr="00613FB6">
        <w:t xml:space="preserve"> assign</w:t>
      </w:r>
      <w:r w:rsidR="00441AAC" w:rsidRPr="00613FB6">
        <w:t>ed</w:t>
      </w:r>
      <w:r w:rsidR="00127346" w:rsidRPr="00613FB6">
        <w:t xml:space="preserve"> a common identifier (COMID). </w:t>
      </w:r>
      <w:r w:rsidR="009178E0" w:rsidRPr="00613FB6">
        <w:t xml:space="preserve">This identifier was </w:t>
      </w:r>
      <w:r w:rsidR="00F824FC" w:rsidRPr="00613FB6">
        <w:t xml:space="preserve">used </w:t>
      </w:r>
      <w:r w:rsidR="00127346" w:rsidRPr="00613FB6">
        <w:t xml:space="preserve">to link </w:t>
      </w:r>
      <w:r w:rsidR="009178E0" w:rsidRPr="00613FB6">
        <w:t xml:space="preserve">each </w:t>
      </w:r>
      <w:r w:rsidR="00127346" w:rsidRPr="00613FB6">
        <w:t xml:space="preserve">redd with </w:t>
      </w:r>
      <w:r w:rsidR="009178E0" w:rsidRPr="00613FB6">
        <w:t xml:space="preserve">environmental </w:t>
      </w:r>
      <w:r w:rsidR="00127346" w:rsidRPr="00613FB6">
        <w:t>covariate</w:t>
      </w:r>
      <w:r w:rsidR="009178E0" w:rsidRPr="00613FB6">
        <w:t>s</w:t>
      </w:r>
      <w:r w:rsidR="00127346" w:rsidRPr="00613FB6">
        <w:t xml:space="preserve"> </w:t>
      </w:r>
      <w:r w:rsidR="00393E1B">
        <w:t xml:space="preserve">measured </w:t>
      </w:r>
      <w:r w:rsidR="00182851">
        <w:t xml:space="preserve">in </w:t>
      </w:r>
      <w:r w:rsidR="00393E1B">
        <w:t xml:space="preserve">or derived </w:t>
      </w:r>
      <w:r w:rsidR="009178E0" w:rsidRPr="00613FB6">
        <w:t xml:space="preserve">from the corresponding </w:t>
      </w:r>
      <w:r w:rsidR="00127346" w:rsidRPr="00613FB6">
        <w:t>stream reach</w:t>
      </w:r>
      <w:r w:rsidR="009178E0" w:rsidRPr="00613FB6">
        <w:t>.</w:t>
      </w:r>
      <w:r w:rsidR="00127346" w:rsidRPr="00613FB6">
        <w:t xml:space="preserve"> </w:t>
      </w:r>
      <w:r w:rsidR="009178E0" w:rsidRPr="00613FB6">
        <w:t>The final dataset co</w:t>
      </w:r>
      <w:r w:rsidR="008138F2" w:rsidRPr="00613FB6">
        <w:t>ntained</w:t>
      </w:r>
      <w:r w:rsidR="009178E0" w:rsidRPr="00613FB6">
        <w:t xml:space="preserve"> 3,016 </w:t>
      </w:r>
      <w:r w:rsidR="006F2A0F" w:rsidRPr="00613FB6">
        <w:t xml:space="preserve">georeferenced </w:t>
      </w:r>
      <w:r w:rsidR="009178E0" w:rsidRPr="00613FB6">
        <w:t>redd</w:t>
      </w:r>
      <w:r w:rsidR="006F2A0F" w:rsidRPr="00613FB6">
        <w:t>s</w:t>
      </w:r>
      <w:r w:rsidR="00770C61">
        <w:t xml:space="preserve"> with completion dates and </w:t>
      </w:r>
      <w:r w:rsidR="009178E0" w:rsidRPr="00393E1B">
        <w:t>10</w:t>
      </w:r>
      <w:r w:rsidR="009F4A5D" w:rsidRPr="00393E1B">
        <w:t>4</w:t>
      </w:r>
      <w:r w:rsidR="009F4A5D" w:rsidRPr="00613FB6">
        <w:t xml:space="preserve"> </w:t>
      </w:r>
      <w:r w:rsidR="00770C61">
        <w:t xml:space="preserve">unique </w:t>
      </w:r>
      <w:r w:rsidR="009178E0" w:rsidRPr="00613FB6">
        <w:t>stream reach COMIDs</w:t>
      </w:r>
      <w:r w:rsidR="00770C61">
        <w:t xml:space="preserve"> </w:t>
      </w:r>
      <w:r w:rsidR="00B7234D" w:rsidRPr="00B7234D">
        <w:t xml:space="preserve">across four years </w:t>
      </w:r>
      <w:r w:rsidR="009178E0" w:rsidRPr="00613FB6">
        <w:t xml:space="preserve">within </w:t>
      </w:r>
      <w:r w:rsidR="00182851">
        <w:t xml:space="preserve">eight </w:t>
      </w:r>
      <w:r w:rsidR="006F2A0F" w:rsidRPr="00613FB6">
        <w:t>spawning tributaries</w:t>
      </w:r>
      <w:r w:rsidR="009178E0" w:rsidRPr="00613FB6">
        <w:t xml:space="preserve">. </w:t>
      </w:r>
    </w:p>
    <w:p w14:paraId="79E39745" w14:textId="77777777" w:rsidR="008A0A44" w:rsidRDefault="008A0A44" w:rsidP="007E4777">
      <w:pPr>
        <w:pStyle w:val="BodyText"/>
        <w:rPr>
          <w:ins w:id="81" w:author="Thurow, Russ - FS, ID" w:date="2026-03-31T09:20:00Z"/>
        </w:rPr>
      </w:pPr>
    </w:p>
    <w:p w14:paraId="10F2DAFA" w14:textId="2C6720C7" w:rsidR="007E2B6D" w:rsidRDefault="007E2B6D" w:rsidP="007E4777">
      <w:pPr>
        <w:pStyle w:val="BodyText"/>
        <w:rPr>
          <w:ins w:id="82" w:author="Thurow, Russ - FS, ID" w:date="2026-03-31T09:20:00Z"/>
        </w:rPr>
      </w:pPr>
      <w:ins w:id="83" w:author="Thurow, Russ - FS, ID" w:date="2026-03-31T09:20:00Z">
        <w:r>
          <w:t xml:space="preserve">*RT Stopped editing here until the </w:t>
        </w:r>
      </w:ins>
      <w:ins w:id="84" w:author="Thurow, Russ - FS, ID" w:date="2026-03-31T09:46:00Z">
        <w:r w:rsidR="00EB211F">
          <w:t xml:space="preserve">last paragraph of the Results + </w:t>
        </w:r>
      </w:ins>
      <w:ins w:id="85" w:author="Thurow, Russ - FS, ID" w:date="2026-03-31T09:20:00Z">
        <w:r>
          <w:t>Discussion</w:t>
        </w:r>
      </w:ins>
      <w:ins w:id="86" w:author="Thurow, Russ - FS, ID" w:date="2026-03-31T09:24:00Z">
        <w:r w:rsidR="00B7234D">
          <w:t>*</w:t>
        </w:r>
      </w:ins>
    </w:p>
    <w:p w14:paraId="19924395" w14:textId="77777777" w:rsidR="007E2B6D" w:rsidRPr="00613FB6" w:rsidRDefault="007E2B6D" w:rsidP="007E4777">
      <w:pPr>
        <w:pStyle w:val="BodyText"/>
      </w:pPr>
    </w:p>
    <w:p w14:paraId="69E45B26" w14:textId="4210603B" w:rsidR="009178E0" w:rsidRPr="00393E1B" w:rsidRDefault="009178E0" w:rsidP="007E4777">
      <w:pPr>
        <w:pStyle w:val="BodyText"/>
        <w:rPr>
          <w:b/>
          <w:bCs/>
          <w:i/>
          <w:iCs/>
        </w:rPr>
      </w:pPr>
      <w:r w:rsidRPr="00393E1B">
        <w:rPr>
          <w:b/>
          <w:bCs/>
          <w:i/>
          <w:iCs/>
        </w:rPr>
        <w:t xml:space="preserve">Covariates </w:t>
      </w:r>
    </w:p>
    <w:p w14:paraId="169A8598" w14:textId="673517FA" w:rsidR="009178E0" w:rsidRPr="00613FB6" w:rsidDel="00BA309B" w:rsidRDefault="009178E0">
      <w:pPr>
        <w:pStyle w:val="BodyText"/>
        <w:rPr>
          <w:del w:id="87" w:author="Isaak, Daniel - FS, ID" w:date="2026-03-24T15:22:00Z"/>
        </w:rPr>
      </w:pPr>
      <w:r w:rsidRPr="00613FB6">
        <w:t xml:space="preserve">Covariates were selected based on </w:t>
      </w:r>
      <w:commentRangeStart w:id="88"/>
      <w:r w:rsidRPr="00613FB6">
        <w:t xml:space="preserve">ecological relevance, full coverage across the study area, and </w:t>
      </w:r>
      <w:r w:rsidRPr="00613FB6">
        <w:lastRenderedPageBreak/>
        <w:t>low collinearity</w:t>
      </w:r>
      <w:r w:rsidR="00A635FF" w:rsidRPr="00613FB6">
        <w:t xml:space="preserve"> (Appendix A1, Section 1.2)</w:t>
      </w:r>
      <w:r w:rsidRPr="00613FB6">
        <w:t xml:space="preserve">. Elevation and slope </w:t>
      </w:r>
      <w:commentRangeEnd w:id="88"/>
      <w:r w:rsidR="00E65959">
        <w:rPr>
          <w:rStyle w:val="CommentReference"/>
          <w:rFonts w:eastAsiaTheme="minorEastAsia"/>
        </w:rPr>
        <w:commentReference w:id="88"/>
      </w:r>
      <w:r w:rsidRPr="00613FB6">
        <w:t>were obtained from NHDPlus (</w:t>
      </w:r>
      <w:r w:rsidR="00F845F1">
        <w:t>McKay</w:t>
      </w:r>
      <w:r w:rsidRPr="00613FB6">
        <w:t xml:space="preserve"> et al. 201</w:t>
      </w:r>
      <w:r w:rsidR="00F845F1">
        <w:t>2</w:t>
      </w:r>
      <w:r w:rsidR="002A7B92" w:rsidRPr="00613FB6">
        <w:t xml:space="preserve">). </w:t>
      </w:r>
      <w:r w:rsidR="00EF3188" w:rsidRPr="00613FB6">
        <w:t>We indexed t</w:t>
      </w:r>
      <w:r w:rsidR="002A7B92" w:rsidRPr="00613FB6">
        <w:t>hermal</w:t>
      </w:r>
      <w:r w:rsidRPr="00613FB6">
        <w:t xml:space="preserve"> conditions using modeled daily stream temperatures</w:t>
      </w:r>
      <w:r w:rsidR="008012B4">
        <w:t xml:space="preserve"> at the COMID level</w:t>
      </w:r>
      <w:r w:rsidRPr="00613FB6">
        <w:t xml:space="preserve"> from Siegel et al.</w:t>
      </w:r>
      <w:del w:id="89" w:author="Isaak, Daniel - FS, ID" w:date="2026-03-24T14:39:00Z">
        <w:r w:rsidRPr="00613FB6" w:rsidDel="005B12A8">
          <w:delText> </w:delText>
        </w:r>
      </w:del>
      <w:ins w:id="90" w:author="Isaak, Daniel - FS, ID" w:date="2026-03-24T14:39:00Z">
        <w:r w:rsidR="005B12A8">
          <w:t xml:space="preserve"> </w:t>
        </w:r>
      </w:ins>
      <w:r w:rsidRPr="00613FB6">
        <w:t>(2023</w:t>
      </w:r>
      <w:r w:rsidR="002A7B92" w:rsidRPr="00613FB6">
        <w:t xml:space="preserve">) </w:t>
      </w:r>
      <w:r w:rsidR="00EF3188" w:rsidRPr="00613FB6">
        <w:t>a</w:t>
      </w:r>
      <w:r w:rsidR="00182851">
        <w:t xml:space="preserve">fter </w:t>
      </w:r>
      <w:r w:rsidR="00EF3188" w:rsidRPr="00613FB6">
        <w:t>confirm</w:t>
      </w:r>
      <w:r w:rsidR="00182851">
        <w:t>ing</w:t>
      </w:r>
      <w:r w:rsidR="00EF3188" w:rsidRPr="00613FB6">
        <w:t xml:space="preserve"> </w:t>
      </w:r>
      <w:r w:rsidRPr="00613FB6">
        <w:t xml:space="preserve">strong agreement </w:t>
      </w:r>
      <w:r w:rsidR="00EF3188" w:rsidRPr="00613FB6">
        <w:t xml:space="preserve">with </w:t>
      </w:r>
      <w:r w:rsidR="002B4CEB">
        <w:t xml:space="preserve">empirical </w:t>
      </w:r>
      <w:r w:rsidR="00EF3188" w:rsidRPr="00613FB6">
        <w:t>temperature</w:t>
      </w:r>
      <w:r w:rsidRPr="00613FB6">
        <w:t xml:space="preserve"> data </w:t>
      </w:r>
      <w:r w:rsidR="00182851">
        <w:t>measured</w:t>
      </w:r>
      <w:r w:rsidR="00EF3188" w:rsidRPr="00613FB6">
        <w:t xml:space="preserve"> </w:t>
      </w:r>
      <w:r w:rsidRPr="00613FB6">
        <w:t>in Idaho (</w:t>
      </w:r>
      <w:bookmarkStart w:id="91" w:name="_Hlk210313031"/>
      <w:commentRangeStart w:id="92"/>
      <w:r w:rsidR="00C060F4" w:rsidRPr="00182851">
        <w:t xml:space="preserve">Figure </w:t>
      </w:r>
      <w:r w:rsidR="00A635FF" w:rsidRPr="00182851">
        <w:t>A1.7</w:t>
      </w:r>
      <w:bookmarkEnd w:id="91"/>
      <w:commentRangeEnd w:id="92"/>
      <w:r w:rsidR="00405939">
        <w:rPr>
          <w:rStyle w:val="CommentReference"/>
          <w:rFonts w:eastAsiaTheme="minorEastAsia"/>
        </w:rPr>
        <w:commentReference w:id="92"/>
      </w:r>
      <w:r w:rsidRPr="00613FB6">
        <w:t xml:space="preserve">). </w:t>
      </w:r>
      <w:ins w:id="93" w:author="Isaak, Daniel - FS, ID" w:date="2026-03-24T15:12:00Z">
        <w:r w:rsidR="00551111">
          <w:t>Daily s</w:t>
        </w:r>
      </w:ins>
      <w:del w:id="94" w:author="Isaak, Daniel - FS, ID" w:date="2026-03-24T15:12:00Z">
        <w:r w:rsidRPr="00613FB6" w:rsidDel="00551111">
          <w:delText>S</w:delText>
        </w:r>
      </w:del>
      <w:r w:rsidRPr="00613FB6">
        <w:t xml:space="preserve">tream discharge data were drawn from a </w:t>
      </w:r>
      <w:del w:id="95" w:author="Isaak, Daniel - FS, ID" w:date="2026-03-24T15:12:00Z">
        <w:r w:rsidRPr="00613FB6" w:rsidDel="00551111">
          <w:delText xml:space="preserve">single </w:delText>
        </w:r>
      </w:del>
      <w:r w:rsidRPr="00613FB6">
        <w:t xml:space="preserve">USGS gage (13309220) near the </w:t>
      </w:r>
      <w:ins w:id="96" w:author="Isaak, Daniel - FS, ID" w:date="2026-03-24T15:12:00Z">
        <w:r w:rsidR="00551111">
          <w:t>mouth of the Middle Fork</w:t>
        </w:r>
      </w:ins>
      <w:del w:id="97" w:author="Isaak, Daniel - FS, ID" w:date="2026-03-24T15:12:00Z">
        <w:r w:rsidRPr="00613FB6" w:rsidDel="00551111">
          <w:delText>basin outlet</w:delText>
        </w:r>
      </w:del>
      <w:r w:rsidRPr="00613FB6">
        <w:t xml:space="preserve">. </w:t>
      </w:r>
      <w:ins w:id="98" w:author="Isaak, Daniel - FS, ID" w:date="2026-03-24T15:13:00Z">
        <w:r w:rsidR="00551111">
          <w:t xml:space="preserve">Because it was unclear </w:t>
        </w:r>
      </w:ins>
      <w:ins w:id="99" w:author="Isaak, Daniel - FS, ID" w:date="2026-03-24T15:14:00Z">
        <w:r w:rsidR="00551111">
          <w:t>how to best summarize temperature and flow variabi</w:t>
        </w:r>
      </w:ins>
      <w:ins w:id="100" w:author="Isaak, Daniel - FS, ID" w:date="2026-03-24T15:15:00Z">
        <w:r w:rsidR="00551111">
          <w:t>lity</w:t>
        </w:r>
      </w:ins>
      <w:del w:id="101" w:author="Isaak, Daniel - FS, ID" w:date="2026-03-24T15:15:00Z">
        <w:r w:rsidRPr="00613FB6" w:rsidDel="00551111">
          <w:delText>For each redd</w:delText>
        </w:r>
      </w:del>
      <w:r w:rsidRPr="00613FB6">
        <w:t xml:space="preserve">, we calculated </w:t>
      </w:r>
      <w:r w:rsidR="00EF3188" w:rsidRPr="00613FB6">
        <w:t xml:space="preserve">sequential </w:t>
      </w:r>
      <w:r w:rsidRPr="00613FB6">
        <w:t xml:space="preserve">time-windowed </w:t>
      </w:r>
      <w:ins w:id="102" w:author="Isaak, Daniel - FS, ID" w:date="2026-03-24T15:16:00Z">
        <w:r w:rsidR="00551111">
          <w:t>metrics</w:t>
        </w:r>
      </w:ins>
      <w:ins w:id="103" w:author="Isaak, Daniel - FS, ID" w:date="2026-03-24T15:20:00Z">
        <w:r w:rsidR="00551111">
          <w:t xml:space="preserve"> as </w:t>
        </w:r>
      </w:ins>
      <w:del w:id="104" w:author="Isaak, Daniel - FS, ID" w:date="2026-03-24T15:16:00Z">
        <w:r w:rsidRPr="00613FB6" w:rsidDel="00551111">
          <w:delText>summaries of temperature and flow</w:delText>
        </w:r>
      </w:del>
      <w:del w:id="105" w:author="Isaak, Daniel - FS, ID" w:date="2026-03-24T15:21:00Z">
        <w:r w:rsidR="00F845F1" w:rsidDel="00551111">
          <w:delText xml:space="preserve">; </w:delText>
        </w:r>
        <w:r w:rsidR="00A635FF" w:rsidRPr="00613FB6" w:rsidDel="00551111">
          <w:delText>i.e</w:delText>
        </w:r>
        <w:r w:rsidRPr="00613FB6" w:rsidDel="00551111">
          <w:delText xml:space="preserve">., </w:delText>
        </w:r>
      </w:del>
      <w:r w:rsidRPr="00613FB6">
        <w:t>30-, 60-, and 90-day averages prior to, during, and following the inferred spawn date</w:t>
      </w:r>
      <w:ins w:id="106" w:author="Isaak, Daniel - FS, ID" w:date="2026-03-24T15:15:00Z">
        <w:r w:rsidR="00551111" w:rsidRPr="00551111">
          <w:t xml:space="preserve"> </w:t>
        </w:r>
      </w:ins>
      <w:ins w:id="107" w:author="Isaak, Daniel - FS, ID" w:date="2026-03-24T15:16:00Z">
        <w:r w:rsidR="00551111">
          <w:t>at</w:t>
        </w:r>
      </w:ins>
      <w:ins w:id="108" w:author="Isaak, Daniel - FS, ID" w:date="2026-03-24T15:15:00Z">
        <w:r w:rsidR="00551111" w:rsidRPr="00613FB6">
          <w:t xml:space="preserve"> each redd</w:t>
        </w:r>
      </w:ins>
      <w:ins w:id="109" w:author="Isaak, Daniel - FS, ID" w:date="2026-03-24T15:16:00Z">
        <w:r w:rsidR="00551111">
          <w:t xml:space="preserve"> location</w:t>
        </w:r>
      </w:ins>
      <w:r w:rsidRPr="00613FB6">
        <w:t xml:space="preserve">. </w:t>
      </w:r>
    </w:p>
    <w:p w14:paraId="1BCAFDCC" w14:textId="1E93EBC8" w:rsidR="00D42FB6" w:rsidRPr="00D42FB6" w:rsidRDefault="009178E0" w:rsidP="00BA309B">
      <w:pPr>
        <w:pStyle w:val="BodyText"/>
      </w:pPr>
      <w:del w:id="110" w:author="Isaak, Daniel - FS, ID" w:date="2026-03-24T15:22:00Z">
        <w:r w:rsidRPr="00613FB6" w:rsidDel="00BA309B">
          <w:tab/>
        </w:r>
        <w:r w:rsidR="00EF3188" w:rsidRPr="00613FB6" w:rsidDel="00BA309B">
          <w:delText xml:space="preserve">Initially, we </w:delText>
        </w:r>
        <w:r w:rsidR="004C7EC1" w:rsidRPr="00613FB6" w:rsidDel="00BA309B">
          <w:delText>establish</w:delText>
        </w:r>
        <w:r w:rsidR="00EF3188" w:rsidRPr="00613FB6" w:rsidDel="00BA309B">
          <w:delText>ed</w:delText>
        </w:r>
        <w:r w:rsidR="004C7EC1" w:rsidRPr="00613FB6" w:rsidDel="00BA309B">
          <w:delText xml:space="preserve"> </w:delText>
        </w:r>
        <w:r w:rsidR="00927D52" w:rsidDel="00BA309B">
          <w:delText xml:space="preserve">our </w:delText>
        </w:r>
        <w:r w:rsidR="004C7EC1" w:rsidRPr="00613FB6" w:rsidDel="00BA309B">
          <w:delText xml:space="preserve">modeling framework </w:delText>
        </w:r>
        <w:r w:rsidRPr="00613FB6" w:rsidDel="00BA309B">
          <w:delText>us</w:delText>
        </w:r>
        <w:r w:rsidR="00EF3188" w:rsidRPr="00613FB6" w:rsidDel="00BA309B">
          <w:delText xml:space="preserve">ing </w:delText>
        </w:r>
        <w:r w:rsidRPr="00613FB6" w:rsidDel="00BA309B">
          <w:delText xml:space="preserve">exploratory data to evaluate </w:delText>
        </w:r>
        <w:r w:rsidRPr="00613FB6" w:rsidDel="00BA309B">
          <w:rPr>
            <w:rFonts w:eastAsiaTheme="minorHAnsi"/>
          </w:rPr>
          <w:delText xml:space="preserve">variation in spawn timing across years and streams, </w:delText>
        </w:r>
        <w:r w:rsidRPr="00613FB6" w:rsidDel="00BA309B">
          <w:delText>examine bivariate relationships between spawn date and continuous covariates, and assess pairwise correlations among predictor</w:delText>
        </w:r>
        <w:r w:rsidR="002A7B92" w:rsidRPr="00613FB6" w:rsidDel="00BA309B">
          <w:delText>s</w:delText>
        </w:r>
      </w:del>
      <w:del w:id="111" w:author="Isaak, Daniel - FS, ID" w:date="2026-03-24T15:21:00Z">
        <w:r w:rsidR="00C04040" w:rsidRPr="00613FB6" w:rsidDel="00551111">
          <w:delText xml:space="preserve"> (</w:delText>
        </w:r>
        <w:r w:rsidR="00150964" w:rsidRPr="00182851" w:rsidDel="00551111">
          <w:delText>Appendix</w:delText>
        </w:r>
        <w:r w:rsidR="00A635FF" w:rsidRPr="00182851" w:rsidDel="00551111">
          <w:delText xml:space="preserve"> A2</w:delText>
        </w:r>
        <w:r w:rsidR="00C04040" w:rsidRPr="00613FB6" w:rsidDel="00551111">
          <w:delText>)</w:delText>
        </w:r>
      </w:del>
      <w:del w:id="112" w:author="Isaak, Daniel - FS, ID" w:date="2026-03-24T15:22:00Z">
        <w:r w:rsidRPr="00613FB6" w:rsidDel="00BA309B">
          <w:delText xml:space="preserve">. </w:delText>
        </w:r>
      </w:del>
      <w:r w:rsidRPr="00613FB6">
        <w:t xml:space="preserve">Based on </w:t>
      </w:r>
      <w:ins w:id="113" w:author="Isaak, Daniel - FS, ID" w:date="2026-03-24T15:22:00Z">
        <w:r w:rsidR="00BA309B">
          <w:t>an initial exploratory analysis</w:t>
        </w:r>
      </w:ins>
      <w:del w:id="114" w:author="Isaak, Daniel - FS, ID" w:date="2026-03-24T15:22:00Z">
        <w:r w:rsidRPr="00613FB6" w:rsidDel="00BA309B">
          <w:delText>these results</w:delText>
        </w:r>
      </w:del>
      <w:ins w:id="115" w:author="Isaak, Daniel - FS, ID" w:date="2026-03-24T15:21:00Z">
        <w:r w:rsidR="00551111">
          <w:t xml:space="preserve"> </w:t>
        </w:r>
        <w:r w:rsidR="00551111" w:rsidRPr="00613FB6">
          <w:t>(</w:t>
        </w:r>
        <w:r w:rsidR="00551111" w:rsidRPr="00182851">
          <w:t>Appendix A2</w:t>
        </w:r>
        <w:r w:rsidR="00551111" w:rsidRPr="00613FB6">
          <w:t>)</w:t>
        </w:r>
      </w:ins>
      <w:r w:rsidRPr="00613FB6">
        <w:t xml:space="preserve">, we retained 90-day antecedent temperature </w:t>
      </w:r>
      <w:r w:rsidR="00D42FB6">
        <w:t>(temp_90</w:t>
      </w:r>
      <w:r w:rsidR="00496CD0">
        <w:t>; hereafter “temperature”</w:t>
      </w:r>
      <w:r w:rsidR="00D42FB6">
        <w:t xml:space="preserve">) </w:t>
      </w:r>
      <w:r w:rsidRPr="00613FB6">
        <w:t xml:space="preserve">as </w:t>
      </w:r>
      <w:r w:rsidR="00D42FB6">
        <w:t xml:space="preserve">the sole </w:t>
      </w:r>
      <w:r w:rsidRPr="00613FB6">
        <w:t>thermal covariate</w:t>
      </w:r>
      <w:ins w:id="116" w:author="Isaak, Daniel - FS, ID" w:date="2026-03-24T15:23:00Z">
        <w:r w:rsidR="00BA309B">
          <w:t xml:space="preserve"> because </w:t>
        </w:r>
      </w:ins>
      <w:del w:id="117" w:author="Isaak, Daniel - FS, ID" w:date="2026-03-24T15:23:00Z">
        <w:r w:rsidRPr="00613FB6" w:rsidDel="00BA309B">
          <w:delText xml:space="preserve">; </w:delText>
        </w:r>
      </w:del>
      <w:r w:rsidR="00D42FB6">
        <w:t xml:space="preserve">shorter </w:t>
      </w:r>
      <w:ins w:id="118" w:author="Isaak, Daniel - FS, ID" w:date="2026-03-24T15:26:00Z">
        <w:r w:rsidR="00BA309B">
          <w:t xml:space="preserve">antecedent </w:t>
        </w:r>
      </w:ins>
      <w:r w:rsidR="00D42FB6">
        <w:t>window</w:t>
      </w:r>
      <w:ins w:id="119" w:author="Isaak, Daniel - FS, ID" w:date="2026-03-24T15:24:00Z">
        <w:r w:rsidR="00BA309B">
          <w:t xml:space="preserve"> metric</w:t>
        </w:r>
      </w:ins>
      <w:r w:rsidR="00D42FB6">
        <w:t xml:space="preserve">s </w:t>
      </w:r>
      <w:del w:id="120" w:author="Isaak, Daniel - FS, ID" w:date="2026-03-24T15:24:00Z">
        <w:r w:rsidR="00D42FB6" w:rsidDel="00BA309B">
          <w:delText xml:space="preserve">(30- and 60-day) </w:delText>
        </w:r>
      </w:del>
      <w:r w:rsidR="00D42FB6">
        <w:t>were highly co</w:t>
      </w:r>
      <w:ins w:id="121" w:author="Isaak, Daniel - FS, ID" w:date="2026-03-24T15:01:00Z">
        <w:r w:rsidR="00E65959">
          <w:t xml:space="preserve">rrelated </w:t>
        </w:r>
      </w:ins>
      <w:ins w:id="122" w:author="Isaak, Daniel - FS, ID" w:date="2026-03-24T15:24:00Z">
        <w:r w:rsidR="00BA309B">
          <w:t xml:space="preserve">(r </w:t>
        </w:r>
      </w:ins>
      <w:ins w:id="123" w:author="Isaak, Daniel - FS, ID" w:date="2026-03-24T16:21:00Z">
        <w:r w:rsidR="007D7512">
          <w:t xml:space="preserve">= </w:t>
        </w:r>
      </w:ins>
      <w:ins w:id="124" w:author="Isaak, Daniel - FS, ID" w:date="2026-03-24T15:24:00Z">
        <w:r w:rsidR="00BA309B">
          <w:t>0.</w:t>
        </w:r>
      </w:ins>
      <w:ins w:id="125" w:author="Isaak, Daniel - FS, ID" w:date="2026-03-24T16:21:00Z">
        <w:r w:rsidR="007D7512">
          <w:t>55–0.95</w:t>
        </w:r>
      </w:ins>
      <w:ins w:id="126" w:author="Isaak, Daniel - FS, ID" w:date="2026-03-24T15:24:00Z">
        <w:r w:rsidR="00BA309B">
          <w:t xml:space="preserve">) </w:t>
        </w:r>
      </w:ins>
      <w:ins w:id="127" w:author="Isaak, Daniel - FS, ID" w:date="2026-03-24T15:27:00Z">
        <w:r w:rsidR="00BA309B">
          <w:t>and</w:t>
        </w:r>
      </w:ins>
      <w:ins w:id="128" w:author="Isaak, Daniel - FS, ID" w:date="2026-03-24T15:24:00Z">
        <w:r w:rsidR="00BA309B">
          <w:t xml:space="preserve"> more </w:t>
        </w:r>
      </w:ins>
      <w:del w:id="129" w:author="Isaak, Daniel - FS, ID" w:date="2026-03-24T15:01:00Z">
        <w:r w:rsidR="00D42FB6" w:rsidDel="00E65959">
          <w:delText xml:space="preserve">llinear </w:delText>
        </w:r>
      </w:del>
      <w:del w:id="130" w:author="Isaak, Daniel - FS, ID" w:date="2026-03-24T15:24:00Z">
        <w:r w:rsidR="00D42FB6" w:rsidDel="00BA309B">
          <w:delText xml:space="preserve">with </w:delText>
        </w:r>
        <w:r w:rsidR="00496CD0" w:rsidDel="00BA309B">
          <w:delText>temperature</w:delText>
        </w:r>
        <w:r w:rsidR="00D42FB6" w:rsidDel="00BA309B">
          <w:delText xml:space="preserve"> and showed </w:delText>
        </w:r>
      </w:del>
      <w:r w:rsidR="00D42FB6">
        <w:t>weak</w:t>
      </w:r>
      <w:ins w:id="131" w:author="Isaak, Daniel - FS, ID" w:date="2026-03-24T15:24:00Z">
        <w:r w:rsidR="00BA309B">
          <w:t xml:space="preserve">ly </w:t>
        </w:r>
      </w:ins>
      <w:ins w:id="132" w:author="Isaak, Daniel - FS, ID" w:date="2026-03-24T15:26:00Z">
        <w:r w:rsidR="00BA309B">
          <w:t xml:space="preserve">associated </w:t>
        </w:r>
      </w:ins>
      <w:ins w:id="133" w:author="Isaak, Daniel - FS, ID" w:date="2026-03-24T15:24:00Z">
        <w:r w:rsidR="00BA309B">
          <w:t xml:space="preserve">with </w:t>
        </w:r>
      </w:ins>
      <w:del w:id="134" w:author="Isaak, Daniel - FS, ID" w:date="2026-03-24T15:24:00Z">
        <w:r w:rsidR="00D42FB6" w:rsidDel="00BA309B">
          <w:delText xml:space="preserve">er bivariate relationships with </w:delText>
        </w:r>
      </w:del>
      <w:r w:rsidR="00D42FB6">
        <w:t>spawn date. P</w:t>
      </w:r>
      <w:r w:rsidRPr="00613FB6">
        <w:t xml:space="preserve">ost-spawn and fixed-date summaries were weakly associated with spawn timing </w:t>
      </w:r>
      <w:ins w:id="135" w:author="Isaak, Daniel - FS, ID" w:date="2026-03-24T15:26:00Z">
        <w:r w:rsidR="00BA309B">
          <w:t xml:space="preserve">and were also </w:t>
        </w:r>
      </w:ins>
      <w:r w:rsidR="00D42FB6">
        <w:t>excluded from further consideration</w:t>
      </w:r>
      <w:r w:rsidRPr="00613FB6">
        <w:t xml:space="preserve">. </w:t>
      </w:r>
      <w:commentRangeStart w:id="136"/>
      <w:r w:rsidR="00D42FB6" w:rsidRPr="00D42FB6">
        <w:t>Stream slope showed no meaningful relationship with spawn date and was excluded</w:t>
      </w:r>
      <w:commentRangeEnd w:id="136"/>
      <w:r w:rsidR="00551111">
        <w:rPr>
          <w:rStyle w:val="CommentReference"/>
          <w:rFonts w:eastAsiaTheme="minorEastAsia"/>
        </w:rPr>
        <w:commentReference w:id="136"/>
      </w:r>
      <w:r w:rsidR="00D42FB6" w:rsidRPr="00D42FB6">
        <w:t xml:space="preserve">. </w:t>
      </w:r>
      <w:r w:rsidRPr="00613FB6">
        <w:t xml:space="preserve">Although 90-day antecedent streamflow was initially considered, </w:t>
      </w:r>
      <w:r w:rsidR="00D42FB6">
        <w:t xml:space="preserve">it was derived from a single downstream USGS gauge and therefore lacked </w:t>
      </w:r>
      <w:r w:rsidRPr="00613FB6">
        <w:t>spatial resolution</w:t>
      </w:r>
      <w:r w:rsidR="00D42FB6">
        <w:t xml:space="preserve"> across the study reaches; moreover, </w:t>
      </w:r>
      <w:r w:rsidR="00D42FB6" w:rsidRPr="00D42FB6">
        <w:t xml:space="preserve">because year-to-year variation in flow dominated its signal, </w:t>
      </w:r>
      <w:r w:rsidR="00496CD0">
        <w:t xml:space="preserve">it </w:t>
      </w:r>
      <w:r w:rsidR="00D42FB6" w:rsidRPr="00D42FB6">
        <w:t>was strongly collinear with the year fixed effect (VIF &gt; 1000 in models including both), making independent inference impossible</w:t>
      </w:r>
      <w:r w:rsidRPr="00613FB6">
        <w:t xml:space="preserve">. </w:t>
      </w:r>
      <w:r w:rsidR="00D42FB6" w:rsidRPr="00D42FB6">
        <w:t xml:space="preserve">We therefore excluded </w:t>
      </w:r>
      <w:r w:rsidR="00496CD0" w:rsidRPr="00613FB6">
        <w:t xml:space="preserve">90-day antecedent streamflow </w:t>
      </w:r>
      <w:r w:rsidR="00D42FB6" w:rsidRPr="00D42FB6">
        <w:t xml:space="preserve">to avoid misleading attribution of year-level variation to reach-scale flow conditions. </w:t>
      </w:r>
    </w:p>
    <w:p w14:paraId="08F18956" w14:textId="77777777" w:rsidR="008A0D7A" w:rsidRPr="00613FB6" w:rsidRDefault="008A0D7A" w:rsidP="007E4777">
      <w:pPr>
        <w:pStyle w:val="BodyText"/>
        <w:rPr>
          <w:b/>
          <w:bCs/>
        </w:rPr>
      </w:pPr>
    </w:p>
    <w:p w14:paraId="0790C257" w14:textId="7EAA2092" w:rsidR="00A62BEF" w:rsidRPr="00182851" w:rsidRDefault="00AE2F22" w:rsidP="007E4777">
      <w:pPr>
        <w:pStyle w:val="BodyText"/>
        <w:rPr>
          <w:b/>
          <w:bCs/>
          <w:i/>
        </w:rPr>
      </w:pPr>
      <w:r w:rsidRPr="00182851">
        <w:rPr>
          <w:b/>
          <w:bCs/>
          <w:i/>
        </w:rPr>
        <w:t>Data analysi</w:t>
      </w:r>
      <w:r w:rsidR="00A62BEF" w:rsidRPr="00182851">
        <w:rPr>
          <w:b/>
          <w:bCs/>
          <w:i/>
        </w:rPr>
        <w:t>s</w:t>
      </w:r>
    </w:p>
    <w:p w14:paraId="4FF39FB1" w14:textId="552A0744" w:rsidR="00F74964" w:rsidRPr="00613FB6" w:rsidDel="003A53CD" w:rsidRDefault="00E76F20">
      <w:pPr>
        <w:pStyle w:val="BodyText"/>
        <w:rPr>
          <w:del w:id="137" w:author="Isaak, Daniel - FS, ID" w:date="2026-03-24T15:34:00Z"/>
        </w:rPr>
      </w:pPr>
      <w:r w:rsidRPr="00613FB6">
        <w:t xml:space="preserve">We used linear mixed-effects models to evaluate </w:t>
      </w:r>
      <w:ins w:id="138" w:author="Isaak, Daniel - FS, ID" w:date="2026-03-24T15:45:00Z">
        <w:r w:rsidR="009E7D40">
          <w:t xml:space="preserve">the covariates of </w:t>
        </w:r>
      </w:ins>
      <w:del w:id="139" w:author="Isaak, Daniel - FS, ID" w:date="2026-03-24T15:44:00Z">
        <w:r w:rsidRPr="00613FB6" w:rsidDel="009E7D40">
          <w:delText xml:space="preserve">environmental predictors of </w:delText>
        </w:r>
      </w:del>
      <w:r w:rsidRPr="00613FB6">
        <w:t xml:space="preserve">Chinook salmon spawn timing, </w:t>
      </w:r>
      <w:ins w:id="140" w:author="Isaak, Daniel - FS, ID" w:date="2026-03-24T15:46:00Z">
        <w:r w:rsidR="009E7D40">
          <w:t xml:space="preserve">using </w:t>
        </w:r>
      </w:ins>
      <w:ins w:id="141" w:author="Isaak, Daniel - FS, ID" w:date="2026-03-25T12:01:00Z">
        <w:r w:rsidR="00963BBE" w:rsidRPr="00613FB6">
          <w:t>redd</w:t>
        </w:r>
        <w:r w:rsidR="00963BBE">
          <w:t xml:space="preserve"> completion </w:t>
        </w:r>
      </w:ins>
      <w:del w:id="142" w:author="Isaak, Daniel - FS, ID" w:date="2026-03-24T15:46:00Z">
        <w:r w:rsidRPr="00613FB6" w:rsidDel="009E7D40">
          <w:delText xml:space="preserve">with redd </w:delText>
        </w:r>
      </w:del>
      <w:del w:id="143" w:author="Isaak, Daniel - FS, ID" w:date="2026-03-24T15:31:00Z">
        <w:r w:rsidRPr="00613FB6" w:rsidDel="00BA309B">
          <w:delText xml:space="preserve">observation </w:delText>
        </w:r>
      </w:del>
      <w:r w:rsidRPr="00613FB6">
        <w:t xml:space="preserve">day-of-year </w:t>
      </w:r>
      <w:ins w:id="144" w:author="Isaak, Daniel - FS, ID" w:date="2026-03-24T15:46:00Z">
        <w:r w:rsidR="009E7D40">
          <w:t>as</w:t>
        </w:r>
        <w:r w:rsidR="009E7D40" w:rsidRPr="00613FB6">
          <w:t xml:space="preserve"> </w:t>
        </w:r>
      </w:ins>
      <w:del w:id="145" w:author="Isaak, Daniel - FS, ID" w:date="2026-03-24T15:31:00Z">
        <w:r w:rsidRPr="00613FB6" w:rsidDel="00BA309B">
          <w:delText xml:space="preserve">as </w:delText>
        </w:r>
      </w:del>
      <w:r w:rsidRPr="00613FB6">
        <w:t xml:space="preserve">the response variable. Continuous covariates were </w:t>
      </w:r>
      <w:ins w:id="146" w:author="Isaak, Daniel - FS, ID" w:date="2026-03-24T15:47:00Z">
        <w:r w:rsidR="009E7D40">
          <w:t>re</w:t>
        </w:r>
      </w:ins>
      <w:r w:rsidRPr="00613FB6">
        <w:t xml:space="preserve">scaled (mean = 0, SD = 1) to aid convergence and </w:t>
      </w:r>
      <w:r w:rsidR="009C3800">
        <w:t xml:space="preserve">model </w:t>
      </w:r>
      <w:r w:rsidRPr="00613FB6">
        <w:t xml:space="preserve">interpretation. </w:t>
      </w:r>
      <w:r w:rsidR="00F74964" w:rsidRPr="00613FB6">
        <w:t xml:space="preserve">All models included a random intercept for </w:t>
      </w:r>
      <w:del w:id="147" w:author="Isaak, Daniel - FS, ID" w:date="2026-03-24T15:48:00Z">
        <w:r w:rsidR="00F74964" w:rsidRPr="00613FB6" w:rsidDel="009E7D40">
          <w:delText>`</w:delText>
        </w:r>
      </w:del>
      <w:r w:rsidR="00F74964" w:rsidRPr="00613FB6">
        <w:t>COMID</w:t>
      </w:r>
      <w:del w:id="148" w:author="Isaak, Daniel - FS, ID" w:date="2026-03-24T15:48:00Z">
        <w:r w:rsidR="00F74964" w:rsidRPr="00613FB6" w:rsidDel="009E7D40">
          <w:delText>`</w:delText>
        </w:r>
      </w:del>
      <w:r w:rsidR="00F74964" w:rsidRPr="00613FB6">
        <w:t xml:space="preserve"> to account for repeated measures across stream reaches.  </w:t>
      </w:r>
      <w:r w:rsidR="00D42FB6">
        <w:t>B</w:t>
      </w:r>
      <w:r w:rsidR="00F74964" w:rsidRPr="00613FB6">
        <w:t xml:space="preserve">ased on </w:t>
      </w:r>
      <w:r w:rsidR="00D42FB6">
        <w:t xml:space="preserve">residual diagnostics from initial models </w:t>
      </w:r>
      <w:r w:rsidR="00F74964" w:rsidRPr="00613FB6">
        <w:t>and biological expectations of nonlinear thermal responses</w:t>
      </w:r>
      <w:ins w:id="149" w:author="Isaak, Daniel - FS, ID" w:date="2026-03-24T15:32:00Z">
        <w:r w:rsidR="003A53CD">
          <w:t xml:space="preserve"> (citation</w:t>
        </w:r>
      </w:ins>
      <w:ins w:id="150" w:author="Isaak, Daniel - FS, ID" w:date="2026-03-24T15:48:00Z">
        <w:r w:rsidR="009E7D40">
          <w:t>s?</w:t>
        </w:r>
      </w:ins>
      <w:ins w:id="151" w:author="Isaak, Daniel - FS, ID" w:date="2026-03-24T15:32:00Z">
        <w:r w:rsidR="003A53CD">
          <w:t>)</w:t>
        </w:r>
      </w:ins>
      <w:r w:rsidR="00D42FB6">
        <w:t>—including a potential plateau at warm temperatures—</w:t>
      </w:r>
      <w:r w:rsidR="009C3800">
        <w:t xml:space="preserve">we </w:t>
      </w:r>
      <w:r w:rsidR="00D42FB6">
        <w:t xml:space="preserve">evaluated multiple functional forms </w:t>
      </w:r>
      <w:ins w:id="152" w:author="Isaak, Daniel - FS, ID" w:date="2026-03-24T15:34:00Z">
        <w:r w:rsidR="003A53CD">
          <w:t>of</w:t>
        </w:r>
      </w:ins>
      <w:del w:id="153" w:author="Isaak, Daniel - FS, ID" w:date="2026-03-24T15:34:00Z">
        <w:r w:rsidR="00D42FB6" w:rsidDel="003A53CD">
          <w:delText>for</w:delText>
        </w:r>
      </w:del>
      <w:r w:rsidR="00D42FB6">
        <w:t xml:space="preserve"> the </w:t>
      </w:r>
      <w:r w:rsidR="00F74964" w:rsidRPr="00613FB6">
        <w:t>temperature effect</w:t>
      </w:r>
      <w:ins w:id="154" w:author="Isaak, Daniel - FS, ID" w:date="2026-03-24T15:49:00Z">
        <w:r w:rsidR="009E7D40">
          <w:t xml:space="preserve"> using </w:t>
        </w:r>
      </w:ins>
      <w:del w:id="155" w:author="Isaak, Daniel - FS, ID" w:date="2026-03-24T15:34:00Z">
        <w:r w:rsidR="00F74964" w:rsidRPr="00613FB6" w:rsidDel="003A53CD">
          <w:delText>s</w:delText>
        </w:r>
      </w:del>
      <w:del w:id="156" w:author="Isaak, Daniel - FS, ID" w:date="2026-03-24T15:49:00Z">
        <w:r w:rsidR="00D42FB6" w:rsidDel="009E7D40">
          <w:delText xml:space="preserve">, including </w:delText>
        </w:r>
      </w:del>
      <w:r w:rsidR="00F74964" w:rsidRPr="00613FB6">
        <w:t xml:space="preserve">quadratic </w:t>
      </w:r>
      <w:r w:rsidR="00D42FB6">
        <w:t>and natural spline terms</w:t>
      </w:r>
      <w:r w:rsidR="00F74964" w:rsidRPr="00613FB6">
        <w:t xml:space="preserve">. </w:t>
      </w:r>
      <w:ins w:id="157" w:author="Isaak, Daniel - FS, ID" w:date="2026-03-24T15:34:00Z">
        <w:r w:rsidR="003A53CD">
          <w:t xml:space="preserve">Thirty-one </w:t>
        </w:r>
      </w:ins>
    </w:p>
    <w:p w14:paraId="10E4601A" w14:textId="6CCCAC14" w:rsidR="00165CA5" w:rsidRDefault="00E76F20" w:rsidP="007D2DFE">
      <w:pPr>
        <w:pStyle w:val="BodyText"/>
      </w:pPr>
      <w:del w:id="158" w:author="Isaak, Daniel - FS, ID" w:date="2026-03-24T15:34:00Z">
        <w:r w:rsidRPr="00613FB6" w:rsidDel="003A53CD">
          <w:delText xml:space="preserve">We fit 31 </w:delText>
        </w:r>
      </w:del>
      <w:r w:rsidRPr="00613FB6">
        <w:t xml:space="preserve">additive models representing all combinations of fixed effects </w:t>
      </w:r>
      <w:ins w:id="159" w:author="Isaak, Daniel - FS, ID" w:date="2026-03-24T15:50:00Z">
        <w:r w:rsidR="009E7D40">
          <w:t xml:space="preserve">were fit </w:t>
        </w:r>
      </w:ins>
      <w:r w:rsidRPr="00613FB6">
        <w:t>(</w:t>
      </w:r>
      <w:del w:id="160" w:author="Isaak, Daniel - FS, ID" w:date="2026-03-24T15:51:00Z">
        <w:r w:rsidR="00496CD0" w:rsidDel="009E7D40">
          <w:delText>temperature</w:delText>
        </w:r>
        <w:r w:rsidRPr="00613FB6" w:rsidDel="009E7D40">
          <w:delText>, stream</w:delText>
        </w:r>
        <w:r w:rsidR="00496CD0" w:rsidDel="009E7D40">
          <w:delText xml:space="preserve"> identif</w:delText>
        </w:r>
      </w:del>
      <w:del w:id="161" w:author="Isaak, Daniel - FS, ID" w:date="2026-03-24T15:34:00Z">
        <w:r w:rsidR="00496CD0" w:rsidDel="003A53CD">
          <w:delText>y</w:delText>
        </w:r>
      </w:del>
      <w:del w:id="162" w:author="Isaak, Daniel - FS, ID" w:date="2026-03-24T15:51:00Z">
        <w:r w:rsidRPr="00613FB6" w:rsidDel="009E7D40">
          <w:delText xml:space="preserve">, year, </w:delText>
        </w:r>
        <w:r w:rsidR="00496CD0" w:rsidDel="009E7D40">
          <w:delText xml:space="preserve">reach </w:delText>
        </w:r>
        <w:r w:rsidRPr="00613FB6" w:rsidDel="009E7D40">
          <w:delText>slope, and mean</w:delText>
        </w:r>
        <w:r w:rsidR="00150964" w:rsidRPr="00613FB6" w:rsidDel="009E7D40">
          <w:delText xml:space="preserve"> </w:delText>
        </w:r>
        <w:r w:rsidRPr="00613FB6" w:rsidDel="009E7D40">
          <w:delText>elevation</w:delText>
        </w:r>
        <w:r w:rsidR="00886742" w:rsidRPr="00613FB6" w:rsidDel="009E7D40">
          <w:delText xml:space="preserve">; </w:delText>
        </w:r>
      </w:del>
      <w:r w:rsidR="00886742" w:rsidRPr="00613FB6">
        <w:t>Appendix A3.1</w:t>
      </w:r>
      <w:r w:rsidRPr="00613FB6">
        <w:t xml:space="preserve">). </w:t>
      </w:r>
      <w:commentRangeStart w:id="163"/>
      <w:r w:rsidR="00FE7B7F">
        <w:t>M</w:t>
      </w:r>
      <w:r w:rsidR="00BC66C8" w:rsidRPr="00BC66C8">
        <w:t>odels additionally including elevation (m26, m31) had</w:t>
      </w:r>
      <w:ins w:id="164" w:author="Isaak, Daniel - FS, ID" w:date="2026-03-24T15:35:00Z">
        <w:r w:rsidR="003A53CD">
          <w:t xml:space="preserve"> </w:t>
        </w:r>
      </w:ins>
      <w:del w:id="165" w:author="Isaak, Daniel - FS, ID" w:date="2026-03-24T15:35:00Z">
        <w:r w:rsidR="00FE7B7F" w:rsidRPr="00FE7B7F" w:rsidDel="003A53CD">
          <w:delText> </w:delText>
        </w:r>
      </w:del>
      <w:r w:rsidR="00FE7B7F" w:rsidRPr="00FE7B7F">
        <w:t xml:space="preserve">the lowest AIC among candidate models and predicted later spawning at higher elevations </w:t>
      </w:r>
      <w:r w:rsidR="009D4B40">
        <w:t>in a multivariate context</w:t>
      </w:r>
      <w:r w:rsidR="00FE7B7F" w:rsidRPr="00FE7B7F">
        <w:t>. However, these models were excluded from further consideration because moderate collinearity between elevation and stream identity (VIF ≈ 6.5) introduced instability in the fixed effect estimates, and because the within-stream elevation signal that elevation as a fixed effect was attempting to capture is expressed more flexibly through the reach-level random effects structure of the final model. Model selection therefore identified the additive model including quadratic temperature, stream, and year (m16) as the most interpretable and parsimonious base model, with nearly identical predictive accuracy and conditional R² compared to m26 (Appendix A3.1).</w:t>
      </w:r>
      <w:r w:rsidR="00FE7B7F">
        <w:t xml:space="preserve"> </w:t>
      </w:r>
      <w:r w:rsidR="00BC66C8" w:rsidRPr="00BC66C8">
        <w:t>We then assessed whether temperature effects varied across stream reaches by extending m16 with COMID-specific random slopes for</w:t>
      </w:r>
      <w:r w:rsidR="00496CD0">
        <w:t xml:space="preserve"> </w:t>
      </w:r>
      <w:r w:rsidR="00496CD0">
        <w:lastRenderedPageBreak/>
        <w:t xml:space="preserve">temperature </w:t>
      </w:r>
      <w:r w:rsidR="00BC66C8" w:rsidRPr="00BC66C8">
        <w:t xml:space="preserve">and compared models fit with restricted maximum likelihood (REML). Given the substantial improvement with random slopes (ΔAIC = 510), we next evaluated whether the quadratic temperature formulation adequately captured the nonlinear temperature–spawn timing relationship. We compared the quadratic random slope model to models using natural spline terms with </w:t>
      </w:r>
      <w:r w:rsidR="00496CD0">
        <w:t xml:space="preserve">three </w:t>
      </w:r>
      <w:r w:rsidR="00BC66C8" w:rsidRPr="00BC66C8">
        <w:t xml:space="preserve">and </w:t>
      </w:r>
      <w:r w:rsidR="00496CD0">
        <w:t xml:space="preserve">four </w:t>
      </w:r>
      <w:r w:rsidR="00BC66C8" w:rsidRPr="00BC66C8">
        <w:t xml:space="preserve">degrees of freedom, fit using maximum likelihood. </w:t>
      </w:r>
      <w:r w:rsidR="00496CD0">
        <w:t xml:space="preserve">A </w:t>
      </w:r>
      <w:r w:rsidR="00BC66C8" w:rsidRPr="00BC66C8">
        <w:t xml:space="preserve">natural spline </w:t>
      </w:r>
      <w:r w:rsidR="00496CD0">
        <w:t xml:space="preserve">with three degrees of freedom </w:t>
      </w:r>
      <w:r w:rsidR="00BC66C8" w:rsidRPr="00BC66C8">
        <w:t xml:space="preserve">substantially outperformed the quadratic (ΔAIC = 139) with improved residual behavior, while the spline </w:t>
      </w:r>
      <w:r w:rsidR="00496CD0">
        <w:t xml:space="preserve">with four degrees </w:t>
      </w:r>
      <w:r w:rsidR="00BC66C8" w:rsidRPr="00BC66C8">
        <w:t xml:space="preserve">produced biologically implausible predictions at warm temperature extremes indicative of overfitting and was excluded (Appendix A3.4). We therefore selected the natural spline with </w:t>
      </w:r>
      <w:r w:rsidR="00496CD0">
        <w:t xml:space="preserve">three degrees of freedom </w:t>
      </w:r>
      <w:r w:rsidR="00BC66C8" w:rsidRPr="00BC66C8">
        <w:t xml:space="preserve">as the temperature functional form. </w:t>
      </w:r>
      <w:commentRangeStart w:id="166"/>
      <w:r w:rsidR="00BC66C8" w:rsidRPr="00BC66C8">
        <w:t xml:space="preserve">Finally, we evaluated whether fixed-effect interactions between temperature and either stream or year improved model performance. The temperature × stream interaction produced severely implausible predictions for data-sparse streams (spline extrapolation outside observed temperature ranges), and the temperature × year interaction, while showing </w:t>
      </w:r>
      <w:r w:rsidR="009D4B40">
        <w:t xml:space="preserve">a </w:t>
      </w:r>
      <w:r w:rsidR="009D4B40" w:rsidRPr="00BC66C8">
        <w:t>Δ</w:t>
      </w:r>
      <w:r w:rsidR="00BC66C8" w:rsidRPr="00BC66C8">
        <w:t xml:space="preserve">AIC </w:t>
      </w:r>
      <w:r w:rsidR="009D4B40">
        <w:t>of 1482</w:t>
      </w:r>
      <w:r w:rsidR="00BC66C8" w:rsidRPr="00BC66C8">
        <w:t xml:space="preserve">, </w:t>
      </w:r>
      <w:commentRangeEnd w:id="166"/>
      <w:r w:rsidR="009F7533">
        <w:rPr>
          <w:rStyle w:val="CommentReference"/>
          <w:rFonts w:eastAsiaTheme="minorEastAsia"/>
        </w:rPr>
        <w:commentReference w:id="166"/>
      </w:r>
      <w:r w:rsidR="00BC66C8" w:rsidRPr="00BC66C8">
        <w:t xml:space="preserve">appeared to capitalize on year-specific data ranges rather than a stable biological effect (Appendix A3.5). Both interaction terms were therefore excluded. The final model was refit with REML for parameter estimation, diagnostics, and interpretation. </w:t>
      </w:r>
      <w:r w:rsidR="00F74964" w:rsidRPr="00613FB6">
        <w:t xml:space="preserve">Model selection was based on AIC, and model performance was evaluated using marginal and conditional </w:t>
      </w:r>
      <w:r w:rsidR="00F74964" w:rsidRPr="009C3800">
        <w:rPr>
          <w:i/>
          <w:iCs/>
        </w:rPr>
        <w:t>R</w:t>
      </w:r>
      <w:r w:rsidR="00F74964" w:rsidRPr="00613FB6">
        <w:t xml:space="preserve">², RMSE, and intraclass correlation </w:t>
      </w:r>
      <w:r w:rsidR="00F74964" w:rsidRPr="00EE26BE">
        <w:t>coefficients (ICC).</w:t>
      </w:r>
      <w:commentRangeEnd w:id="163"/>
      <w:r w:rsidR="00081279">
        <w:rPr>
          <w:rStyle w:val="CommentReference"/>
          <w:rFonts w:eastAsiaTheme="minorEastAsia"/>
        </w:rPr>
        <w:commentReference w:id="163"/>
      </w:r>
    </w:p>
    <w:p w14:paraId="059211BA" w14:textId="0947AEA1" w:rsidR="00165CA5" w:rsidRPr="00EE26BE" w:rsidRDefault="00165CA5" w:rsidP="007E4777"/>
    <w:p w14:paraId="2D99B052" w14:textId="77777777" w:rsidR="0061260B" w:rsidRDefault="00165CA5" w:rsidP="007E4777">
      <w:pPr>
        <w:rPr>
          <w:b/>
        </w:rPr>
      </w:pPr>
      <w:r w:rsidRPr="00E86DFC">
        <w:rPr>
          <w:b/>
        </w:rPr>
        <w:t>Results</w:t>
      </w:r>
      <w:r w:rsidR="00F13178" w:rsidRPr="00E86DFC">
        <w:rPr>
          <w:b/>
        </w:rPr>
        <w:t xml:space="preserve"> </w:t>
      </w:r>
    </w:p>
    <w:p w14:paraId="3ECB397E" w14:textId="0FE0AFB4" w:rsidR="00AE2F22" w:rsidRPr="009C3800" w:rsidRDefault="000C6597" w:rsidP="007E4777">
      <w:pPr>
        <w:rPr>
          <w:b/>
          <w:i/>
          <w:iCs/>
        </w:rPr>
      </w:pPr>
      <w:ins w:id="167" w:author="Isaak, Daniel - FS, ID" w:date="2026-03-24T16:22:00Z">
        <w:r>
          <w:rPr>
            <w:b/>
            <w:i/>
            <w:iCs/>
          </w:rPr>
          <w:t>Ob</w:t>
        </w:r>
      </w:ins>
      <w:ins w:id="168" w:author="Isaak, Daniel - FS, ID" w:date="2026-03-24T16:23:00Z">
        <w:r>
          <w:rPr>
            <w:b/>
            <w:i/>
            <w:iCs/>
          </w:rPr>
          <w:t>served s</w:t>
        </w:r>
      </w:ins>
      <w:del w:id="169" w:author="Isaak, Daniel - FS, ID" w:date="2026-03-24T16:23:00Z">
        <w:r w:rsidR="00D365CD" w:rsidRPr="009C3800" w:rsidDel="000C6597">
          <w:rPr>
            <w:b/>
            <w:i/>
            <w:iCs/>
          </w:rPr>
          <w:delText>S</w:delText>
        </w:r>
      </w:del>
      <w:r w:rsidR="00D365CD" w:rsidRPr="009C3800">
        <w:rPr>
          <w:b/>
          <w:i/>
          <w:iCs/>
        </w:rPr>
        <w:t>pawn timing</w:t>
      </w:r>
      <w:del w:id="170" w:author="Isaak, Daniel - FS, ID" w:date="2026-03-24T16:23:00Z">
        <w:r w:rsidR="00D365CD" w:rsidRPr="009C3800" w:rsidDel="000C6597">
          <w:rPr>
            <w:b/>
            <w:i/>
            <w:iCs/>
          </w:rPr>
          <w:delText xml:space="preserve"> </w:delText>
        </w:r>
      </w:del>
      <w:del w:id="171" w:author="Isaak, Daniel - FS, ID" w:date="2026-03-24T16:22:00Z">
        <w:r w:rsidR="00D365CD" w:rsidRPr="009C3800" w:rsidDel="000C6597">
          <w:rPr>
            <w:b/>
            <w:i/>
            <w:iCs/>
          </w:rPr>
          <w:delText>variation in space and time</w:delText>
        </w:r>
      </w:del>
      <w:r w:rsidR="00AE2F22" w:rsidRPr="009C3800">
        <w:rPr>
          <w:b/>
          <w:i/>
          <w:iCs/>
        </w:rPr>
        <w:t xml:space="preserve"> </w:t>
      </w:r>
    </w:p>
    <w:p w14:paraId="2C58CFC1" w14:textId="5A910E53" w:rsidR="0061260B" w:rsidRPr="00613FB6" w:rsidRDefault="0075579D" w:rsidP="007E4777">
      <w:pPr>
        <w:rPr>
          <w:bCs/>
        </w:rPr>
      </w:pPr>
      <w:r w:rsidRPr="00EE26BE">
        <w:rPr>
          <w:bCs/>
        </w:rPr>
        <w:t xml:space="preserve">Across all streams and years, Chinook salmon spawning </w:t>
      </w:r>
      <w:r w:rsidR="00BE7745" w:rsidRPr="00EE26BE">
        <w:rPr>
          <w:bCs/>
        </w:rPr>
        <w:t>exhibited</w:t>
      </w:r>
      <w:r w:rsidRPr="00EE26BE">
        <w:rPr>
          <w:bCs/>
        </w:rPr>
        <w:t xml:space="preserve"> a broadly unimodal distribution, with most activity</w:t>
      </w:r>
      <w:r w:rsidRPr="00613FB6">
        <w:rPr>
          <w:bCs/>
        </w:rPr>
        <w:t xml:space="preserve"> concentrated between mid-August and early September (</w:t>
      </w:r>
      <w:r w:rsidRPr="009C3800">
        <w:rPr>
          <w:bCs/>
        </w:rPr>
        <w:t xml:space="preserve">Figure </w:t>
      </w:r>
      <w:r w:rsidR="000511AC" w:rsidRPr="009C3800">
        <w:rPr>
          <w:bCs/>
        </w:rPr>
        <w:t>2</w:t>
      </w:r>
      <w:r w:rsidRPr="009C3800">
        <w:rPr>
          <w:bCs/>
        </w:rPr>
        <w:t>A</w:t>
      </w:r>
      <w:r w:rsidRPr="00613FB6">
        <w:rPr>
          <w:bCs/>
        </w:rPr>
        <w:t>). The global mean spawn date was day 240 (</w:t>
      </w:r>
      <w:r w:rsidR="00800029" w:rsidRPr="00613FB6">
        <w:rPr>
          <w:bCs/>
        </w:rPr>
        <w:t>August 28th</w:t>
      </w:r>
      <w:r w:rsidRPr="00613FB6">
        <w:rPr>
          <w:bCs/>
        </w:rPr>
        <w:t xml:space="preserve">), </w:t>
      </w:r>
      <w:r w:rsidR="00BE7745" w:rsidRPr="00613FB6">
        <w:rPr>
          <w:bCs/>
        </w:rPr>
        <w:t>although</w:t>
      </w:r>
      <w:r w:rsidRPr="00613FB6">
        <w:rPr>
          <w:bCs/>
        </w:rPr>
        <w:t xml:space="preserve"> year-specific means varied by nearly three weeks (</w:t>
      </w:r>
      <w:r w:rsidRPr="009C3800">
        <w:rPr>
          <w:bCs/>
        </w:rPr>
        <w:t xml:space="preserve">Figure </w:t>
      </w:r>
      <w:r w:rsidR="000511AC" w:rsidRPr="009C3800">
        <w:rPr>
          <w:bCs/>
        </w:rPr>
        <w:t>2</w:t>
      </w:r>
      <w:r w:rsidRPr="009C3800">
        <w:rPr>
          <w:bCs/>
        </w:rPr>
        <w:t>A</w:t>
      </w:r>
      <w:r w:rsidRPr="00613FB6">
        <w:rPr>
          <w:bCs/>
        </w:rPr>
        <w:t xml:space="preserve">). Stream-level </w:t>
      </w:r>
      <w:r w:rsidR="00BE7745" w:rsidRPr="00613FB6">
        <w:rPr>
          <w:bCs/>
        </w:rPr>
        <w:t xml:space="preserve">spawning </w:t>
      </w:r>
      <w:r w:rsidRPr="00613FB6">
        <w:rPr>
          <w:bCs/>
        </w:rPr>
        <w:t>distributions revealed additional spatial structure (</w:t>
      </w:r>
      <w:r w:rsidRPr="009C3800">
        <w:rPr>
          <w:bCs/>
        </w:rPr>
        <w:t xml:space="preserve">Figure </w:t>
      </w:r>
      <w:r w:rsidR="000511AC" w:rsidRPr="009C3800">
        <w:rPr>
          <w:bCs/>
        </w:rPr>
        <w:t>2</w:t>
      </w:r>
      <w:r w:rsidRPr="009C3800">
        <w:rPr>
          <w:bCs/>
        </w:rPr>
        <w:t>B</w:t>
      </w:r>
      <w:r w:rsidRPr="00613FB6">
        <w:rPr>
          <w:bCs/>
        </w:rPr>
        <w:t>), with some streams (e.g., Bear Valley</w:t>
      </w:r>
      <w:r w:rsidR="00BE7745" w:rsidRPr="00613FB6">
        <w:rPr>
          <w:bCs/>
        </w:rPr>
        <w:t xml:space="preserve"> and</w:t>
      </w:r>
      <w:r w:rsidRPr="00613FB6">
        <w:rPr>
          <w:bCs/>
        </w:rPr>
        <w:t xml:space="preserve"> </w:t>
      </w:r>
      <w:r w:rsidR="00DC0800" w:rsidRPr="00613FB6">
        <w:rPr>
          <w:bCs/>
        </w:rPr>
        <w:t>Beaver</w:t>
      </w:r>
      <w:r w:rsidR="00BE7745" w:rsidRPr="00613FB6">
        <w:rPr>
          <w:bCs/>
        </w:rPr>
        <w:t xml:space="preserve"> creeks</w:t>
      </w:r>
      <w:r w:rsidRPr="00613FB6">
        <w:rPr>
          <w:bCs/>
        </w:rPr>
        <w:t xml:space="preserve">) exhibiting </w:t>
      </w:r>
      <w:r w:rsidR="00BE7745" w:rsidRPr="00613FB6">
        <w:rPr>
          <w:bCs/>
        </w:rPr>
        <w:t>narrower</w:t>
      </w:r>
      <w:r w:rsidR="00DC0800" w:rsidRPr="00613FB6">
        <w:rPr>
          <w:bCs/>
        </w:rPr>
        <w:t xml:space="preserve"> </w:t>
      </w:r>
      <w:r w:rsidRPr="00613FB6">
        <w:rPr>
          <w:bCs/>
        </w:rPr>
        <w:t>peaks, while others (e.g., Big</w:t>
      </w:r>
      <w:r w:rsidR="00BE7745" w:rsidRPr="00613FB6">
        <w:rPr>
          <w:bCs/>
        </w:rPr>
        <w:t xml:space="preserve"> and</w:t>
      </w:r>
      <w:r w:rsidRPr="00613FB6">
        <w:rPr>
          <w:bCs/>
        </w:rPr>
        <w:t xml:space="preserve"> Camas</w:t>
      </w:r>
      <w:r w:rsidR="00BE7745" w:rsidRPr="00613FB6">
        <w:rPr>
          <w:bCs/>
        </w:rPr>
        <w:t xml:space="preserve"> creeks</w:t>
      </w:r>
      <w:r w:rsidRPr="00613FB6">
        <w:rPr>
          <w:bCs/>
        </w:rPr>
        <w:t xml:space="preserve">) displayed broader or later distributions. </w:t>
      </w:r>
      <w:r w:rsidR="006A3F1E">
        <w:rPr>
          <w:bCs/>
        </w:rPr>
        <w:t>Y</w:t>
      </w:r>
      <w:r w:rsidRPr="00613FB6">
        <w:rPr>
          <w:bCs/>
        </w:rPr>
        <w:t>ear effects were also evident (</w:t>
      </w:r>
      <w:r w:rsidRPr="009C3800">
        <w:rPr>
          <w:bCs/>
        </w:rPr>
        <w:t xml:space="preserve">Figure </w:t>
      </w:r>
      <w:r w:rsidR="000C552A" w:rsidRPr="009C3800">
        <w:rPr>
          <w:bCs/>
        </w:rPr>
        <w:t>2</w:t>
      </w:r>
      <w:r w:rsidRPr="009C3800">
        <w:rPr>
          <w:bCs/>
        </w:rPr>
        <w:t>C</w:t>
      </w:r>
      <w:r w:rsidRPr="00613FB6">
        <w:rPr>
          <w:bCs/>
        </w:rPr>
        <w:t>), with 2005 skewed later than preceding years.</w:t>
      </w:r>
    </w:p>
    <w:p w14:paraId="16A28668" w14:textId="7DD99986" w:rsidR="002D6601" w:rsidRPr="00613FB6" w:rsidDel="000F2E3E" w:rsidRDefault="0075579D" w:rsidP="007E4777">
      <w:pPr>
        <w:ind w:firstLine="720"/>
        <w:rPr>
          <w:del w:id="172" w:author="Isaak, Daniel - FS, ID" w:date="2026-03-24T16:16:00Z"/>
          <w:bCs/>
        </w:rPr>
      </w:pPr>
      <w:r w:rsidRPr="00613FB6">
        <w:rPr>
          <w:bCs/>
        </w:rPr>
        <w:t xml:space="preserve">When examined jointly by stream and year, density curves </w:t>
      </w:r>
      <w:r w:rsidR="004F2B36" w:rsidRPr="00613FB6">
        <w:rPr>
          <w:bCs/>
        </w:rPr>
        <w:t>illustrated</w:t>
      </w:r>
      <w:r w:rsidRPr="00613FB6">
        <w:rPr>
          <w:bCs/>
        </w:rPr>
        <w:t xml:space="preserve"> that each stream expressed a characteristic </w:t>
      </w:r>
      <w:r w:rsidR="004F2B36" w:rsidRPr="00613FB6">
        <w:rPr>
          <w:bCs/>
        </w:rPr>
        <w:t xml:space="preserve">spawn </w:t>
      </w:r>
      <w:r w:rsidRPr="00613FB6">
        <w:rPr>
          <w:bCs/>
        </w:rPr>
        <w:t>timing “signature”</w:t>
      </w:r>
      <w:r w:rsidR="00EE26BE">
        <w:rPr>
          <w:bCs/>
        </w:rPr>
        <w:t>;</w:t>
      </w:r>
      <w:r w:rsidRPr="00613FB6">
        <w:rPr>
          <w:bCs/>
        </w:rPr>
        <w:t xml:space="preserve"> </w:t>
      </w:r>
      <w:r w:rsidR="004F2B36" w:rsidRPr="00613FB6">
        <w:rPr>
          <w:bCs/>
        </w:rPr>
        <w:t>although</w:t>
      </w:r>
      <w:r w:rsidRPr="00613FB6">
        <w:rPr>
          <w:bCs/>
        </w:rPr>
        <w:t xml:space="preserve"> the strength and consistency of th</w:t>
      </w:r>
      <w:r w:rsidR="002F4982">
        <w:rPr>
          <w:bCs/>
        </w:rPr>
        <w:t>e</w:t>
      </w:r>
      <w:ins w:id="173" w:author="Isaak, Daniel - FS, ID" w:date="2026-03-25T12:01:00Z">
        <w:r w:rsidR="00963BBE">
          <w:rPr>
            <w:bCs/>
          </w:rPr>
          <w:t>se</w:t>
        </w:r>
      </w:ins>
      <w:r w:rsidRPr="00613FB6">
        <w:rPr>
          <w:bCs/>
        </w:rPr>
        <w:t xml:space="preserve"> signature</w:t>
      </w:r>
      <w:ins w:id="174" w:author="Isaak, Daniel - FS, ID" w:date="2026-03-25T12:01:00Z">
        <w:r w:rsidR="00963BBE">
          <w:rPr>
            <w:bCs/>
          </w:rPr>
          <w:t>s</w:t>
        </w:r>
      </w:ins>
      <w:r w:rsidRPr="00613FB6">
        <w:rPr>
          <w:bCs/>
        </w:rPr>
        <w:t xml:space="preserve"> </w:t>
      </w:r>
      <w:ins w:id="175" w:author="Isaak, Daniel - FS, ID" w:date="2026-03-24T16:17:00Z">
        <w:r w:rsidR="000F2E3E">
          <w:rPr>
            <w:bCs/>
          </w:rPr>
          <w:t xml:space="preserve">could </w:t>
        </w:r>
      </w:ins>
      <w:r w:rsidRPr="00613FB6">
        <w:rPr>
          <w:bCs/>
        </w:rPr>
        <w:t>var</w:t>
      </w:r>
      <w:ins w:id="176" w:author="Isaak, Daniel - FS, ID" w:date="2026-03-24T16:17:00Z">
        <w:r w:rsidR="000F2E3E">
          <w:rPr>
            <w:bCs/>
          </w:rPr>
          <w:t>y across years</w:t>
        </w:r>
      </w:ins>
      <w:del w:id="177" w:author="Isaak, Daniel - FS, ID" w:date="2026-03-24T16:17:00Z">
        <w:r w:rsidRPr="00613FB6" w:rsidDel="000F2E3E">
          <w:rPr>
            <w:bCs/>
          </w:rPr>
          <w:delText>ied</w:delText>
        </w:r>
      </w:del>
      <w:r w:rsidRPr="00613FB6">
        <w:rPr>
          <w:bCs/>
        </w:rPr>
        <w:t xml:space="preserve"> (</w:t>
      </w:r>
      <w:ins w:id="178" w:author="Isaak, Daniel - FS, ID" w:date="2026-03-24T16:14:00Z">
        <w:r w:rsidR="008C4E5F" w:rsidRPr="00037A88">
          <w:rPr>
            <w:bCs/>
          </w:rPr>
          <w:t>Figure 3</w:t>
        </w:r>
        <w:r w:rsidR="008C4E5F">
          <w:rPr>
            <w:bCs/>
          </w:rPr>
          <w:t xml:space="preserve">; </w:t>
        </w:r>
      </w:ins>
      <w:r w:rsidR="00003B4B" w:rsidRPr="00613FB6">
        <w:rPr>
          <w:bCs/>
        </w:rPr>
        <w:t>Figure</w:t>
      </w:r>
      <w:r w:rsidR="00150964" w:rsidRPr="00037A88">
        <w:rPr>
          <w:bCs/>
        </w:rPr>
        <w:t>s A1.3-1.4</w:t>
      </w:r>
      <w:r w:rsidRPr="00613FB6">
        <w:rPr>
          <w:bCs/>
        </w:rPr>
        <w:t>). Some streams (e.g., Beaver</w:t>
      </w:r>
      <w:r w:rsidR="004F2B36" w:rsidRPr="00613FB6">
        <w:rPr>
          <w:bCs/>
        </w:rPr>
        <w:t xml:space="preserve"> and </w:t>
      </w:r>
      <w:r w:rsidRPr="00613FB6">
        <w:rPr>
          <w:bCs/>
        </w:rPr>
        <w:t>Marsh</w:t>
      </w:r>
      <w:r w:rsidR="004F2B36" w:rsidRPr="00613FB6">
        <w:rPr>
          <w:bCs/>
        </w:rPr>
        <w:t xml:space="preserve"> creeks</w:t>
      </w:r>
      <w:r w:rsidRPr="00613FB6">
        <w:rPr>
          <w:bCs/>
        </w:rPr>
        <w:t>) displayed sharp, highly synchronous peaks</w:t>
      </w:r>
      <w:ins w:id="179" w:author="Isaak, Daniel - FS, ID" w:date="2026-03-24T16:15:00Z">
        <w:r w:rsidR="000F2E3E" w:rsidRPr="000F2E3E">
          <w:rPr>
            <w:bCs/>
          </w:rPr>
          <w:t xml:space="preserve"> </w:t>
        </w:r>
        <w:r w:rsidR="000F2E3E">
          <w:rPr>
            <w:bCs/>
          </w:rPr>
          <w:t xml:space="preserve">indicative of </w:t>
        </w:r>
        <w:r w:rsidR="000F2E3E" w:rsidRPr="00613FB6">
          <w:rPr>
            <w:bCs/>
          </w:rPr>
          <w:t>concentrated spawning</w:t>
        </w:r>
      </w:ins>
      <w:r w:rsidRPr="00613FB6">
        <w:rPr>
          <w:bCs/>
        </w:rPr>
        <w:t xml:space="preserve">, whereas others (e.g., Big, Camas, </w:t>
      </w:r>
      <w:r w:rsidR="004F2B36" w:rsidRPr="00613FB6">
        <w:rPr>
          <w:bCs/>
        </w:rPr>
        <w:t xml:space="preserve">and </w:t>
      </w:r>
      <w:r w:rsidR="00DC0800" w:rsidRPr="00613FB6">
        <w:rPr>
          <w:bCs/>
        </w:rPr>
        <w:t>Elk</w:t>
      </w:r>
      <w:r w:rsidR="004F2B36" w:rsidRPr="00613FB6">
        <w:rPr>
          <w:bCs/>
        </w:rPr>
        <w:t xml:space="preserve"> creeks</w:t>
      </w:r>
      <w:r w:rsidRPr="00613FB6">
        <w:rPr>
          <w:bCs/>
        </w:rPr>
        <w:t>) exhibited broader, more heterogeneous distributions</w:t>
      </w:r>
      <w:ins w:id="180" w:author="Isaak, Daniel - FS, ID" w:date="2026-03-24T16:14:00Z">
        <w:r w:rsidR="008C4E5F" w:rsidRPr="008C4E5F">
          <w:rPr>
            <w:bCs/>
          </w:rPr>
          <w:t xml:space="preserve"> </w:t>
        </w:r>
        <w:r w:rsidR="008C4E5F" w:rsidRPr="00613FB6">
          <w:rPr>
            <w:bCs/>
          </w:rPr>
          <w:t>indicative of extended spawning seasons</w:t>
        </w:r>
      </w:ins>
      <w:r w:rsidRPr="00613FB6">
        <w:rPr>
          <w:bCs/>
        </w:rPr>
        <w:t xml:space="preserve">. These stream-level differences were nested within year effects, reinforcing the combined influence of space and time on </w:t>
      </w:r>
      <w:ins w:id="181" w:author="Isaak, Daniel - FS, ID" w:date="2026-03-24T16:16:00Z">
        <w:r w:rsidR="000F2E3E">
          <w:rPr>
            <w:bCs/>
          </w:rPr>
          <w:t xml:space="preserve">the </w:t>
        </w:r>
      </w:ins>
      <w:r w:rsidR="004F2B36" w:rsidRPr="00613FB6">
        <w:rPr>
          <w:bCs/>
        </w:rPr>
        <w:t xml:space="preserve">diverse </w:t>
      </w:r>
      <w:r w:rsidRPr="00613FB6">
        <w:rPr>
          <w:bCs/>
        </w:rPr>
        <w:t>spawning phenology</w:t>
      </w:r>
      <w:ins w:id="182" w:author="Isaak, Daniel - FS, ID" w:date="2026-03-24T16:16:00Z">
        <w:r w:rsidR="000F2E3E">
          <w:rPr>
            <w:bCs/>
          </w:rPr>
          <w:t xml:space="preserve"> </w:t>
        </w:r>
      </w:ins>
      <w:del w:id="183" w:author="Isaak, Daniel - FS, ID" w:date="2026-03-24T16:16:00Z">
        <w:r w:rsidR="002136D9" w:rsidDel="000F2E3E">
          <w:rPr>
            <w:bCs/>
          </w:rPr>
          <w:delText>.</w:delText>
        </w:r>
      </w:del>
    </w:p>
    <w:p w14:paraId="56E3A368" w14:textId="4610CCD1" w:rsidR="0075579D" w:rsidRDefault="0075579D" w:rsidP="000F2E3E">
      <w:pPr>
        <w:ind w:firstLine="720"/>
        <w:rPr>
          <w:bCs/>
        </w:rPr>
      </w:pPr>
      <w:del w:id="184" w:author="Isaak, Daniel - FS, ID" w:date="2026-03-24T16:16:00Z">
        <w:r w:rsidRPr="00613FB6" w:rsidDel="000F2E3E">
          <w:rPr>
            <w:bCs/>
          </w:rPr>
          <w:delText>The cumulative proportion of redds (</w:delText>
        </w:r>
      </w:del>
      <w:del w:id="185" w:author="Isaak, Daniel - FS, ID" w:date="2026-03-24T16:14:00Z">
        <w:r w:rsidRPr="00037A88" w:rsidDel="008C4E5F">
          <w:rPr>
            <w:bCs/>
          </w:rPr>
          <w:delText xml:space="preserve">Figure </w:delText>
        </w:r>
        <w:r w:rsidR="004F2B36" w:rsidRPr="00037A88" w:rsidDel="008C4E5F">
          <w:rPr>
            <w:bCs/>
          </w:rPr>
          <w:delText>3</w:delText>
        </w:r>
      </w:del>
      <w:del w:id="186" w:author="Isaak, Daniel - FS, ID" w:date="2026-03-24T16:16:00Z">
        <w:r w:rsidRPr="00613FB6" w:rsidDel="000F2E3E">
          <w:rPr>
            <w:bCs/>
          </w:rPr>
          <w:delText xml:space="preserve">) provided an intuitive view of the pace and duration of spawning. Streams such as Marsh and Sulphur </w:delText>
        </w:r>
        <w:r w:rsidR="00E27BD0" w:rsidRPr="00613FB6" w:rsidDel="000F2E3E">
          <w:rPr>
            <w:bCs/>
          </w:rPr>
          <w:delText xml:space="preserve">creeks </w:delText>
        </w:r>
        <w:r w:rsidRPr="00613FB6" w:rsidDel="000F2E3E">
          <w:rPr>
            <w:bCs/>
          </w:rPr>
          <w:delText xml:space="preserve">exhibited rapid increases, suggesting short, </w:delText>
        </w:r>
      </w:del>
      <w:del w:id="187" w:author="Isaak, Daniel - FS, ID" w:date="2026-03-24T16:15:00Z">
        <w:r w:rsidRPr="00613FB6" w:rsidDel="000F2E3E">
          <w:rPr>
            <w:bCs/>
          </w:rPr>
          <w:delText xml:space="preserve">concentrated spawning </w:delText>
        </w:r>
      </w:del>
      <w:del w:id="188" w:author="Isaak, Daniel - FS, ID" w:date="2026-03-24T16:16:00Z">
        <w:r w:rsidR="00E27BD0" w:rsidRPr="00613FB6" w:rsidDel="000F2E3E">
          <w:rPr>
            <w:bCs/>
          </w:rPr>
          <w:delText>intervals</w:delText>
        </w:r>
        <w:r w:rsidRPr="00613FB6" w:rsidDel="000F2E3E">
          <w:rPr>
            <w:bCs/>
          </w:rPr>
          <w:delText xml:space="preserve">. In contrast, Big and Camas </w:delText>
        </w:r>
        <w:r w:rsidR="00E27BD0" w:rsidRPr="00613FB6" w:rsidDel="000F2E3E">
          <w:rPr>
            <w:bCs/>
          </w:rPr>
          <w:delText xml:space="preserve">creeks </w:delText>
        </w:r>
        <w:r w:rsidR="002F4982" w:rsidDel="000F2E3E">
          <w:rPr>
            <w:bCs/>
          </w:rPr>
          <w:delText xml:space="preserve">displayed </w:delText>
        </w:r>
        <w:r w:rsidRPr="00613FB6" w:rsidDel="000F2E3E">
          <w:rPr>
            <w:bCs/>
          </w:rPr>
          <w:delText xml:space="preserve">more gradual </w:delText>
        </w:r>
        <w:r w:rsidR="00E27BD0" w:rsidRPr="00613FB6" w:rsidDel="000F2E3E">
          <w:rPr>
            <w:bCs/>
          </w:rPr>
          <w:delText xml:space="preserve">redd </w:delText>
        </w:r>
        <w:r w:rsidRPr="00613FB6" w:rsidDel="000F2E3E">
          <w:rPr>
            <w:bCs/>
          </w:rPr>
          <w:delText>accumulations,</w:delText>
        </w:r>
      </w:del>
      <w:del w:id="189" w:author="Isaak, Daniel - FS, ID" w:date="2026-03-24T16:14:00Z">
        <w:r w:rsidRPr="00613FB6" w:rsidDel="008C4E5F">
          <w:rPr>
            <w:bCs/>
          </w:rPr>
          <w:delText xml:space="preserve"> indicative of extended spawning seasons</w:delText>
        </w:r>
      </w:del>
      <w:del w:id="190" w:author="Isaak, Daniel - FS, ID" w:date="2026-03-24T16:16:00Z">
        <w:r w:rsidRPr="00613FB6" w:rsidDel="000F2E3E">
          <w:rPr>
            <w:bCs/>
          </w:rPr>
          <w:delText xml:space="preserve">. Interannual variability was also evident, with some streams shifting substantially across years. Together, these patterns highlight the </w:delText>
        </w:r>
        <w:bookmarkStart w:id="191" w:name="_Hlk221626314"/>
        <w:r w:rsidRPr="00613FB6" w:rsidDel="000F2E3E">
          <w:rPr>
            <w:bCs/>
          </w:rPr>
          <w:delText xml:space="preserve">pronounced spatial and temporal heterogeneity in </w:delText>
        </w:r>
      </w:del>
      <w:ins w:id="192" w:author="Isaak, Daniel - FS, ID" w:date="2026-03-24T16:16:00Z">
        <w:r w:rsidR="000F2E3E">
          <w:rPr>
            <w:bCs/>
          </w:rPr>
          <w:t xml:space="preserve">of </w:t>
        </w:r>
      </w:ins>
      <w:r w:rsidRPr="00613FB6">
        <w:rPr>
          <w:bCs/>
        </w:rPr>
        <w:t xml:space="preserve">Chinook salmon </w:t>
      </w:r>
      <w:ins w:id="193" w:author="Isaak, Daniel - FS, ID" w:date="2026-03-24T16:17:00Z">
        <w:r w:rsidR="000F2E3E">
          <w:rPr>
            <w:bCs/>
          </w:rPr>
          <w:t>in</w:t>
        </w:r>
      </w:ins>
      <w:del w:id="194" w:author="Isaak, Daniel - FS, ID" w:date="2026-03-24T16:16:00Z">
        <w:r w:rsidRPr="00613FB6" w:rsidDel="000F2E3E">
          <w:rPr>
            <w:bCs/>
          </w:rPr>
          <w:delText xml:space="preserve">spawn timing across </w:delText>
        </w:r>
      </w:del>
      <w:ins w:id="195" w:author="Isaak, Daniel - FS, ID" w:date="2026-03-24T16:16:00Z">
        <w:r w:rsidR="000F2E3E">
          <w:rPr>
            <w:bCs/>
          </w:rPr>
          <w:t xml:space="preserve"> </w:t>
        </w:r>
      </w:ins>
      <w:r w:rsidRPr="00613FB6">
        <w:rPr>
          <w:bCs/>
        </w:rPr>
        <w:t xml:space="preserve">the Middle Fork </w:t>
      </w:r>
      <w:del w:id="196" w:author="Isaak, Daniel - FS, ID" w:date="2026-03-24T16:11:00Z">
        <w:r w:rsidR="00E27BD0" w:rsidRPr="00613FB6" w:rsidDel="008C4E5F">
          <w:rPr>
            <w:bCs/>
          </w:rPr>
          <w:delText>watershed</w:delText>
        </w:r>
      </w:del>
      <w:ins w:id="197" w:author="Isaak, Daniel - FS, ID" w:date="2026-03-24T16:11:00Z">
        <w:r w:rsidR="008C4E5F">
          <w:rPr>
            <w:bCs/>
          </w:rPr>
          <w:t>network</w:t>
        </w:r>
      </w:ins>
      <w:r w:rsidRPr="00613FB6">
        <w:rPr>
          <w:bCs/>
        </w:rPr>
        <w:t>.</w:t>
      </w:r>
    </w:p>
    <w:bookmarkEnd w:id="191"/>
    <w:p w14:paraId="02A28040" w14:textId="77777777" w:rsidR="002E0113" w:rsidRPr="00613FB6" w:rsidRDefault="002E0113" w:rsidP="007E4777">
      <w:pPr>
        <w:ind w:firstLine="720"/>
        <w:rPr>
          <w:bCs/>
        </w:rPr>
      </w:pPr>
    </w:p>
    <w:p w14:paraId="19048E1E" w14:textId="5BE10231" w:rsidR="00AE2F22" w:rsidRPr="00037A88" w:rsidRDefault="00AE2F22" w:rsidP="007E4777">
      <w:pPr>
        <w:rPr>
          <w:rFonts w:eastAsiaTheme="minorHAnsi"/>
          <w:i/>
          <w:iCs/>
        </w:rPr>
      </w:pPr>
      <w:r w:rsidRPr="00037A88">
        <w:rPr>
          <w:b/>
          <w:i/>
          <w:iCs/>
        </w:rPr>
        <w:t>Model comparison</w:t>
      </w:r>
      <w:ins w:id="198" w:author="Isaak, Daniel - FS, ID" w:date="2026-03-25T15:31:00Z">
        <w:r w:rsidR="008D1979">
          <w:rPr>
            <w:b/>
            <w:i/>
            <w:iCs/>
          </w:rPr>
          <w:t>s</w:t>
        </w:r>
      </w:ins>
    </w:p>
    <w:p w14:paraId="76D07D75" w14:textId="1DB72A5C" w:rsidR="000511AC" w:rsidRPr="00613FB6" w:rsidRDefault="00EE26BE" w:rsidP="007E4777">
      <w:pPr>
        <w:rPr>
          <w:bCs/>
        </w:rPr>
      </w:pPr>
      <w:del w:id="199" w:author="Isaak, Daniel - FS, ID" w:date="2026-03-24T16:18:00Z">
        <w:r w:rsidRPr="00EE26BE" w:rsidDel="000F2E3E">
          <w:rPr>
            <w:bCs/>
          </w:rPr>
          <w:lastRenderedPageBreak/>
          <w:delText xml:space="preserve">We used AIC-based model selection to identify parsimonious models explaining spatial and temporal variation in spawn timing. </w:delText>
        </w:r>
      </w:del>
      <w:r w:rsidR="009D79DD">
        <w:rPr>
          <w:bCs/>
        </w:rPr>
        <w:t xml:space="preserve">Among the 31 </w:t>
      </w:r>
      <w:del w:id="200" w:author="Isaak, Daniel - FS, ID" w:date="2026-03-24T16:18:00Z">
        <w:r w:rsidR="009D79DD" w:rsidDel="000F2E3E">
          <w:rPr>
            <w:bCs/>
          </w:rPr>
          <w:delText xml:space="preserve">additive </w:delText>
        </w:r>
      </w:del>
      <w:r w:rsidR="009D79DD">
        <w:rPr>
          <w:bCs/>
        </w:rPr>
        <w:t>model</w:t>
      </w:r>
      <w:ins w:id="201" w:author="Isaak, Daniel - FS, ID" w:date="2026-03-24T16:18:00Z">
        <w:r w:rsidR="000F2E3E">
          <w:rPr>
            <w:bCs/>
          </w:rPr>
          <w:t>s</w:t>
        </w:r>
      </w:ins>
      <w:r w:rsidR="009D79DD">
        <w:rPr>
          <w:bCs/>
        </w:rPr>
        <w:t xml:space="preserve"> tested, </w:t>
      </w:r>
      <w:r w:rsidR="00E76F20" w:rsidRPr="00613FB6">
        <w:rPr>
          <w:bCs/>
        </w:rPr>
        <w:t xml:space="preserve">stream identity, interannual variation, and nonlinear temperature responses </w:t>
      </w:r>
      <w:r w:rsidR="009D79DD">
        <w:rPr>
          <w:bCs/>
        </w:rPr>
        <w:t xml:space="preserve">were </w:t>
      </w:r>
      <w:r w:rsidR="00E76F20" w:rsidRPr="00613FB6">
        <w:rPr>
          <w:bCs/>
        </w:rPr>
        <w:t xml:space="preserve">the strongest predictors of </w:t>
      </w:r>
      <w:del w:id="202" w:author="Isaak, Daniel - FS, ID" w:date="2026-03-24T16:32:00Z">
        <w:r w:rsidR="00E76F20" w:rsidRPr="00613FB6" w:rsidDel="00B7769A">
          <w:rPr>
            <w:bCs/>
          </w:rPr>
          <w:delText xml:space="preserve">Chinook salmon </w:delText>
        </w:r>
      </w:del>
      <w:r w:rsidR="00E76F20" w:rsidRPr="00613FB6">
        <w:rPr>
          <w:bCs/>
        </w:rPr>
        <w:t xml:space="preserve">spawn timing </w:t>
      </w:r>
      <w:r w:rsidR="00E76F20" w:rsidRPr="001D0AF3">
        <w:rPr>
          <w:bCs/>
        </w:rPr>
        <w:t xml:space="preserve">(Table </w:t>
      </w:r>
      <w:r w:rsidR="000C552A" w:rsidRPr="001D0AF3">
        <w:rPr>
          <w:bCs/>
        </w:rPr>
        <w:t>1</w:t>
      </w:r>
      <w:r w:rsidR="009D79DD" w:rsidRPr="001D0AF3">
        <w:rPr>
          <w:bCs/>
        </w:rPr>
        <w:t>;</w:t>
      </w:r>
      <w:r w:rsidR="009D79DD">
        <w:rPr>
          <w:bCs/>
        </w:rPr>
        <w:t xml:space="preserve"> Appendix A3.1</w:t>
      </w:r>
      <w:r w:rsidR="00E76F20" w:rsidRPr="00613FB6">
        <w:rPr>
          <w:bCs/>
        </w:rPr>
        <w:t>).</w:t>
      </w:r>
      <w:r w:rsidR="001D6C6F" w:rsidRPr="00613FB6">
        <w:rPr>
          <w:bCs/>
        </w:rPr>
        <w:t xml:space="preserve"> </w:t>
      </w:r>
      <w:r w:rsidR="00DC0800" w:rsidRPr="00613FB6">
        <w:rPr>
          <w:bCs/>
        </w:rPr>
        <w:t>Model</w:t>
      </w:r>
      <w:r w:rsidR="00927D52">
        <w:rPr>
          <w:bCs/>
        </w:rPr>
        <w:t>s</w:t>
      </w:r>
      <w:r w:rsidR="00DC0800" w:rsidRPr="00613FB6">
        <w:rPr>
          <w:bCs/>
        </w:rPr>
        <w:t xml:space="preserve"> </w:t>
      </w:r>
      <w:r w:rsidR="009D79DD">
        <w:rPr>
          <w:bCs/>
        </w:rPr>
        <w:t>additionally including elevation (</w:t>
      </w:r>
      <w:r w:rsidR="00DC0800" w:rsidRPr="00613FB6">
        <w:rPr>
          <w:bCs/>
        </w:rPr>
        <w:t>m26</w:t>
      </w:r>
      <w:r w:rsidR="009D79DD">
        <w:rPr>
          <w:bCs/>
        </w:rPr>
        <w:t>, m31)</w:t>
      </w:r>
      <w:r w:rsidR="00DC0800" w:rsidRPr="00613FB6">
        <w:rPr>
          <w:bCs/>
        </w:rPr>
        <w:t xml:space="preserve"> had the lowest AIC among the candidate </w:t>
      </w:r>
      <w:r w:rsidR="00E27BD0" w:rsidRPr="00613FB6">
        <w:rPr>
          <w:bCs/>
        </w:rPr>
        <w:t>models</w:t>
      </w:r>
      <w:r w:rsidR="00DC0800" w:rsidRPr="00613FB6">
        <w:rPr>
          <w:bCs/>
        </w:rPr>
        <w:t xml:space="preserve"> </w:t>
      </w:r>
      <w:r w:rsidR="00FF6B3F">
        <w:rPr>
          <w:bCs/>
        </w:rPr>
        <w:t xml:space="preserve">and </w:t>
      </w:r>
      <w:commentRangeStart w:id="203"/>
      <w:r w:rsidR="00DC0800" w:rsidRPr="00613FB6">
        <w:rPr>
          <w:bCs/>
        </w:rPr>
        <w:t>predicted later spawning at higher elevations</w:t>
      </w:r>
      <w:r w:rsidR="00FF6B3F">
        <w:rPr>
          <w:bCs/>
        </w:rPr>
        <w:t xml:space="preserve"> in a multivariate context</w:t>
      </w:r>
      <w:commentRangeEnd w:id="203"/>
      <w:r w:rsidR="00B62676">
        <w:rPr>
          <w:rStyle w:val="CommentReference"/>
        </w:rPr>
        <w:commentReference w:id="203"/>
      </w:r>
      <w:r w:rsidR="00FF6B3F">
        <w:rPr>
          <w:bCs/>
        </w:rPr>
        <w:t>. However, elevation was excluded for two reasons. First, the</w:t>
      </w:r>
      <w:ins w:id="204" w:author="Isaak, Daniel - FS, ID" w:date="2026-03-24T17:12:00Z">
        <w:r w:rsidR="00B62676">
          <w:rPr>
            <w:bCs/>
          </w:rPr>
          <w:t>re was</w:t>
        </w:r>
      </w:ins>
      <w:r w:rsidR="00FF6B3F">
        <w:rPr>
          <w:bCs/>
        </w:rPr>
        <w:t xml:space="preserve"> moderate </w:t>
      </w:r>
      <w:r w:rsidR="009D79DD">
        <w:rPr>
          <w:bCs/>
        </w:rPr>
        <w:t xml:space="preserve">collinearity between elevation and stream identity </w:t>
      </w:r>
      <w:r w:rsidR="00F629FA" w:rsidRPr="00613FB6">
        <w:rPr>
          <w:bCs/>
        </w:rPr>
        <w:t>(</w:t>
      </w:r>
      <w:r w:rsidR="00A821C1">
        <w:rPr>
          <w:bCs/>
        </w:rPr>
        <w:t xml:space="preserve">VIF </w:t>
      </w:r>
      <w:r w:rsidR="00A821C1" w:rsidRPr="00A821C1">
        <w:rPr>
          <w:bCs/>
        </w:rPr>
        <w:t>≈ 6.5</w:t>
      </w:r>
      <w:r w:rsidR="00F629FA" w:rsidRPr="00613FB6">
        <w:rPr>
          <w:bCs/>
        </w:rPr>
        <w:t>)</w:t>
      </w:r>
      <w:r w:rsidR="00FF6B3F">
        <w:rPr>
          <w:bCs/>
        </w:rPr>
        <w:t xml:space="preserve"> </w:t>
      </w:r>
      <w:ins w:id="205" w:author="Isaak, Daniel - FS, ID" w:date="2026-03-24T17:12:00Z">
        <w:r w:rsidR="00B62676">
          <w:rPr>
            <w:bCs/>
          </w:rPr>
          <w:t xml:space="preserve">which </w:t>
        </w:r>
      </w:ins>
      <w:r w:rsidR="00FF6B3F">
        <w:rPr>
          <w:bCs/>
        </w:rPr>
        <w:t>in</w:t>
      </w:r>
      <w:ins w:id="206" w:author="Isaak, Daniel - FS, ID" w:date="2026-03-24T17:12:00Z">
        <w:r w:rsidR="00B62676">
          <w:rPr>
            <w:bCs/>
          </w:rPr>
          <w:t xml:space="preserve">flated </w:t>
        </w:r>
      </w:ins>
      <w:del w:id="207" w:author="Isaak, Daniel - FS, ID" w:date="2026-03-24T17:12:00Z">
        <w:r w:rsidR="00FF6B3F" w:rsidDel="00B62676">
          <w:rPr>
            <w:bCs/>
          </w:rPr>
          <w:delText xml:space="preserve">troduced instability in </w:delText>
        </w:r>
      </w:del>
      <w:r w:rsidR="00FF6B3F">
        <w:rPr>
          <w:bCs/>
        </w:rPr>
        <w:t xml:space="preserve">the </w:t>
      </w:r>
      <w:ins w:id="208" w:author="Isaak, Daniel - FS, ID" w:date="2026-03-24T17:12:00Z">
        <w:r w:rsidR="00B62676">
          <w:rPr>
            <w:bCs/>
          </w:rPr>
          <w:t xml:space="preserve">variance associated with these </w:t>
        </w:r>
      </w:ins>
      <w:r w:rsidR="00FF6B3F">
        <w:rPr>
          <w:bCs/>
        </w:rPr>
        <w:t>fixed effects estimate</w:t>
      </w:r>
      <w:ins w:id="209" w:author="Isaak, Daniel - FS, ID" w:date="2026-03-24T17:12:00Z">
        <w:r w:rsidR="00B62676">
          <w:rPr>
            <w:bCs/>
          </w:rPr>
          <w:t>s</w:t>
        </w:r>
      </w:ins>
      <w:r w:rsidR="00A821C1">
        <w:rPr>
          <w:bCs/>
        </w:rPr>
        <w:t xml:space="preserve">. </w:t>
      </w:r>
      <w:r w:rsidR="00FF6B3F">
        <w:rPr>
          <w:bCs/>
        </w:rPr>
        <w:t xml:space="preserve">Second, and more fundamentally, the </w:t>
      </w:r>
      <w:commentRangeStart w:id="210"/>
      <w:r w:rsidR="00FF6B3F">
        <w:rPr>
          <w:bCs/>
        </w:rPr>
        <w:t>within-stream elevation signal that elevation as a fixed effect was attempting to capture is expressed more flexibly and with greater precision through the reach-level random effects structure of the final model</w:t>
      </w:r>
      <w:commentRangeEnd w:id="210"/>
      <w:r w:rsidR="009B36AF">
        <w:rPr>
          <w:rStyle w:val="CommentReference"/>
        </w:rPr>
        <w:commentReference w:id="210"/>
      </w:r>
      <w:r w:rsidR="00FF6B3F">
        <w:rPr>
          <w:bCs/>
        </w:rPr>
        <w:t xml:space="preserve">. </w:t>
      </w:r>
      <w:r w:rsidR="00A821C1" w:rsidRPr="00A821C1">
        <w:rPr>
          <w:bCs/>
        </w:rPr>
        <w:t>Model m16 had nearly identical predictive accuracy (RMSE = 2.02 days) and conditional R² (0.980) compared to m26, despite a modest reduction in marginal R² (0.729 vs. 0.785)</w:t>
      </w:r>
      <w:r w:rsidR="00DC0800" w:rsidRPr="00613FB6">
        <w:rPr>
          <w:bCs/>
        </w:rPr>
        <w:t>.</w:t>
      </w:r>
      <w:r w:rsidR="00A821C1">
        <w:rPr>
          <w:bCs/>
        </w:rPr>
        <w:t xml:space="preserve"> Extending m16 to include </w:t>
      </w:r>
      <w:r w:rsidR="00E76F20" w:rsidRPr="00613FB6">
        <w:rPr>
          <w:bCs/>
        </w:rPr>
        <w:t>COMID-specific random slopes for temperature</w:t>
      </w:r>
      <w:r w:rsidR="00A821C1">
        <w:rPr>
          <w:bCs/>
        </w:rPr>
        <w:t xml:space="preserve"> substantially</w:t>
      </w:r>
      <w:r w:rsidR="00E76F20" w:rsidRPr="00613FB6">
        <w:rPr>
          <w:bCs/>
        </w:rPr>
        <w:t xml:space="preserve"> improved model fit (ΔAIC = 510), reduced prediction error</w:t>
      </w:r>
      <w:r w:rsidR="00A821C1">
        <w:rPr>
          <w:bCs/>
        </w:rPr>
        <w:t xml:space="preserve"> from 2.02 to 1.78 days</w:t>
      </w:r>
      <w:r w:rsidR="00E76F20" w:rsidRPr="00613FB6">
        <w:rPr>
          <w:bCs/>
        </w:rPr>
        <w:t xml:space="preserve">, and slightly increased conditional R², </w:t>
      </w:r>
      <w:r w:rsidR="00A821C1">
        <w:rPr>
          <w:bCs/>
        </w:rPr>
        <w:t xml:space="preserve">confirming that </w:t>
      </w:r>
      <w:r w:rsidR="00E76F20" w:rsidRPr="00613FB6">
        <w:rPr>
          <w:bCs/>
        </w:rPr>
        <w:t xml:space="preserve">temperature effects vary meaningfully among stream reaches </w:t>
      </w:r>
      <w:r w:rsidR="008441CD" w:rsidRPr="00613FB6">
        <w:rPr>
          <w:bCs/>
        </w:rPr>
        <w:t>(</w:t>
      </w:r>
      <w:r w:rsidR="00283F57" w:rsidRPr="00037A88">
        <w:rPr>
          <w:bCs/>
        </w:rPr>
        <w:t xml:space="preserve">Table </w:t>
      </w:r>
      <w:r w:rsidR="009A3797" w:rsidRPr="00037A88">
        <w:rPr>
          <w:bCs/>
        </w:rPr>
        <w:t>1</w:t>
      </w:r>
      <w:r w:rsidR="008441CD" w:rsidRPr="00613FB6">
        <w:rPr>
          <w:bCs/>
        </w:rPr>
        <w:t>).</w:t>
      </w:r>
      <w:r w:rsidR="000511AC" w:rsidRPr="00613FB6">
        <w:rPr>
          <w:bCs/>
        </w:rPr>
        <w:t xml:space="preserve"> </w:t>
      </w:r>
    </w:p>
    <w:p w14:paraId="5C8B1FCC" w14:textId="6656A13F" w:rsidR="00283F57" w:rsidRPr="00613FB6" w:rsidRDefault="00E76F20" w:rsidP="007E4777">
      <w:pPr>
        <w:ind w:firstLine="720"/>
        <w:rPr>
          <w:bCs/>
        </w:rPr>
      </w:pPr>
      <w:r w:rsidRPr="00613FB6">
        <w:rPr>
          <w:bCs/>
        </w:rPr>
        <w:t xml:space="preserve">We next </w:t>
      </w:r>
      <w:commentRangeStart w:id="211"/>
      <w:r w:rsidRPr="00613FB6">
        <w:rPr>
          <w:bCs/>
        </w:rPr>
        <w:t xml:space="preserve">evaluated </w:t>
      </w:r>
      <w:r w:rsidR="00A821C1">
        <w:rPr>
          <w:bCs/>
        </w:rPr>
        <w:t xml:space="preserve">the </w:t>
      </w:r>
      <w:r w:rsidR="00A821C1" w:rsidRPr="00A821C1">
        <w:rPr>
          <w:bCs/>
        </w:rPr>
        <w:t>functional form of the temperature effect within the random slope structure</w:t>
      </w:r>
      <w:commentRangeEnd w:id="211"/>
      <w:r w:rsidR="008B299C">
        <w:rPr>
          <w:rStyle w:val="CommentReference"/>
        </w:rPr>
        <w:commentReference w:id="211"/>
      </w:r>
      <w:r w:rsidR="00A821C1" w:rsidRPr="00A821C1">
        <w:rPr>
          <w:bCs/>
        </w:rPr>
        <w:t xml:space="preserve">. </w:t>
      </w:r>
      <w:commentRangeStart w:id="212"/>
      <w:r w:rsidR="00A821C1" w:rsidRPr="00A821C1">
        <w:rPr>
          <w:bCs/>
        </w:rPr>
        <w:t xml:space="preserve">Residual diagnostics for the quadratic random slope model revealed a systematic trend in residuals across the temperature gradient </w:t>
      </w:r>
      <w:commentRangeEnd w:id="212"/>
      <w:r w:rsidR="00157B1E">
        <w:rPr>
          <w:rStyle w:val="CommentReference"/>
        </w:rPr>
        <w:commentReference w:id="212"/>
      </w:r>
      <w:r w:rsidR="00A821C1" w:rsidRPr="00A821C1">
        <w:rPr>
          <w:bCs/>
        </w:rPr>
        <w:t xml:space="preserve">— overpredicting spawn timing at cold sites and underpredicting at warm sites — suggesting the quadratic term did not fully capture the nonlinear relationship (Appendix A3.3). A natural spline with </w:t>
      </w:r>
      <w:r w:rsidR="001D0AF3">
        <w:rPr>
          <w:bCs/>
        </w:rPr>
        <w:t xml:space="preserve">three degrees of freedom </w:t>
      </w:r>
      <w:r w:rsidR="00A821C1" w:rsidRPr="00A821C1">
        <w:rPr>
          <w:bCs/>
        </w:rPr>
        <w:t xml:space="preserve">substantially outperformed the quadratic formulation (ΔAIC = 139), with lower RMSE (1.72 vs. 1.78 days) and </w:t>
      </w:r>
      <w:ins w:id="213" w:author="Isaak, Daniel - FS, ID" w:date="2026-03-24T17:19:00Z">
        <w:r w:rsidR="008B299C">
          <w:rPr>
            <w:bCs/>
          </w:rPr>
          <w:t xml:space="preserve">improved </w:t>
        </w:r>
      </w:ins>
      <w:del w:id="214" w:author="Isaak, Daniel - FS, ID" w:date="2026-03-24T17:19:00Z">
        <w:r w:rsidR="00A821C1" w:rsidRPr="00A821C1" w:rsidDel="008B299C">
          <w:rPr>
            <w:bCs/>
          </w:rPr>
          <w:delText xml:space="preserve">markedly flatter </w:delText>
        </w:r>
      </w:del>
      <w:r w:rsidR="00A821C1" w:rsidRPr="00A821C1">
        <w:rPr>
          <w:bCs/>
        </w:rPr>
        <w:t>residual</w:t>
      </w:r>
      <w:ins w:id="215" w:author="Isaak, Daniel - FS, ID" w:date="2026-03-24T17:19:00Z">
        <w:r w:rsidR="008B299C">
          <w:rPr>
            <w:bCs/>
          </w:rPr>
          <w:t xml:space="preserve"> pattern</w:t>
        </w:r>
      </w:ins>
      <w:r w:rsidR="00A821C1" w:rsidRPr="00A821C1">
        <w:rPr>
          <w:bCs/>
        </w:rPr>
        <w:t xml:space="preserve">s across the temperature gradient (Appendix A3.4). A natural spline with </w:t>
      </w:r>
      <w:r w:rsidR="001D0AF3">
        <w:rPr>
          <w:bCs/>
        </w:rPr>
        <w:t xml:space="preserve">four degrees of freedom </w:t>
      </w:r>
      <w:r w:rsidR="00A821C1" w:rsidRPr="00A821C1">
        <w:rPr>
          <w:bCs/>
        </w:rPr>
        <w:t xml:space="preserve">showed further AIC improvement but produced biologically implausible predictions — spawn timing declining sharply above ~13°C — and was excluded (Appendix A3.4). The natural spline with </w:t>
      </w:r>
      <w:r w:rsidR="001D0AF3">
        <w:rPr>
          <w:bCs/>
        </w:rPr>
        <w:t xml:space="preserve">three degrees of freedom </w:t>
      </w:r>
      <w:r w:rsidR="00A821C1" w:rsidRPr="00A821C1">
        <w:rPr>
          <w:bCs/>
        </w:rPr>
        <w:t>was therefore selected as the temperature functional form.</w:t>
      </w:r>
    </w:p>
    <w:p w14:paraId="04E7CD9E" w14:textId="41CD2FDC" w:rsidR="00EE26BE" w:rsidRPr="00613FB6" w:rsidRDefault="00E76F20" w:rsidP="007E4777">
      <w:pPr>
        <w:ind w:firstLine="720"/>
        <w:rPr>
          <w:bCs/>
        </w:rPr>
      </w:pPr>
      <w:r w:rsidRPr="00613FB6">
        <w:rPr>
          <w:bCs/>
        </w:rPr>
        <w:t xml:space="preserve">Finally, </w:t>
      </w:r>
      <w:commentRangeStart w:id="216"/>
      <w:r w:rsidRPr="00613FB6">
        <w:rPr>
          <w:bCs/>
        </w:rPr>
        <w:t xml:space="preserve">we assessed whether interactions </w:t>
      </w:r>
      <w:commentRangeEnd w:id="216"/>
      <w:r w:rsidR="0035024C">
        <w:rPr>
          <w:rStyle w:val="CommentReference"/>
        </w:rPr>
        <w:commentReference w:id="216"/>
      </w:r>
      <w:r w:rsidRPr="00613FB6">
        <w:rPr>
          <w:bCs/>
        </w:rPr>
        <w:t>between temperature and either stream or year provided additional explanatory power</w:t>
      </w:r>
      <w:r w:rsidR="00A821C1">
        <w:rPr>
          <w:bCs/>
        </w:rPr>
        <w:t xml:space="preserve"> beyond that captured by random slopes</w:t>
      </w:r>
      <w:r w:rsidRPr="00613FB6">
        <w:rPr>
          <w:bCs/>
        </w:rPr>
        <w:t xml:space="preserve">. </w:t>
      </w:r>
      <w:r w:rsidR="00A821C1">
        <w:rPr>
          <w:bCs/>
        </w:rPr>
        <w:t>T</w:t>
      </w:r>
      <w:r w:rsidR="004A5FBA" w:rsidRPr="00613FB6">
        <w:rPr>
          <w:bCs/>
        </w:rPr>
        <w:t xml:space="preserve">he </w:t>
      </w:r>
      <w:r w:rsidR="00A821C1">
        <w:rPr>
          <w:bCs/>
        </w:rPr>
        <w:t xml:space="preserve">temperature </w:t>
      </w:r>
      <w:r w:rsidR="00A821C1" w:rsidRPr="00A821C1">
        <w:rPr>
          <w:bCs/>
        </w:rPr>
        <w:t>×</w:t>
      </w:r>
      <w:r w:rsidR="00A821C1">
        <w:rPr>
          <w:bCs/>
        </w:rPr>
        <w:t xml:space="preserve"> stream </w:t>
      </w:r>
      <w:r w:rsidR="00A821C1" w:rsidRPr="00A821C1">
        <w:rPr>
          <w:bCs/>
        </w:rPr>
        <w:t xml:space="preserve">interaction produced implausible predictions for data-sparse streams (particularly Beaver Creek, where the spline diverged outside its observed temperature range), and the temperature × year interaction, while yielding a </w:t>
      </w:r>
      <w:r w:rsidR="00446817" w:rsidRPr="00A821C1">
        <w:rPr>
          <w:bCs/>
        </w:rPr>
        <w:t>Δ</w:t>
      </w:r>
      <w:r w:rsidR="00A821C1" w:rsidRPr="00A821C1">
        <w:rPr>
          <w:bCs/>
        </w:rPr>
        <w:t>AIC improvement</w:t>
      </w:r>
      <w:r w:rsidR="00446817">
        <w:rPr>
          <w:bCs/>
        </w:rPr>
        <w:t xml:space="preserve"> of 1482</w:t>
      </w:r>
      <w:r w:rsidR="00A821C1" w:rsidRPr="00A821C1">
        <w:rPr>
          <w:bCs/>
        </w:rPr>
        <w:t>, likely overfitted year-specific data ranges rather than capturing a stable biological effect — marginal R² and RMSE improved only modestly despite the large AIC gain (Appendix A3.5). Both interactions were excluded.</w:t>
      </w:r>
      <w:r w:rsidR="00446817">
        <w:rPr>
          <w:bCs/>
        </w:rPr>
        <w:t xml:space="preserve"> </w:t>
      </w:r>
      <w:r w:rsidR="004A5FBA" w:rsidRPr="00613FB6">
        <w:rPr>
          <w:bCs/>
        </w:rPr>
        <w:t xml:space="preserve">These results led us to </w:t>
      </w:r>
      <w:r w:rsidRPr="00613FB6">
        <w:rPr>
          <w:bCs/>
        </w:rPr>
        <w:t xml:space="preserve">retain the </w:t>
      </w:r>
      <w:r w:rsidR="00A821C1">
        <w:rPr>
          <w:bCs/>
        </w:rPr>
        <w:t xml:space="preserve">natural spline </w:t>
      </w:r>
      <w:r w:rsidRPr="00613FB6">
        <w:rPr>
          <w:bCs/>
        </w:rPr>
        <w:t>random slope model without interactions as our final</w:t>
      </w:r>
      <w:r w:rsidR="001D0AF3">
        <w:rPr>
          <w:bCs/>
        </w:rPr>
        <w:t xml:space="preserve"> model</w:t>
      </w:r>
      <w:r w:rsidRPr="00613FB6">
        <w:rPr>
          <w:bCs/>
        </w:rPr>
        <w:t>.</w:t>
      </w:r>
    </w:p>
    <w:p w14:paraId="71BB3802" w14:textId="385A8B14" w:rsidR="00B813EE" w:rsidRPr="00613FB6" w:rsidRDefault="00B813EE" w:rsidP="007E4777">
      <w:pPr>
        <w:rPr>
          <w:b/>
        </w:rPr>
      </w:pPr>
    </w:p>
    <w:p w14:paraId="52215002" w14:textId="144EC312" w:rsidR="00AE2F22" w:rsidRPr="00037A88" w:rsidRDefault="00AE2F22" w:rsidP="007E4777">
      <w:pPr>
        <w:rPr>
          <w:b/>
          <w:i/>
          <w:iCs/>
        </w:rPr>
      </w:pPr>
      <w:r w:rsidRPr="00037A88">
        <w:rPr>
          <w:b/>
          <w:i/>
          <w:iCs/>
        </w:rPr>
        <w:t>Final model</w:t>
      </w:r>
      <w:r w:rsidR="0081320C" w:rsidRPr="00037A88">
        <w:rPr>
          <w:b/>
          <w:i/>
          <w:iCs/>
        </w:rPr>
        <w:t xml:space="preserve"> fit and</w:t>
      </w:r>
      <w:r w:rsidRPr="00037A88">
        <w:rPr>
          <w:b/>
          <w:i/>
          <w:iCs/>
        </w:rPr>
        <w:t xml:space="preserve"> </w:t>
      </w:r>
      <w:ins w:id="217" w:author="Isaak, Daniel - FS, ID" w:date="2026-03-25T15:32:00Z">
        <w:r w:rsidR="008D1979">
          <w:rPr>
            <w:b/>
            <w:i/>
            <w:iCs/>
          </w:rPr>
          <w:t>effect estimates</w:t>
        </w:r>
      </w:ins>
      <w:del w:id="218" w:author="Isaak, Daniel - FS, ID" w:date="2026-03-25T15:32:00Z">
        <w:r w:rsidRPr="00037A88" w:rsidDel="008D1979">
          <w:rPr>
            <w:b/>
            <w:i/>
            <w:iCs/>
          </w:rPr>
          <w:delText>diagnostics</w:delText>
        </w:r>
      </w:del>
    </w:p>
    <w:p w14:paraId="7C7FC5CC" w14:textId="5CE5E68F" w:rsidR="00225BCA" w:rsidRPr="00613FB6" w:rsidRDefault="0081320C" w:rsidP="007E4777">
      <w:pPr>
        <w:rPr>
          <w:bCs/>
        </w:rPr>
      </w:pPr>
      <w:r w:rsidRPr="00613FB6">
        <w:rPr>
          <w:bCs/>
        </w:rPr>
        <w:t>Model fit for the final model was strong: marginal R² (fixed effects only) was 0.</w:t>
      </w:r>
      <w:r w:rsidR="00AF2B88">
        <w:rPr>
          <w:bCs/>
        </w:rPr>
        <w:t>599</w:t>
      </w:r>
      <w:r w:rsidRPr="00613FB6">
        <w:rPr>
          <w:bCs/>
        </w:rPr>
        <w:t>, while conditional R² (fixed + random effects) was 0.</w:t>
      </w:r>
      <w:r w:rsidR="00AF2B88">
        <w:rPr>
          <w:bCs/>
        </w:rPr>
        <w:t>990</w:t>
      </w:r>
      <w:r w:rsidR="00225BCA" w:rsidRPr="00613FB6">
        <w:rPr>
          <w:bCs/>
        </w:rPr>
        <w:t xml:space="preserve"> (</w:t>
      </w:r>
      <w:r w:rsidR="00225BCA" w:rsidRPr="00037A88">
        <w:rPr>
          <w:bCs/>
        </w:rPr>
        <w:t>Table 2)</w:t>
      </w:r>
      <w:r w:rsidR="00AF2B88">
        <w:rPr>
          <w:bCs/>
        </w:rPr>
        <w:t xml:space="preserve">, with RMSE of 1.71 days. </w:t>
      </w:r>
      <w:commentRangeStart w:id="219"/>
      <w:ins w:id="220" w:author="Isaak, Daniel - FS, ID" w:date="2026-03-25T15:33:00Z">
        <w:r w:rsidR="005112F6">
          <w:rPr>
            <w:bCs/>
          </w:rPr>
          <w:t xml:space="preserve">Model response curves indicated </w:t>
        </w:r>
      </w:ins>
      <w:moveToRangeStart w:id="221" w:author="Isaak, Daniel - FS, ID" w:date="2026-03-25T15:33:00Z" w:name="move225345203"/>
      <w:moveTo w:id="222" w:author="Isaak, Daniel - FS, ID" w:date="2026-03-25T15:33:00Z">
        <w:del w:id="223" w:author="Isaak, Daniel - FS, ID" w:date="2026-03-25T15:33:00Z">
          <w:r w:rsidR="005112F6" w:rsidRPr="00613FB6" w:rsidDel="005112F6">
            <w:rPr>
              <w:bCs/>
            </w:rPr>
            <w:delText xml:space="preserve">Stream-specific predictions </w:delText>
          </w:r>
          <w:r w:rsidR="005112F6" w:rsidDel="005112F6">
            <w:rPr>
              <w:bCs/>
            </w:rPr>
            <w:delText xml:space="preserve">revealed </w:delText>
          </w:r>
        </w:del>
        <w:r w:rsidR="005112F6" w:rsidRPr="00613FB6">
          <w:rPr>
            <w:bCs/>
          </w:rPr>
          <w:t>a consistent pattern</w:t>
        </w:r>
      </w:moveTo>
      <w:ins w:id="224" w:author="Isaak, Daniel - FS, ID" w:date="2026-03-25T15:33:00Z">
        <w:r w:rsidR="005112F6">
          <w:rPr>
            <w:bCs/>
          </w:rPr>
          <w:t xml:space="preserve"> wherein </w:t>
        </w:r>
      </w:ins>
      <w:moveTo w:id="225" w:author="Isaak, Daniel - FS, ID" w:date="2026-03-25T15:33:00Z">
        <w:del w:id="226" w:author="Isaak, Daniel - FS, ID" w:date="2026-03-25T15:33:00Z">
          <w:r w:rsidR="005112F6" w:rsidRPr="00613FB6" w:rsidDel="005112F6">
            <w:rPr>
              <w:bCs/>
            </w:rPr>
            <w:delText xml:space="preserve">: </w:delText>
          </w:r>
        </w:del>
        <w:r w:rsidR="005112F6" w:rsidRPr="00613FB6">
          <w:rPr>
            <w:bCs/>
          </w:rPr>
          <w:t>spawn timing increase</w:t>
        </w:r>
        <w:r w:rsidR="005112F6">
          <w:rPr>
            <w:bCs/>
          </w:rPr>
          <w:t>d</w:t>
        </w:r>
        <w:r w:rsidR="005112F6" w:rsidRPr="00613FB6">
          <w:rPr>
            <w:bCs/>
          </w:rPr>
          <w:t xml:space="preserve"> nonlinearly with 90-day mean </w:t>
        </w:r>
        <w:r w:rsidR="005112F6">
          <w:rPr>
            <w:bCs/>
          </w:rPr>
          <w:t xml:space="preserve">antecedent </w:t>
        </w:r>
        <w:r w:rsidR="005112F6" w:rsidRPr="00613FB6">
          <w:rPr>
            <w:bCs/>
          </w:rPr>
          <w:t>stream temperature and</w:t>
        </w:r>
        <w:r w:rsidR="005112F6">
          <w:rPr>
            <w:bCs/>
          </w:rPr>
          <w:t xml:space="preserve"> </w:t>
        </w:r>
        <w:r w:rsidR="005112F6" w:rsidRPr="00613FB6">
          <w:rPr>
            <w:bCs/>
          </w:rPr>
          <w:t>level</w:t>
        </w:r>
        <w:r w:rsidR="005112F6">
          <w:rPr>
            <w:bCs/>
          </w:rPr>
          <w:t>ed</w:t>
        </w:r>
        <w:r w:rsidR="005112F6" w:rsidRPr="00613FB6">
          <w:rPr>
            <w:bCs/>
          </w:rPr>
          <w:t xml:space="preserve"> off at high temperatures</w:t>
        </w:r>
      </w:moveTo>
      <w:commentRangeEnd w:id="219"/>
      <w:r w:rsidR="00F76B48">
        <w:rPr>
          <w:rStyle w:val="CommentReference"/>
        </w:rPr>
        <w:commentReference w:id="219"/>
      </w:r>
      <w:moveTo w:id="227" w:author="Isaak, Daniel - FS, ID" w:date="2026-03-25T15:33:00Z">
        <w:r w:rsidR="005112F6" w:rsidRPr="00613FB6">
          <w:rPr>
            <w:bCs/>
          </w:rPr>
          <w:t xml:space="preserve"> (</w:t>
        </w:r>
        <w:r w:rsidR="005112F6" w:rsidRPr="00ED3769">
          <w:rPr>
            <w:bCs/>
          </w:rPr>
          <w:t>Figure 5</w:t>
        </w:r>
        <w:r w:rsidR="005112F6" w:rsidRPr="00613FB6">
          <w:rPr>
            <w:bCs/>
          </w:rPr>
          <w:t xml:space="preserve">). </w:t>
        </w:r>
      </w:moveTo>
      <w:ins w:id="228" w:author="Isaak, Daniel - FS, ID" w:date="2026-03-25T15:33:00Z">
        <w:r w:rsidR="005112F6">
          <w:rPr>
            <w:bCs/>
          </w:rPr>
          <w:t xml:space="preserve">However, </w:t>
        </w:r>
      </w:ins>
      <w:ins w:id="229" w:author="Isaak, Daniel - FS, ID" w:date="2026-03-25T15:34:00Z">
        <w:r w:rsidR="005112F6">
          <w:rPr>
            <w:bCs/>
          </w:rPr>
          <w:t>important s</w:t>
        </w:r>
      </w:ins>
      <w:moveTo w:id="230" w:author="Isaak, Daniel - FS, ID" w:date="2026-03-25T15:33:00Z">
        <w:del w:id="231" w:author="Isaak, Daniel - FS, ID" w:date="2026-03-25T15:34:00Z">
          <w:r w:rsidR="005112F6" w:rsidRPr="00613FB6" w:rsidDel="005112F6">
            <w:rPr>
              <w:bCs/>
            </w:rPr>
            <w:delText>S</w:delText>
          </w:r>
        </w:del>
        <w:r w:rsidR="005112F6" w:rsidRPr="00613FB6">
          <w:rPr>
            <w:bCs/>
          </w:rPr>
          <w:t xml:space="preserve">tream-to-stream variation in predicted timing </w:t>
        </w:r>
      </w:moveTo>
      <w:ins w:id="232" w:author="Isaak, Daniel - FS, ID" w:date="2026-03-25T15:34:00Z">
        <w:r w:rsidR="005112F6">
          <w:rPr>
            <w:bCs/>
          </w:rPr>
          <w:t xml:space="preserve">also occurred and </w:t>
        </w:r>
      </w:ins>
      <w:moveTo w:id="233" w:author="Isaak, Daniel - FS, ID" w:date="2026-03-25T15:33:00Z">
        <w:r w:rsidR="005112F6" w:rsidRPr="00613FB6">
          <w:rPr>
            <w:bCs/>
          </w:rPr>
          <w:t xml:space="preserve">reflects both fixed stream effects and COMID-specific random intercepts and slopes. Year-specific predictions similarly </w:t>
        </w:r>
        <w:r w:rsidR="005112F6">
          <w:rPr>
            <w:bCs/>
          </w:rPr>
          <w:t>exhibited</w:t>
        </w:r>
        <w:r w:rsidR="005112F6" w:rsidRPr="00613FB6">
          <w:rPr>
            <w:bCs/>
          </w:rPr>
          <w:t xml:space="preserve"> consistent thermal responses across years, with modest </w:t>
        </w:r>
        <w:r w:rsidR="005112F6">
          <w:rPr>
            <w:bCs/>
          </w:rPr>
          <w:t>variation</w:t>
        </w:r>
        <w:r w:rsidR="005112F6" w:rsidRPr="00613FB6">
          <w:rPr>
            <w:bCs/>
          </w:rPr>
          <w:t xml:space="preserve"> in average spawn timing </w:t>
        </w:r>
        <w:r w:rsidR="005112F6">
          <w:rPr>
            <w:bCs/>
          </w:rPr>
          <w:t xml:space="preserve">because of </w:t>
        </w:r>
        <w:r w:rsidR="005112F6" w:rsidRPr="00613FB6">
          <w:rPr>
            <w:bCs/>
          </w:rPr>
          <w:t>year effects.</w:t>
        </w:r>
      </w:moveTo>
      <w:moveToRangeEnd w:id="221"/>
      <w:ins w:id="234" w:author="Isaak, Daniel - FS, ID" w:date="2026-03-25T15:34:00Z">
        <w:r w:rsidR="005112F6">
          <w:rPr>
            <w:bCs/>
          </w:rPr>
          <w:t xml:space="preserve"> </w:t>
        </w:r>
      </w:ins>
      <w:r w:rsidR="00AF2B88">
        <w:rPr>
          <w:bCs/>
        </w:rPr>
        <w:lastRenderedPageBreak/>
        <w:t xml:space="preserve">The </w:t>
      </w:r>
      <w:r w:rsidR="00446817">
        <w:rPr>
          <w:bCs/>
        </w:rPr>
        <w:t xml:space="preserve">gap between </w:t>
      </w:r>
      <w:r w:rsidR="00AF2B88">
        <w:rPr>
          <w:bCs/>
        </w:rPr>
        <w:t xml:space="preserve">marginal </w:t>
      </w:r>
      <w:r w:rsidR="00446817">
        <w:rPr>
          <w:bCs/>
        </w:rPr>
        <w:t xml:space="preserve">and conditional </w:t>
      </w:r>
      <w:r w:rsidR="00AF2B88" w:rsidRPr="00613FB6">
        <w:rPr>
          <w:bCs/>
        </w:rPr>
        <w:t xml:space="preserve">R² </w:t>
      </w:r>
      <w:r w:rsidR="00AF2B88">
        <w:rPr>
          <w:bCs/>
        </w:rPr>
        <w:t xml:space="preserve">reflects the </w:t>
      </w:r>
      <w:ins w:id="235" w:author="Isaak, Daniel - FS, ID" w:date="2026-03-25T15:30:00Z">
        <w:r w:rsidR="008D1979">
          <w:rPr>
            <w:bCs/>
          </w:rPr>
          <w:t xml:space="preserve">important contribution </w:t>
        </w:r>
      </w:ins>
      <w:del w:id="236" w:author="Isaak, Daniel - FS, ID" w:date="2026-03-25T15:30:00Z">
        <w:r w:rsidR="00AF2B88" w:rsidDel="008D1979">
          <w:rPr>
            <w:bCs/>
          </w:rPr>
          <w:delText xml:space="preserve">predominance </w:delText>
        </w:r>
      </w:del>
      <w:r w:rsidR="00AF2B88">
        <w:rPr>
          <w:bCs/>
        </w:rPr>
        <w:t xml:space="preserve">of reach-level random effects—particularly random slopes—in explaining spawn timing variation. </w:t>
      </w:r>
      <w:r w:rsidR="00281319" w:rsidRPr="00281319">
        <w:rPr>
          <w:bCs/>
        </w:rPr>
        <w:t>The high ICC (0.98) confirms that spawn timing is strongly clustered within stream reaches — redd</w:t>
      </w:r>
      <w:ins w:id="237" w:author="Isaak, Daniel - FS, ID" w:date="2026-03-25T15:14:00Z">
        <w:r w:rsidR="009F7533">
          <w:rPr>
            <w:bCs/>
          </w:rPr>
          <w:t xml:space="preserve"> date</w:t>
        </w:r>
      </w:ins>
      <w:r w:rsidR="00281319" w:rsidRPr="00281319">
        <w:rPr>
          <w:bCs/>
        </w:rPr>
        <w:t xml:space="preserve">s from the same COMID are </w:t>
      </w:r>
      <w:del w:id="238" w:author="Isaak, Daniel - FS, ID" w:date="2026-03-25T15:14:00Z">
        <w:r w:rsidR="00281319" w:rsidRPr="00281319" w:rsidDel="009F7533">
          <w:rPr>
            <w:bCs/>
          </w:rPr>
          <w:delText xml:space="preserve">far </w:delText>
        </w:r>
      </w:del>
      <w:r w:rsidR="00281319" w:rsidRPr="00281319">
        <w:rPr>
          <w:bCs/>
        </w:rPr>
        <w:t>more similar t</w:t>
      </w:r>
      <w:ins w:id="239" w:author="Isaak, Daniel - FS, ID" w:date="2026-03-25T15:14:00Z">
        <w:r w:rsidR="009F7533">
          <w:rPr>
            <w:bCs/>
          </w:rPr>
          <w:t xml:space="preserve">han those </w:t>
        </w:r>
      </w:ins>
      <w:del w:id="240" w:author="Isaak, Daniel - FS, ID" w:date="2026-03-25T15:14:00Z">
        <w:r w:rsidR="00281319" w:rsidRPr="00281319" w:rsidDel="009F7533">
          <w:rPr>
            <w:bCs/>
          </w:rPr>
          <w:delText xml:space="preserve">o each other than to redds </w:delText>
        </w:r>
      </w:del>
      <w:r w:rsidR="00281319" w:rsidRPr="00281319">
        <w:rPr>
          <w:bCs/>
        </w:rPr>
        <w:t>from different COMIDs, reflecting persistent reach-level habitat signatures that structure timing across years</w:t>
      </w:r>
      <w:r w:rsidR="00AF2B88">
        <w:rPr>
          <w:bCs/>
        </w:rPr>
        <w:t>.</w:t>
      </w:r>
      <w:ins w:id="241" w:author="Isaak, Daniel - FS, ID" w:date="2026-03-25T15:29:00Z">
        <w:r w:rsidR="008D1979">
          <w:rPr>
            <w:bCs/>
          </w:rPr>
          <w:t xml:space="preserve"> </w:t>
        </w:r>
      </w:ins>
    </w:p>
    <w:p w14:paraId="63072EB2" w14:textId="024D183B" w:rsidR="00AE2F22" w:rsidRPr="00613FB6" w:rsidRDefault="00AE2F22" w:rsidP="007E4777">
      <w:pPr>
        <w:ind w:firstLine="720"/>
        <w:rPr>
          <w:bCs/>
        </w:rPr>
      </w:pPr>
      <w:commentRangeStart w:id="242"/>
      <w:r w:rsidRPr="00613FB6">
        <w:rPr>
          <w:bCs/>
        </w:rPr>
        <w:t xml:space="preserve">Model diagnostics indicated </w:t>
      </w:r>
      <w:commentRangeEnd w:id="242"/>
      <w:r w:rsidR="009F7533">
        <w:rPr>
          <w:rStyle w:val="CommentReference"/>
        </w:rPr>
        <w:commentReference w:id="242"/>
      </w:r>
      <w:r w:rsidRPr="00613FB6">
        <w:rPr>
          <w:bCs/>
        </w:rPr>
        <w:t xml:space="preserve">strong </w:t>
      </w:r>
      <w:r w:rsidR="00281319">
        <w:rPr>
          <w:bCs/>
        </w:rPr>
        <w:t xml:space="preserve">overall </w:t>
      </w:r>
      <w:r w:rsidRPr="00613FB6">
        <w:rPr>
          <w:bCs/>
        </w:rPr>
        <w:t xml:space="preserve">performance </w:t>
      </w:r>
      <w:r w:rsidR="008441CD" w:rsidRPr="00613FB6">
        <w:rPr>
          <w:bCs/>
        </w:rPr>
        <w:t>(</w:t>
      </w:r>
      <w:r w:rsidR="00283F57" w:rsidRPr="00ED3769">
        <w:rPr>
          <w:bCs/>
        </w:rPr>
        <w:t>Figure A4.</w:t>
      </w:r>
      <w:r w:rsidR="00A023CD" w:rsidRPr="00ED3769">
        <w:rPr>
          <w:bCs/>
        </w:rPr>
        <w:t>1</w:t>
      </w:r>
      <w:r w:rsidR="008441CD" w:rsidRPr="00613FB6">
        <w:rPr>
          <w:bCs/>
        </w:rPr>
        <w:t>)</w:t>
      </w:r>
      <w:r w:rsidRPr="00613FB6">
        <w:rPr>
          <w:bCs/>
        </w:rPr>
        <w:t xml:space="preserve">. </w:t>
      </w:r>
      <w:r w:rsidR="00281319" w:rsidRPr="00281319">
        <w:rPr>
          <w:bCs/>
        </w:rPr>
        <w:t xml:space="preserve">The posterior predictive check showed excellent agreement between observed and model-predicted distributions of spawn timing. Collinearity was low, with VIFs for all fixed effects below </w:t>
      </w:r>
      <w:r w:rsidR="00281319">
        <w:rPr>
          <w:bCs/>
        </w:rPr>
        <w:t>2</w:t>
      </w:r>
      <w:r w:rsidR="00281319" w:rsidRPr="00281319">
        <w:rPr>
          <w:bCs/>
        </w:rPr>
        <w:t>.</w:t>
      </w:r>
      <w:r w:rsidR="00281319">
        <w:rPr>
          <w:bCs/>
        </w:rPr>
        <w:t xml:space="preserve"> </w:t>
      </w:r>
      <w:r w:rsidR="00283F57" w:rsidRPr="00613FB6">
        <w:rPr>
          <w:bCs/>
        </w:rPr>
        <w:t xml:space="preserve">Residual plots revealed </w:t>
      </w:r>
      <w:r w:rsidR="00281319">
        <w:rPr>
          <w:bCs/>
        </w:rPr>
        <w:t xml:space="preserve">mild </w:t>
      </w:r>
      <w:r w:rsidR="00283F57" w:rsidRPr="00613FB6">
        <w:rPr>
          <w:bCs/>
        </w:rPr>
        <w:t>h</w:t>
      </w:r>
      <w:r w:rsidR="00281319">
        <w:rPr>
          <w:bCs/>
        </w:rPr>
        <w:t>eteros</w:t>
      </w:r>
      <w:r w:rsidR="00283F57" w:rsidRPr="00613FB6">
        <w:rPr>
          <w:bCs/>
        </w:rPr>
        <w:t>cedasticity</w:t>
      </w:r>
      <w:r w:rsidR="00281319">
        <w:rPr>
          <w:bCs/>
        </w:rPr>
        <w:t xml:space="preserve"> with slight funneling at lower values, likely reflecting </w:t>
      </w:r>
      <w:r w:rsidR="00283F57" w:rsidRPr="00613FB6">
        <w:rPr>
          <w:bCs/>
        </w:rPr>
        <w:t>skew in early spawn dates rather than model misspecification. The normal</w:t>
      </w:r>
      <w:r w:rsidR="00281319">
        <w:rPr>
          <w:bCs/>
        </w:rPr>
        <w:t>ity</w:t>
      </w:r>
      <w:r w:rsidR="00283F57" w:rsidRPr="00613FB6">
        <w:rPr>
          <w:bCs/>
        </w:rPr>
        <w:t xml:space="preserve"> Q-Q plot </w:t>
      </w:r>
      <w:r w:rsidR="00281319">
        <w:rPr>
          <w:bCs/>
        </w:rPr>
        <w:t xml:space="preserve">showed moderate </w:t>
      </w:r>
      <w:r w:rsidR="00283F57" w:rsidRPr="00613FB6">
        <w:rPr>
          <w:bCs/>
        </w:rPr>
        <w:t>tail</w:t>
      </w:r>
      <w:r w:rsidR="00281319">
        <w:rPr>
          <w:bCs/>
        </w:rPr>
        <w:t xml:space="preserve"> departures</w:t>
      </w:r>
      <w:r w:rsidR="00283F57" w:rsidRPr="00613FB6">
        <w:rPr>
          <w:bCs/>
        </w:rPr>
        <w:t xml:space="preserve">, </w:t>
      </w:r>
      <w:r w:rsidR="00281319">
        <w:rPr>
          <w:bCs/>
        </w:rPr>
        <w:t>indicating the Gaussian error assumption is imperfect but sufficient for inference</w:t>
      </w:r>
      <w:r w:rsidR="00283F57" w:rsidRPr="00613FB6">
        <w:rPr>
          <w:bCs/>
        </w:rPr>
        <w:t xml:space="preserve">. Random effect Q-Q plots for both intercepts and slopes </w:t>
      </w:r>
      <w:r w:rsidR="00281319">
        <w:rPr>
          <w:bCs/>
        </w:rPr>
        <w:t>tracked the diagonal with modest tail departures</w:t>
      </w:r>
      <w:r w:rsidR="00283F57" w:rsidRPr="00613FB6">
        <w:rPr>
          <w:bCs/>
        </w:rPr>
        <w:t>.</w:t>
      </w:r>
      <w:r w:rsidRPr="00613FB6">
        <w:rPr>
          <w:bCs/>
        </w:rPr>
        <w:t xml:space="preserve"> </w:t>
      </w:r>
      <w:proofErr w:type="spellStart"/>
      <w:r w:rsidR="00281319" w:rsidRPr="00281319">
        <w:rPr>
          <w:bCs/>
        </w:rPr>
        <w:t>DHARMa</w:t>
      </w:r>
      <w:proofErr w:type="spellEnd"/>
      <w:r w:rsidR="00281319" w:rsidRPr="00281319">
        <w:rPr>
          <w:bCs/>
        </w:rPr>
        <w:t xml:space="preserve"> simulated residual diagnostics flagged several omnibus tests as significant (KS test p ≈ 0, dispersion p = 0.004, outlier p = 1 × 10⁻⁵); with n = 3,016 observations, however, </w:t>
      </w:r>
      <w:proofErr w:type="spellStart"/>
      <w:r w:rsidR="00281319" w:rsidRPr="00281319">
        <w:rPr>
          <w:bCs/>
        </w:rPr>
        <w:t>DHARMa's</w:t>
      </w:r>
      <w:proofErr w:type="spellEnd"/>
      <w:r w:rsidR="00281319" w:rsidRPr="00281319">
        <w:rPr>
          <w:bCs/>
        </w:rPr>
        <w:t xml:space="preserve"> tests readily detect minor deviations that carry little practical inferential consequence.</w:t>
      </w:r>
    </w:p>
    <w:p w14:paraId="79C7F10A" w14:textId="77777777" w:rsidR="00CD6A4D" w:rsidRDefault="00CD6A4D" w:rsidP="007E4777">
      <w:pPr>
        <w:rPr>
          <w:b/>
        </w:rPr>
      </w:pPr>
    </w:p>
    <w:p w14:paraId="5328AF24" w14:textId="67E8FA46" w:rsidR="00AE2F22" w:rsidRPr="00ED3769" w:rsidRDefault="00AE2F22" w:rsidP="007E4777">
      <w:pPr>
        <w:rPr>
          <w:b/>
          <w:i/>
          <w:iCs/>
        </w:rPr>
      </w:pPr>
      <w:r w:rsidRPr="00ED3769">
        <w:rPr>
          <w:b/>
          <w:i/>
          <w:iCs/>
        </w:rPr>
        <w:t>Population-level effects</w:t>
      </w:r>
    </w:p>
    <w:p w14:paraId="4D2B1518" w14:textId="124CC632" w:rsidR="0010710C" w:rsidRPr="00613FB6" w:rsidRDefault="00AE2F22" w:rsidP="007E4777">
      <w:pPr>
        <w:rPr>
          <w:bCs/>
        </w:rPr>
      </w:pPr>
      <w:r w:rsidRPr="00613FB6">
        <w:rPr>
          <w:bCs/>
        </w:rPr>
        <w:t xml:space="preserve">We estimated marginal mean </w:t>
      </w:r>
      <w:r w:rsidR="0059488C" w:rsidRPr="00613FB6">
        <w:rPr>
          <w:bCs/>
        </w:rPr>
        <w:t>spawn timing</w:t>
      </w:r>
      <w:r w:rsidRPr="00613FB6">
        <w:rPr>
          <w:bCs/>
        </w:rPr>
        <w:t xml:space="preserve"> at each factor level</w:t>
      </w:r>
      <w:r w:rsidR="00ED3769">
        <w:rPr>
          <w:bCs/>
        </w:rPr>
        <w:t xml:space="preserve"> and</w:t>
      </w:r>
      <w:r w:rsidRPr="00613FB6">
        <w:rPr>
          <w:bCs/>
        </w:rPr>
        <w:t xml:space="preserve"> averag</w:t>
      </w:r>
      <w:r w:rsidR="00ED3769">
        <w:rPr>
          <w:bCs/>
        </w:rPr>
        <w:t>ed</w:t>
      </w:r>
      <w:r w:rsidRPr="00613FB6">
        <w:rPr>
          <w:bCs/>
        </w:rPr>
        <w:t xml:space="preserve"> </w:t>
      </w:r>
      <w:r w:rsidR="005A5A34">
        <w:rPr>
          <w:bCs/>
        </w:rPr>
        <w:t xml:space="preserve">it </w:t>
      </w:r>
      <w:r w:rsidRPr="00613FB6">
        <w:rPr>
          <w:bCs/>
        </w:rPr>
        <w:t xml:space="preserve">over the random effects, to provide an overall estimate of the effect in the population. </w:t>
      </w:r>
      <w:bookmarkStart w:id="243" w:name="_Hlk221626482"/>
      <w:r w:rsidR="0059488C" w:rsidRPr="00613FB6">
        <w:rPr>
          <w:bCs/>
        </w:rPr>
        <w:t xml:space="preserve">We observed significant differences in spawn timing between many stream pairs </w:t>
      </w:r>
      <w:bookmarkEnd w:id="243"/>
      <w:r w:rsidR="0059488C" w:rsidRPr="00613FB6">
        <w:rPr>
          <w:bCs/>
        </w:rPr>
        <w:t>(</w:t>
      </w:r>
      <w:r w:rsidR="0059488C" w:rsidRPr="00ED3769">
        <w:rPr>
          <w:bCs/>
        </w:rPr>
        <w:t>Figure 4A</w:t>
      </w:r>
      <w:r w:rsidR="00A023CD" w:rsidRPr="00613FB6">
        <w:rPr>
          <w:bCs/>
        </w:rPr>
        <w:t>; Table A4.3</w:t>
      </w:r>
      <w:r w:rsidR="0059488C" w:rsidRPr="00613FB6">
        <w:rPr>
          <w:bCs/>
        </w:rPr>
        <w:t xml:space="preserve">), particularly in Loon Creek (later spawning) compared to Sulphur Creek (earlier spawning). For example, fish in Loon Creek spawned significantly </w:t>
      </w:r>
      <w:r w:rsidR="00A511BA">
        <w:rPr>
          <w:bCs/>
        </w:rPr>
        <w:t xml:space="preserve">later </w:t>
      </w:r>
      <w:r w:rsidR="005A5A34">
        <w:rPr>
          <w:bCs/>
        </w:rPr>
        <w:t xml:space="preserve">compared to fish </w:t>
      </w:r>
      <w:r w:rsidR="0059488C" w:rsidRPr="00613FB6">
        <w:rPr>
          <w:bCs/>
        </w:rPr>
        <w:t xml:space="preserve">in Bear Valley, Camas, or Elk </w:t>
      </w:r>
      <w:r w:rsidR="005A5A34">
        <w:rPr>
          <w:bCs/>
        </w:rPr>
        <w:t>c</w:t>
      </w:r>
      <w:r w:rsidR="0059488C" w:rsidRPr="00613FB6">
        <w:rPr>
          <w:bCs/>
        </w:rPr>
        <w:t>reek</w:t>
      </w:r>
      <w:r w:rsidR="005A5A34">
        <w:rPr>
          <w:bCs/>
        </w:rPr>
        <w:t>s</w:t>
      </w:r>
      <w:r w:rsidR="0059488C" w:rsidRPr="00613FB6">
        <w:rPr>
          <w:bCs/>
        </w:rPr>
        <w:t>, while Sulphur Creek exhibited significantly earlier spawn timing than all other streams except Elk Creek.</w:t>
      </w:r>
    </w:p>
    <w:p w14:paraId="7FA0BA4E" w14:textId="53EEF6FA" w:rsidR="000C552A" w:rsidRPr="00613FB6" w:rsidRDefault="00AE2F22" w:rsidP="007E4777">
      <w:pPr>
        <w:ind w:firstLine="720"/>
        <w:rPr>
          <w:bCs/>
        </w:rPr>
      </w:pPr>
      <w:r w:rsidRPr="00613FB6">
        <w:rPr>
          <w:bCs/>
        </w:rPr>
        <w:t xml:space="preserve">There was a </w:t>
      </w:r>
      <w:commentRangeStart w:id="244"/>
      <w:r w:rsidRPr="00613FB6">
        <w:rPr>
          <w:bCs/>
        </w:rPr>
        <w:t>clear trend toward later spawning over the four-year period (</w:t>
      </w:r>
      <w:r w:rsidR="003C4FE6" w:rsidRPr="00ED3769">
        <w:rPr>
          <w:bCs/>
        </w:rPr>
        <w:t xml:space="preserve">Figure </w:t>
      </w:r>
      <w:r w:rsidR="00225BCA" w:rsidRPr="00ED3769">
        <w:rPr>
          <w:bCs/>
        </w:rPr>
        <w:t>4</w:t>
      </w:r>
      <w:r w:rsidR="0059488C" w:rsidRPr="00ED3769">
        <w:rPr>
          <w:bCs/>
        </w:rPr>
        <w:t>B</w:t>
      </w:r>
      <w:r w:rsidR="00A023CD" w:rsidRPr="00ED3769">
        <w:rPr>
          <w:bCs/>
        </w:rPr>
        <w:t>; Table A4.4</w:t>
      </w:r>
      <w:r w:rsidR="0059488C" w:rsidRPr="00613FB6">
        <w:rPr>
          <w:bCs/>
        </w:rPr>
        <w:t>)</w:t>
      </w:r>
      <w:r w:rsidRPr="00613FB6">
        <w:rPr>
          <w:bCs/>
        </w:rPr>
        <w:t xml:space="preserve">. </w:t>
      </w:r>
      <w:commentRangeEnd w:id="244"/>
      <w:r w:rsidR="008D1979">
        <w:rPr>
          <w:rStyle w:val="CommentReference"/>
        </w:rPr>
        <w:commentReference w:id="244"/>
      </w:r>
      <w:r w:rsidRPr="00613FB6">
        <w:rPr>
          <w:bCs/>
        </w:rPr>
        <w:t xml:space="preserve">Spawning in 2005 occurred significantly later than in all previous years. </w:t>
      </w:r>
      <w:r w:rsidR="00225BCA" w:rsidRPr="00613FB6">
        <w:rPr>
          <w:bCs/>
        </w:rPr>
        <w:t>Although d</w:t>
      </w:r>
      <w:r w:rsidRPr="00613FB6">
        <w:rPr>
          <w:bCs/>
        </w:rPr>
        <w:t>ifferences between 2002 and 2003 were not statistically significant, later years (2004 and especially 2005) were associated with progressive</w:t>
      </w:r>
      <w:r w:rsidR="00225BCA" w:rsidRPr="00613FB6">
        <w:rPr>
          <w:bCs/>
        </w:rPr>
        <w:t xml:space="preserve">ly later </w:t>
      </w:r>
      <w:r w:rsidRPr="00613FB6">
        <w:rPr>
          <w:bCs/>
        </w:rPr>
        <w:t>mean spawn timing.</w:t>
      </w:r>
    </w:p>
    <w:p w14:paraId="2BFCEA83" w14:textId="48DD6591" w:rsidR="00EE26BE" w:rsidDel="005112F6" w:rsidRDefault="00AE2F22" w:rsidP="007E4777">
      <w:pPr>
        <w:ind w:firstLine="720"/>
        <w:rPr>
          <w:del w:id="245" w:author="Isaak, Daniel - FS, ID" w:date="2026-03-25T15:35:00Z"/>
          <w:bCs/>
        </w:rPr>
      </w:pPr>
      <w:moveFromRangeStart w:id="246" w:author="Isaak, Daniel - FS, ID" w:date="2026-03-25T15:33:00Z" w:name="move225345203"/>
      <w:moveFrom w:id="247" w:author="Isaak, Daniel - FS, ID" w:date="2026-03-25T15:33:00Z">
        <w:r w:rsidRPr="00613FB6" w:rsidDel="005112F6">
          <w:rPr>
            <w:bCs/>
          </w:rPr>
          <w:t xml:space="preserve">Stream-specific predictions </w:t>
        </w:r>
        <w:r w:rsidR="005A5A34" w:rsidDel="005112F6">
          <w:rPr>
            <w:bCs/>
          </w:rPr>
          <w:t xml:space="preserve">revealed </w:t>
        </w:r>
        <w:r w:rsidRPr="00613FB6" w:rsidDel="005112F6">
          <w:rPr>
            <w:bCs/>
          </w:rPr>
          <w:t>a consistent pattern: spawn timing increase</w:t>
        </w:r>
        <w:r w:rsidR="005A5A34" w:rsidDel="005112F6">
          <w:rPr>
            <w:bCs/>
          </w:rPr>
          <w:t>d</w:t>
        </w:r>
        <w:r w:rsidRPr="00613FB6" w:rsidDel="005112F6">
          <w:rPr>
            <w:bCs/>
          </w:rPr>
          <w:t xml:space="preserve"> nonlinearly with 90-day mean </w:t>
        </w:r>
        <w:r w:rsidR="00F40C69" w:rsidDel="005112F6">
          <w:rPr>
            <w:bCs/>
          </w:rPr>
          <w:t>antecedent</w:t>
        </w:r>
        <w:r w:rsidR="008012B4" w:rsidDel="005112F6">
          <w:rPr>
            <w:bCs/>
          </w:rPr>
          <w:t xml:space="preserve"> </w:t>
        </w:r>
        <w:r w:rsidRPr="00613FB6" w:rsidDel="005112F6">
          <w:rPr>
            <w:bCs/>
          </w:rPr>
          <w:t xml:space="preserve">stream </w:t>
        </w:r>
        <w:r w:rsidR="005A5A34" w:rsidRPr="00613FB6" w:rsidDel="005112F6">
          <w:rPr>
            <w:bCs/>
          </w:rPr>
          <w:t>temperature and</w:t>
        </w:r>
        <w:r w:rsidR="005A5A34" w:rsidDel="005112F6">
          <w:rPr>
            <w:bCs/>
          </w:rPr>
          <w:t xml:space="preserve"> </w:t>
        </w:r>
        <w:r w:rsidRPr="00613FB6" w:rsidDel="005112F6">
          <w:rPr>
            <w:bCs/>
          </w:rPr>
          <w:t>level</w:t>
        </w:r>
        <w:r w:rsidR="005A5A34" w:rsidDel="005112F6">
          <w:rPr>
            <w:bCs/>
          </w:rPr>
          <w:t>ed</w:t>
        </w:r>
        <w:r w:rsidRPr="00613FB6" w:rsidDel="005112F6">
          <w:rPr>
            <w:bCs/>
          </w:rPr>
          <w:t xml:space="preserve"> off at high temperatures (</w:t>
        </w:r>
        <w:r w:rsidRPr="00ED3769" w:rsidDel="005112F6">
          <w:rPr>
            <w:bCs/>
          </w:rPr>
          <w:t xml:space="preserve">Figure </w:t>
        </w:r>
        <w:r w:rsidR="00DC0800" w:rsidRPr="00ED3769" w:rsidDel="005112F6">
          <w:rPr>
            <w:bCs/>
          </w:rPr>
          <w:t>5</w:t>
        </w:r>
        <w:r w:rsidRPr="00613FB6" w:rsidDel="005112F6">
          <w:rPr>
            <w:bCs/>
          </w:rPr>
          <w:t xml:space="preserve">). Stream-to-stream variation in predicted timing reflects both fixed stream effects and COMID-specific random intercepts and slopes. Year-specific predictions similarly </w:t>
        </w:r>
        <w:r w:rsidR="005A5A34" w:rsidDel="005112F6">
          <w:rPr>
            <w:bCs/>
          </w:rPr>
          <w:t>exhibited</w:t>
        </w:r>
        <w:r w:rsidRPr="00613FB6" w:rsidDel="005112F6">
          <w:rPr>
            <w:bCs/>
          </w:rPr>
          <w:t xml:space="preserve"> consistent thermal responses across years, with modest </w:t>
        </w:r>
        <w:r w:rsidR="00FC0775" w:rsidDel="005112F6">
          <w:rPr>
            <w:bCs/>
          </w:rPr>
          <w:t>variation</w:t>
        </w:r>
        <w:r w:rsidR="00FC0775" w:rsidRPr="00613FB6" w:rsidDel="005112F6">
          <w:rPr>
            <w:bCs/>
          </w:rPr>
          <w:t xml:space="preserve"> </w:t>
        </w:r>
        <w:r w:rsidRPr="00613FB6" w:rsidDel="005112F6">
          <w:rPr>
            <w:bCs/>
          </w:rPr>
          <w:t xml:space="preserve">in average spawn timing </w:t>
        </w:r>
        <w:r w:rsidR="005A5A34" w:rsidDel="005112F6">
          <w:rPr>
            <w:bCs/>
          </w:rPr>
          <w:t xml:space="preserve">because of </w:t>
        </w:r>
        <w:r w:rsidRPr="00613FB6" w:rsidDel="005112F6">
          <w:rPr>
            <w:bCs/>
          </w:rPr>
          <w:t xml:space="preserve">year effects. </w:t>
        </w:r>
      </w:moveFrom>
      <w:moveFromRangeEnd w:id="246"/>
    </w:p>
    <w:p w14:paraId="4BB0454D" w14:textId="77777777" w:rsidR="00EE26BE" w:rsidRPr="00613FB6" w:rsidRDefault="00EE26BE" w:rsidP="007E4777">
      <w:pPr>
        <w:ind w:firstLine="720"/>
        <w:rPr>
          <w:bCs/>
        </w:rPr>
      </w:pPr>
    </w:p>
    <w:p w14:paraId="771C7785" w14:textId="4A143878" w:rsidR="00AE2F22" w:rsidRPr="00ED3769" w:rsidRDefault="00AE2F22" w:rsidP="007E4777">
      <w:pPr>
        <w:rPr>
          <w:b/>
          <w:i/>
          <w:iCs/>
        </w:rPr>
      </w:pPr>
      <w:bookmarkStart w:id="248" w:name="_Hlk211944236"/>
      <w:r w:rsidRPr="00ED3769">
        <w:rPr>
          <w:b/>
          <w:i/>
          <w:iCs/>
        </w:rPr>
        <w:t>Group-level effects (</w:t>
      </w:r>
      <w:r w:rsidR="00D365CD" w:rsidRPr="00ED3769">
        <w:rPr>
          <w:b/>
          <w:i/>
          <w:iCs/>
        </w:rPr>
        <w:t xml:space="preserve">COMID </w:t>
      </w:r>
      <w:r w:rsidRPr="00ED3769">
        <w:rPr>
          <w:b/>
          <w:i/>
          <w:iCs/>
        </w:rPr>
        <w:t xml:space="preserve">deviations from </w:t>
      </w:r>
      <w:r w:rsidR="00D365CD" w:rsidRPr="00ED3769">
        <w:rPr>
          <w:b/>
          <w:i/>
          <w:iCs/>
        </w:rPr>
        <w:t>population</w:t>
      </w:r>
      <w:r w:rsidRPr="00ED3769">
        <w:rPr>
          <w:b/>
          <w:i/>
          <w:iCs/>
        </w:rPr>
        <w:t xml:space="preserve"> effects)</w:t>
      </w:r>
    </w:p>
    <w:p w14:paraId="61D0EFB3" w14:textId="3B2C90F4" w:rsidR="00802909" w:rsidRPr="00802909" w:rsidRDefault="00AE2F22" w:rsidP="007E4777">
      <w:pPr>
        <w:rPr>
          <w:bCs/>
        </w:rPr>
      </w:pPr>
      <w:r w:rsidRPr="00613FB6">
        <w:rPr>
          <w:bCs/>
        </w:rPr>
        <w:t>Random intercepts and slopes</w:t>
      </w:r>
      <w:r w:rsidR="00EE26BE">
        <w:rPr>
          <w:bCs/>
        </w:rPr>
        <w:t xml:space="preserve"> </w:t>
      </w:r>
      <w:r w:rsidRPr="00613FB6">
        <w:rPr>
          <w:bCs/>
        </w:rPr>
        <w:t>varied considerably among COMIDs</w:t>
      </w:r>
      <w:r w:rsidR="00802909">
        <w:rPr>
          <w:bCs/>
        </w:rPr>
        <w:t>, with substantial spread both within and between st</w:t>
      </w:r>
      <w:r w:rsidR="006A3F1E">
        <w:rPr>
          <w:bCs/>
        </w:rPr>
        <w:t>r</w:t>
      </w:r>
      <w:r w:rsidR="00802909">
        <w:rPr>
          <w:bCs/>
        </w:rPr>
        <w:t>eams</w:t>
      </w:r>
      <w:r w:rsidRPr="00613FB6">
        <w:rPr>
          <w:bCs/>
        </w:rPr>
        <w:t xml:space="preserve"> (</w:t>
      </w:r>
      <w:r w:rsidRPr="00ED3769">
        <w:rPr>
          <w:bCs/>
        </w:rPr>
        <w:t xml:space="preserve">Figure </w:t>
      </w:r>
      <w:r w:rsidR="00DC0800" w:rsidRPr="00ED3769">
        <w:rPr>
          <w:bCs/>
        </w:rPr>
        <w:t>6</w:t>
      </w:r>
      <w:r w:rsidRPr="00ED3769">
        <w:rPr>
          <w:bCs/>
        </w:rPr>
        <w:t>A</w:t>
      </w:r>
      <w:r w:rsidR="00802909">
        <w:rPr>
          <w:bCs/>
        </w:rPr>
        <w:t>, 6B</w:t>
      </w:r>
      <w:r w:rsidRPr="00613FB6">
        <w:rPr>
          <w:bCs/>
        </w:rPr>
        <w:t>).</w:t>
      </w:r>
      <w:r w:rsidR="008012B4">
        <w:rPr>
          <w:bCs/>
        </w:rPr>
        <w:t xml:space="preserve"> </w:t>
      </w:r>
      <w:r w:rsidR="00802909">
        <w:rPr>
          <w:bCs/>
        </w:rPr>
        <w:t>Random effects represent reach-level deviations in baseline</w:t>
      </w:r>
      <w:r w:rsidR="00FC0775">
        <w:rPr>
          <w:bCs/>
        </w:rPr>
        <w:t xml:space="preserve"> </w:t>
      </w:r>
      <w:r w:rsidR="00802909">
        <w:rPr>
          <w:bCs/>
        </w:rPr>
        <w:t xml:space="preserve">spawn timing </w:t>
      </w:r>
      <w:r w:rsidR="008D547E">
        <w:rPr>
          <w:bCs/>
        </w:rPr>
        <w:t>after accounting for fixed effects</w:t>
      </w:r>
      <w:r w:rsidR="00802909">
        <w:rPr>
          <w:bCs/>
        </w:rPr>
        <w:t>: a</w:t>
      </w:r>
      <w:r w:rsidR="008D547E" w:rsidRPr="008D547E">
        <w:rPr>
          <w:bCs/>
        </w:rPr>
        <w:t xml:space="preserve"> positive intercept indicates a reach where </w:t>
      </w:r>
      <w:r w:rsidR="00ED3769">
        <w:rPr>
          <w:bCs/>
        </w:rPr>
        <w:t>salmon</w:t>
      </w:r>
      <w:r w:rsidR="008D547E" w:rsidRPr="008D547E">
        <w:rPr>
          <w:bCs/>
        </w:rPr>
        <w:t xml:space="preserve"> tend</w:t>
      </w:r>
      <w:r w:rsidR="00E510F3">
        <w:rPr>
          <w:bCs/>
        </w:rPr>
        <w:t>ed</w:t>
      </w:r>
      <w:r w:rsidR="008D547E" w:rsidRPr="008D547E">
        <w:rPr>
          <w:bCs/>
        </w:rPr>
        <w:t xml:space="preserve"> to spawn later than expected given temperature, stream</w:t>
      </w:r>
      <w:r w:rsidR="00802909">
        <w:rPr>
          <w:bCs/>
        </w:rPr>
        <w:t xml:space="preserve"> identity</w:t>
      </w:r>
      <w:r w:rsidR="008D547E" w:rsidRPr="008D547E">
        <w:rPr>
          <w:bCs/>
        </w:rPr>
        <w:t>, and year</w:t>
      </w:r>
      <w:r w:rsidR="00802909">
        <w:rPr>
          <w:bCs/>
        </w:rPr>
        <w:t xml:space="preserve">; </w:t>
      </w:r>
      <w:r w:rsidR="008D547E" w:rsidRPr="008D547E">
        <w:rPr>
          <w:bCs/>
        </w:rPr>
        <w:t>a negative intercept indicate</w:t>
      </w:r>
      <w:r w:rsidR="00802909">
        <w:rPr>
          <w:bCs/>
        </w:rPr>
        <w:t>s</w:t>
      </w:r>
      <w:r w:rsidR="008D547E" w:rsidRPr="008D547E">
        <w:rPr>
          <w:bCs/>
        </w:rPr>
        <w:t xml:space="preserve"> earlier</w:t>
      </w:r>
      <w:r w:rsidR="00802909">
        <w:rPr>
          <w:bCs/>
        </w:rPr>
        <w:t>-</w:t>
      </w:r>
      <w:r w:rsidR="00ED3769">
        <w:rPr>
          <w:bCs/>
        </w:rPr>
        <w:t>than</w:t>
      </w:r>
      <w:r w:rsidR="00802909">
        <w:rPr>
          <w:bCs/>
        </w:rPr>
        <w:t>-</w:t>
      </w:r>
      <w:r w:rsidR="00ED3769">
        <w:rPr>
          <w:bCs/>
        </w:rPr>
        <w:t>expected</w:t>
      </w:r>
      <w:r w:rsidR="00802909">
        <w:rPr>
          <w:bCs/>
        </w:rPr>
        <w:t xml:space="preserve"> spawning.</w:t>
      </w:r>
      <w:r w:rsidR="008012B4">
        <w:rPr>
          <w:bCs/>
        </w:rPr>
        <w:t xml:space="preserve"> </w:t>
      </w:r>
      <w:r w:rsidR="008D547E">
        <w:rPr>
          <w:bCs/>
        </w:rPr>
        <w:t>R</w:t>
      </w:r>
      <w:r w:rsidR="008012B4">
        <w:rPr>
          <w:bCs/>
        </w:rPr>
        <w:t xml:space="preserve">andom slopes </w:t>
      </w:r>
      <w:r w:rsidR="00802909">
        <w:rPr>
          <w:bCs/>
        </w:rPr>
        <w:t xml:space="preserve">represent deviations in thermal sensitivity: </w:t>
      </w:r>
      <w:r w:rsidR="008D547E" w:rsidRPr="008D547E">
        <w:rPr>
          <w:bCs/>
        </w:rPr>
        <w:t>steeper slope</w:t>
      </w:r>
      <w:r w:rsidR="008336C8">
        <w:rPr>
          <w:bCs/>
        </w:rPr>
        <w:t>s</w:t>
      </w:r>
      <w:r w:rsidR="008D547E" w:rsidRPr="008D547E">
        <w:rPr>
          <w:bCs/>
        </w:rPr>
        <w:t xml:space="preserve"> indicat</w:t>
      </w:r>
      <w:r w:rsidR="00802909">
        <w:rPr>
          <w:bCs/>
        </w:rPr>
        <w:t>e</w:t>
      </w:r>
      <w:r w:rsidR="008D547E" w:rsidRPr="008D547E">
        <w:rPr>
          <w:bCs/>
        </w:rPr>
        <w:t xml:space="preserve"> </w:t>
      </w:r>
      <w:r w:rsidR="00802909">
        <w:rPr>
          <w:bCs/>
        </w:rPr>
        <w:t xml:space="preserve">stronger temperature </w:t>
      </w:r>
      <w:r w:rsidR="008D505C">
        <w:rPr>
          <w:bCs/>
        </w:rPr>
        <w:t>dependence;</w:t>
      </w:r>
      <w:r w:rsidR="00802909">
        <w:rPr>
          <w:bCs/>
        </w:rPr>
        <w:t xml:space="preserve"> </w:t>
      </w:r>
      <w:r w:rsidR="008D547E" w:rsidRPr="008D547E">
        <w:rPr>
          <w:bCs/>
        </w:rPr>
        <w:t xml:space="preserve">shallower slopes </w:t>
      </w:r>
      <w:r w:rsidR="008336C8">
        <w:rPr>
          <w:bCs/>
        </w:rPr>
        <w:t xml:space="preserve">reflect </w:t>
      </w:r>
      <w:r w:rsidR="008D547E" w:rsidRPr="008D547E">
        <w:rPr>
          <w:bCs/>
        </w:rPr>
        <w:t xml:space="preserve">weaker </w:t>
      </w:r>
      <w:r w:rsidR="008336C8">
        <w:rPr>
          <w:bCs/>
        </w:rPr>
        <w:t xml:space="preserve">or </w:t>
      </w:r>
      <w:r w:rsidR="008336C8" w:rsidRPr="008D547E">
        <w:rPr>
          <w:bCs/>
        </w:rPr>
        <w:t xml:space="preserve">buffered </w:t>
      </w:r>
      <w:r w:rsidR="008D547E" w:rsidRPr="008D547E">
        <w:rPr>
          <w:bCs/>
        </w:rPr>
        <w:t xml:space="preserve">responses. </w:t>
      </w:r>
      <w:r w:rsidR="00802909" w:rsidRPr="00802909">
        <w:rPr>
          <w:bCs/>
        </w:rPr>
        <w:t xml:space="preserve">Among-reach variance was substantial for both baseline timing (τ₀₀ = 128.20) and thermal sensitivity (τ₁₁ = 33.44), and the pattern of variation differed </w:t>
      </w:r>
      <w:r w:rsidR="00802909" w:rsidRPr="00802909">
        <w:rPr>
          <w:bCs/>
        </w:rPr>
        <w:lastRenderedPageBreak/>
        <w:t>among streams.</w:t>
      </w:r>
      <w:r w:rsidR="005E12DD">
        <w:rPr>
          <w:bCs/>
        </w:rPr>
        <w:t xml:space="preserve"> T</w:t>
      </w:r>
      <w:r w:rsidR="00802909" w:rsidRPr="00802909">
        <w:rPr>
          <w:bCs/>
        </w:rPr>
        <w:t xml:space="preserve">he intercept-slope correlation was strongly negative (ρ₀₁ = −0.83; Figure 6C), indicating that reaches with earlier baseline spawn timing exhibited </w:t>
      </w:r>
      <w:r w:rsidR="00505638">
        <w:rPr>
          <w:bCs/>
        </w:rPr>
        <w:t>strongly positive thermal responsiveness</w:t>
      </w:r>
      <w:r w:rsidR="00802909" w:rsidRPr="00802909">
        <w:rPr>
          <w:bCs/>
        </w:rPr>
        <w:t>. In contrast, later-spawning reaches exhibit</w:t>
      </w:r>
      <w:r w:rsidR="005E12DD">
        <w:rPr>
          <w:bCs/>
        </w:rPr>
        <w:t>ed</w:t>
      </w:r>
      <w:r w:rsidR="00802909" w:rsidRPr="00802909">
        <w:rPr>
          <w:bCs/>
        </w:rPr>
        <w:t xml:space="preserve"> shallower </w:t>
      </w:r>
      <w:r w:rsidR="00505638">
        <w:rPr>
          <w:bCs/>
        </w:rPr>
        <w:t xml:space="preserve">or negative </w:t>
      </w:r>
      <w:r w:rsidR="00802909" w:rsidRPr="00802909">
        <w:rPr>
          <w:bCs/>
        </w:rPr>
        <w:t xml:space="preserve">thermal </w:t>
      </w:r>
      <w:r w:rsidR="00505638" w:rsidRPr="00802909">
        <w:rPr>
          <w:bCs/>
        </w:rPr>
        <w:t>respons</w:t>
      </w:r>
      <w:r w:rsidR="00505638">
        <w:rPr>
          <w:bCs/>
        </w:rPr>
        <w:t>iveness</w:t>
      </w:r>
      <w:r w:rsidR="00802909" w:rsidRPr="00802909">
        <w:rPr>
          <w:bCs/>
        </w:rPr>
        <w:t>.</w:t>
      </w:r>
      <w:del w:id="249" w:author="Isaak, Daniel - FS, ID" w:date="2026-03-24T17:18:00Z">
        <w:r w:rsidR="00802909" w:rsidRPr="00802909" w:rsidDel="009B36AF">
          <w:rPr>
            <w:bCs/>
          </w:rPr>
          <w:delText> </w:delText>
        </w:r>
      </w:del>
    </w:p>
    <w:p w14:paraId="7EC08268" w14:textId="77777777" w:rsidR="00A24A53" w:rsidRPr="00A24A53" w:rsidRDefault="00802909" w:rsidP="00A24A53">
      <w:pPr>
        <w:rPr>
          <w:bCs/>
        </w:rPr>
      </w:pPr>
      <w:r>
        <w:rPr>
          <w:bCs/>
        </w:rPr>
        <w:tab/>
      </w:r>
      <w:r w:rsidR="00A24A53" w:rsidRPr="00A24A53">
        <w:rPr>
          <w:bCs/>
        </w:rPr>
        <w:t xml:space="preserve">Figure 6D translates these random effect patterns into predicted temperature–spawn timing relationships for individual COMIDs, illustrating how the combination of varying intercepts and slopes generates a diverse family of reach-specific trajectories around the population mean. The strength and shape of the temperature-spawn timing response vary substantially among reaches, likely reflecting fine-scale differences in physical conditions that mediate temperature response (e.g., hydrology, hydraulics, geomorphology) or that alter the thermal regime beyond our predicted values (e.g., local stream shading, thermal stratification within the flow, and hyporheic exchange as influenced by geology and geomorphology; Buffington and Tonina 2009; Tonina and Buffington </w:t>
      </w:r>
      <w:commentRangeStart w:id="250"/>
      <w:r w:rsidR="00A24A53" w:rsidRPr="00A24A53">
        <w:rPr>
          <w:bCs/>
        </w:rPr>
        <w:t>2009</w:t>
      </w:r>
      <w:commentRangeEnd w:id="250"/>
      <w:r w:rsidR="004B6F11">
        <w:rPr>
          <w:rStyle w:val="CommentReference"/>
        </w:rPr>
        <w:commentReference w:id="250"/>
      </w:r>
      <w:r w:rsidR="00A24A53" w:rsidRPr="00A24A53">
        <w:rPr>
          <w:bCs/>
        </w:rPr>
        <w:t>).</w:t>
      </w:r>
    </w:p>
    <w:bookmarkEnd w:id="248"/>
    <w:p w14:paraId="0AC40874" w14:textId="31DF6764" w:rsidR="00727099" w:rsidRDefault="00727099" w:rsidP="007E4777">
      <w:r>
        <w:br w:type="page"/>
      </w:r>
    </w:p>
    <w:p w14:paraId="26BA8097" w14:textId="551EECE7" w:rsidR="00780B7C" w:rsidRPr="007506E5" w:rsidRDefault="00ED5DD9" w:rsidP="00780B7C">
      <w:pPr>
        <w:rPr>
          <w:ins w:id="251" w:author="Thurow, Russ - FS, ID" w:date="2026-03-30T16:38:00Z"/>
        </w:rPr>
      </w:pPr>
      <w:r>
        <w:rPr>
          <w:b/>
          <w:bCs/>
        </w:rPr>
        <w:lastRenderedPageBreak/>
        <w:t>Discussion</w:t>
      </w:r>
      <w:r w:rsidR="00E730A7">
        <w:rPr>
          <w:b/>
          <w:bCs/>
        </w:rPr>
        <w:t xml:space="preserve">    </w:t>
      </w:r>
      <w:ins w:id="252" w:author="Thurow, Russ - FS, ID" w:date="2026-03-30T16:38:00Z">
        <w:r w:rsidR="00780B7C" w:rsidRPr="007506E5">
          <w:t>*RT edit</w:t>
        </w:r>
        <w:r w:rsidR="007506E5">
          <w:t>ed the Discussion</w:t>
        </w:r>
      </w:ins>
      <w:ins w:id="253" w:author="Thurow, Russ - FS, ID" w:date="2026-03-30T16:39:00Z">
        <w:r w:rsidR="007506E5">
          <w:t>*</w:t>
        </w:r>
      </w:ins>
    </w:p>
    <w:p w14:paraId="6A90FC26" w14:textId="5BE3E0EB" w:rsidR="00E730A7" w:rsidRDefault="00E730A7" w:rsidP="007E4777">
      <w:pPr>
        <w:rPr>
          <w:bCs/>
          <w:iCs/>
        </w:rPr>
      </w:pPr>
    </w:p>
    <w:p w14:paraId="3D43FDCA" w14:textId="79CFB0B8" w:rsidR="00B623DF" w:rsidRPr="00B623DF" w:rsidRDefault="00FA3040" w:rsidP="007E4777">
      <w:pPr>
        <w:rPr>
          <w:bCs/>
        </w:rPr>
      </w:pPr>
      <w:r>
        <w:t xml:space="preserve">We analyzed a highly spatially and temporally resolved dataset </w:t>
      </w:r>
      <w:r w:rsidR="008D505C">
        <w:t xml:space="preserve">with </w:t>
      </w:r>
      <w:r>
        <w:t>3,0</w:t>
      </w:r>
      <w:r w:rsidR="00E06293">
        <w:t>16</w:t>
      </w:r>
      <w:r>
        <w:t xml:space="preserve"> Chinook salmon redds </w:t>
      </w:r>
      <w:r w:rsidR="008D505C">
        <w:t xml:space="preserve">georeferenced </w:t>
      </w:r>
      <w:r>
        <w:t xml:space="preserve">across </w:t>
      </w:r>
      <w:r w:rsidR="00B546D0">
        <w:t>eight</w:t>
      </w:r>
      <w:r>
        <w:t xml:space="preserve"> streams </w:t>
      </w:r>
      <w:r w:rsidR="001873E5">
        <w:t>over</w:t>
      </w:r>
      <w:r>
        <w:t xml:space="preserve"> four years to investigate </w:t>
      </w:r>
      <w:r w:rsidR="00845D03">
        <w:t xml:space="preserve">Chinook salmon </w:t>
      </w:r>
      <w:r>
        <w:t xml:space="preserve">phenotypic diversity and the environmental determinants of spawn timing. </w:t>
      </w:r>
      <w:r w:rsidR="00084166">
        <w:t>A natural spline formulation of a</w:t>
      </w:r>
      <w:r>
        <w:t xml:space="preserve">ntecedent </w:t>
      </w:r>
      <w:r w:rsidR="00845D03">
        <w:t xml:space="preserve">90-day </w:t>
      </w:r>
      <w:proofErr w:type="gramStart"/>
      <w:r w:rsidR="00845D03">
        <w:t>mean</w:t>
      </w:r>
      <w:proofErr w:type="gramEnd"/>
      <w:r w:rsidR="00845D03">
        <w:t xml:space="preserve"> water </w:t>
      </w:r>
      <w:r>
        <w:t>temperature</w:t>
      </w:r>
      <w:r w:rsidR="008D505C">
        <w:t xml:space="preserve"> </w:t>
      </w:r>
      <w:r w:rsidR="00084166">
        <w:t>captur</w:t>
      </w:r>
      <w:r w:rsidR="008D505C">
        <w:t>ed</w:t>
      </w:r>
      <w:r w:rsidR="00084166">
        <w:t xml:space="preserve"> a strong nonlinear increase in spawn timing that leveled off at warm sites</w:t>
      </w:r>
      <w:r w:rsidR="008D505C">
        <w:t xml:space="preserve"> and </w:t>
      </w:r>
      <w:r w:rsidR="00084166">
        <w:t>emerged as the dominant population-level predictor</w:t>
      </w:r>
      <w:r w:rsidR="00845D03" w:rsidRPr="000359B1">
        <w:rPr>
          <w:bCs/>
        </w:rPr>
        <w:t>.</w:t>
      </w:r>
      <w:r w:rsidR="00845D03">
        <w:rPr>
          <w:bCs/>
        </w:rPr>
        <w:t xml:space="preserve"> </w:t>
      </w:r>
      <w:r w:rsidR="00845D03">
        <w:t xml:space="preserve">Our </w:t>
      </w:r>
      <w:r w:rsidR="00084166">
        <w:t xml:space="preserve">final </w:t>
      </w:r>
      <w:r>
        <w:t>l</w:t>
      </w:r>
      <w:r w:rsidRPr="000359B1">
        <w:rPr>
          <w:bCs/>
        </w:rPr>
        <w:t xml:space="preserve">inear mixed-effects models explained </w:t>
      </w:r>
      <w:r w:rsidR="00B0541D">
        <w:rPr>
          <w:bCs/>
        </w:rPr>
        <w:t>6</w:t>
      </w:r>
      <w:r w:rsidR="00084166">
        <w:rPr>
          <w:bCs/>
        </w:rPr>
        <w:t xml:space="preserve">0% of variance attributable to fixed effects and 99% when reach-level random effects were included </w:t>
      </w:r>
      <w:r w:rsidR="00084166" w:rsidRPr="00084166">
        <w:rPr>
          <w:bCs/>
        </w:rPr>
        <w:t>(marginal R² = 0.</w:t>
      </w:r>
      <w:r w:rsidR="00B0541D">
        <w:rPr>
          <w:bCs/>
        </w:rPr>
        <w:t>599</w:t>
      </w:r>
      <w:r w:rsidR="00084166" w:rsidRPr="00084166">
        <w:rPr>
          <w:bCs/>
        </w:rPr>
        <w:t>; conditional R² = 0.9</w:t>
      </w:r>
      <w:r w:rsidR="00B0541D">
        <w:rPr>
          <w:bCs/>
        </w:rPr>
        <w:t>90</w:t>
      </w:r>
      <w:r w:rsidR="00084166" w:rsidRPr="00084166">
        <w:rPr>
          <w:bCs/>
        </w:rPr>
        <w:t>), with RMSE of 1.71 days</w:t>
      </w:r>
      <w:r w:rsidR="008D505C">
        <w:rPr>
          <w:bCs/>
        </w:rPr>
        <w:t xml:space="preserve">. Our model </w:t>
      </w:r>
      <w:r w:rsidR="00084166" w:rsidRPr="00084166">
        <w:rPr>
          <w:bCs/>
        </w:rPr>
        <w:t>performance compare</w:t>
      </w:r>
      <w:r w:rsidR="008D505C">
        <w:rPr>
          <w:bCs/>
        </w:rPr>
        <w:t>d</w:t>
      </w:r>
      <w:r w:rsidR="00084166" w:rsidRPr="00084166">
        <w:rPr>
          <w:bCs/>
        </w:rPr>
        <w:t xml:space="preserve"> favorably to similar studies</w:t>
      </w:r>
      <w:r w:rsidR="00845D03">
        <w:rPr>
          <w:bCs/>
        </w:rPr>
        <w:t xml:space="preserve"> (e.g., </w:t>
      </w:r>
      <w:r w:rsidR="00845D03">
        <w:t>Lisi et al. 2013)</w:t>
      </w:r>
      <w:r w:rsidRPr="000359B1">
        <w:rPr>
          <w:bCs/>
        </w:rPr>
        <w:t xml:space="preserve">. </w:t>
      </w:r>
      <w:r w:rsidR="00084166">
        <w:rPr>
          <w:bCs/>
        </w:rPr>
        <w:t xml:space="preserve">The high ICC (0.98) </w:t>
      </w:r>
      <w:r w:rsidR="00084166" w:rsidRPr="00084166">
        <w:rPr>
          <w:bCs/>
        </w:rPr>
        <w:t xml:space="preserve">underscores that reach identity is the single strongest organizing principle of spawn timing variation: individual reaches have characteristic timing signatures that persist across years, </w:t>
      </w:r>
      <w:r w:rsidR="00213100">
        <w:rPr>
          <w:bCs/>
        </w:rPr>
        <w:t xml:space="preserve">likely </w:t>
      </w:r>
      <w:r w:rsidR="00084166" w:rsidRPr="00084166">
        <w:rPr>
          <w:bCs/>
        </w:rPr>
        <w:t>shaped by fixed</w:t>
      </w:r>
      <w:r w:rsidR="00962DAD">
        <w:rPr>
          <w:bCs/>
        </w:rPr>
        <w:t xml:space="preserve"> and dynamic</w:t>
      </w:r>
      <w:r w:rsidR="00084166" w:rsidRPr="00084166">
        <w:rPr>
          <w:bCs/>
        </w:rPr>
        <w:t xml:space="preserve"> habitat attributes, local thermal regimes, and unmeasured hydrologic and geomorphic processes. Reach-specific random slopes revealed pronounced heterogeneity in thermal sensitivity, with a strong negative intercept-slope correlation (ρ₀₁ = −0.83) indicating that earlier-spawning reaches are more thermally responsive than later-spawning ones. </w:t>
      </w:r>
      <w:r w:rsidR="00AF0DDC" w:rsidRPr="000359B1">
        <w:rPr>
          <w:bCs/>
        </w:rPr>
        <w:t xml:space="preserve">Together, these results </w:t>
      </w:r>
      <w:r w:rsidR="00213100">
        <w:rPr>
          <w:bCs/>
        </w:rPr>
        <w:t xml:space="preserve">suggest </w:t>
      </w:r>
      <w:r w:rsidR="00AF0DDC" w:rsidRPr="000359B1">
        <w:rPr>
          <w:bCs/>
        </w:rPr>
        <w:t>that fine-scale thermal heterogeneity</w:t>
      </w:r>
      <w:r w:rsidR="00084166">
        <w:rPr>
          <w:bCs/>
        </w:rPr>
        <w:t xml:space="preserve"> mediated by local geomorphic</w:t>
      </w:r>
      <w:r w:rsidR="00213100">
        <w:rPr>
          <w:bCs/>
        </w:rPr>
        <w:t xml:space="preserve">, </w:t>
      </w:r>
      <w:r w:rsidR="00084166">
        <w:rPr>
          <w:bCs/>
        </w:rPr>
        <w:t>hydrologic</w:t>
      </w:r>
      <w:r w:rsidR="00213100">
        <w:rPr>
          <w:bCs/>
        </w:rPr>
        <w:t>, and hyporheic</w:t>
      </w:r>
      <w:r w:rsidR="00084166">
        <w:rPr>
          <w:bCs/>
        </w:rPr>
        <w:t xml:space="preserve"> processes</w:t>
      </w:r>
      <w:r w:rsidR="008D505C">
        <w:rPr>
          <w:bCs/>
        </w:rPr>
        <w:t xml:space="preserve">, </w:t>
      </w:r>
      <w:r w:rsidR="00AF0DDC" w:rsidRPr="000359B1">
        <w:rPr>
          <w:bCs/>
        </w:rPr>
        <w:t xml:space="preserve">structures diverse </w:t>
      </w:r>
      <w:r w:rsidR="00AF0DDC">
        <w:rPr>
          <w:bCs/>
        </w:rPr>
        <w:t xml:space="preserve">Chinook </w:t>
      </w:r>
      <w:r w:rsidR="00AF0DDC" w:rsidRPr="000359B1">
        <w:rPr>
          <w:bCs/>
        </w:rPr>
        <w:t xml:space="preserve">salmon </w:t>
      </w:r>
      <w:r w:rsidR="00B623DF">
        <w:rPr>
          <w:bCs/>
        </w:rPr>
        <w:t xml:space="preserve">spatial and temporal </w:t>
      </w:r>
      <w:r w:rsidR="00AF0DDC" w:rsidRPr="000359B1">
        <w:rPr>
          <w:bCs/>
        </w:rPr>
        <w:t>spawning portfolios</w:t>
      </w:r>
      <w:r w:rsidR="00AF0DDC">
        <w:rPr>
          <w:bCs/>
        </w:rPr>
        <w:t xml:space="preserve"> at both stream and reach scales</w:t>
      </w:r>
      <w:r w:rsidR="00AF0DDC" w:rsidRPr="000359B1">
        <w:rPr>
          <w:bCs/>
        </w:rPr>
        <w:t>.</w:t>
      </w:r>
      <w:r w:rsidR="00B623DF">
        <w:rPr>
          <w:bCs/>
        </w:rPr>
        <w:t xml:space="preserve"> </w:t>
      </w:r>
    </w:p>
    <w:p w14:paraId="1DC1891B" w14:textId="6789089F" w:rsidR="00FA3040" w:rsidRDefault="00DA0846" w:rsidP="007E4777">
      <w:pPr>
        <w:autoSpaceDE w:val="0"/>
        <w:autoSpaceDN w:val="0"/>
        <w:adjustRightInd w:val="0"/>
        <w:ind w:firstLine="720"/>
      </w:pPr>
      <w:r>
        <w:t xml:space="preserve">Multiple studies have </w:t>
      </w:r>
      <w:r w:rsidR="006A654A">
        <w:t xml:space="preserve">proposed </w:t>
      </w:r>
      <w:r>
        <w:t>a causal relation between the thermal regime during incubation and tim</w:t>
      </w:r>
      <w:r w:rsidR="008D505C">
        <w:t>ing</w:t>
      </w:r>
      <w:r>
        <w:t xml:space="preserve"> of adult spawning (Heggberget 19</w:t>
      </w:r>
      <w:r w:rsidR="006A654A">
        <w:t>8</w:t>
      </w:r>
      <w:r>
        <w:t>8; Brannon et al. 2005). As Brannon stated, “</w:t>
      </w:r>
      <w:r w:rsidRPr="00DA0846">
        <w:rPr>
          <w:i/>
          <w:iCs/>
        </w:rPr>
        <w:t>The controlling mechanism in spawn timing, however, is the timing of fry emergence, which translates into fitness</w:t>
      </w:r>
      <w:r w:rsidRPr="00782EB8">
        <w:t>.</w:t>
      </w:r>
      <w:r>
        <w:t xml:space="preserve">” </w:t>
      </w:r>
      <w:r w:rsidR="00282DA0">
        <w:t>O</w:t>
      </w:r>
      <w:r>
        <w:t>ur analysis of different pre</w:t>
      </w:r>
      <w:r w:rsidR="00DC055A">
        <w:t>-</w:t>
      </w:r>
      <w:r>
        <w:t xml:space="preserve"> and post</w:t>
      </w:r>
      <w:r w:rsidR="00DC055A">
        <w:t>-</w:t>
      </w:r>
      <w:r>
        <w:t xml:space="preserve"> spawn metrics</w:t>
      </w:r>
      <w:r w:rsidR="006A654A">
        <w:t>, however,</w:t>
      </w:r>
      <w:r>
        <w:t xml:space="preserve"> d</w:t>
      </w:r>
      <w:r w:rsidR="006A654A">
        <w:t>o</w:t>
      </w:r>
      <w:r w:rsidR="00282DA0">
        <w:t>es</w:t>
      </w:r>
      <w:r>
        <w:t xml:space="preserve"> not </w:t>
      </w:r>
      <w:r w:rsidR="006A654A">
        <w:t>support the proposed incubation-spawn timing relationship. We su</w:t>
      </w:r>
      <w:r w:rsidR="00282DA0">
        <w:t xml:space="preserve">ggest </w:t>
      </w:r>
      <w:r w:rsidR="006A654A">
        <w:t xml:space="preserve">that habitat availability and survival during spawning may also be </w:t>
      </w:r>
      <w:r>
        <w:t xml:space="preserve">important selective forces in the pre-spawn and spawn </w:t>
      </w:r>
      <w:r w:rsidR="00DC055A">
        <w:t>life stages</w:t>
      </w:r>
      <w:r w:rsidR="006A654A">
        <w:t xml:space="preserve">. We also found temperature at individual spawning sites to be </w:t>
      </w:r>
      <w:r>
        <w:t>highly correlated throughout the year</w:t>
      </w:r>
      <w:r w:rsidR="006A654A">
        <w:t xml:space="preserve">, suggesting </w:t>
      </w:r>
      <w:r>
        <w:t>a latent effect</w:t>
      </w:r>
      <w:r w:rsidR="005F2138">
        <w:t xml:space="preserve"> whereby site-level thermal regime is a persistent signature rather than a proximate cue operating through a specific seasonal window</w:t>
      </w:r>
      <w:r>
        <w:t>.</w:t>
      </w:r>
      <w:r w:rsidR="006A654A">
        <w:t xml:space="preserve"> </w:t>
      </w:r>
      <w:r w:rsidR="00282DA0">
        <w:t>Our understanding of t</w:t>
      </w:r>
      <w:r w:rsidR="00EF6C3A">
        <w:t xml:space="preserve">he mechanisms controlling salmon spawn timing </w:t>
      </w:r>
      <w:r w:rsidR="00282DA0">
        <w:t xml:space="preserve">would benefit from </w:t>
      </w:r>
      <w:r w:rsidR="001D4922">
        <w:t xml:space="preserve">further </w:t>
      </w:r>
      <w:r w:rsidR="00EF6C3A">
        <w:t>evaluation</w:t>
      </w:r>
      <w:r w:rsidR="00DC055A">
        <w:t xml:space="preserve"> of the incubation life stage</w:t>
      </w:r>
      <w:r w:rsidR="005F2138">
        <w:t>;</w:t>
      </w:r>
      <w:r w:rsidR="00EF6C3A">
        <w:t xml:space="preserve"> </w:t>
      </w:r>
      <w:r w:rsidR="005F2138">
        <w:t>o</w:t>
      </w:r>
      <w:r w:rsidR="00282DA0">
        <w:t xml:space="preserve">ne promising </w:t>
      </w:r>
      <w:r w:rsidR="00EF6C3A">
        <w:t xml:space="preserve">approach </w:t>
      </w:r>
      <w:r w:rsidR="001873E5">
        <w:t xml:space="preserve">may </w:t>
      </w:r>
      <w:r w:rsidR="005A064F">
        <w:t>be</w:t>
      </w:r>
      <w:r w:rsidR="00962DAD">
        <w:t xml:space="preserve"> to model developmental phenology using</w:t>
      </w:r>
      <w:r w:rsidR="00EF6C3A">
        <w:t xml:space="preserve"> Middle Fork </w:t>
      </w:r>
      <w:r w:rsidR="005A064F">
        <w:t xml:space="preserve">temperature </w:t>
      </w:r>
      <w:r w:rsidR="00EF6C3A">
        <w:t>data</w:t>
      </w:r>
      <w:r w:rsidR="008D505C">
        <w:t xml:space="preserve">, </w:t>
      </w:r>
      <w:r w:rsidR="00962DAD">
        <w:t xml:space="preserve">or other locations with </w:t>
      </w:r>
      <w:r w:rsidR="008D505C">
        <w:t xml:space="preserve">georeferenced </w:t>
      </w:r>
      <w:r w:rsidR="00962DAD">
        <w:t>spawning records</w:t>
      </w:r>
      <w:r w:rsidR="008D505C">
        <w:t xml:space="preserve">, </w:t>
      </w:r>
      <w:r w:rsidR="00962DAD">
        <w:t>with newly developed methods for predicting phenology in wild populations</w:t>
      </w:r>
      <w:r w:rsidR="00EF6C3A" w:rsidRPr="00EF6C3A">
        <w:t xml:space="preserve"> </w:t>
      </w:r>
      <w:r w:rsidR="00EF6C3A">
        <w:t>(Sparks et al. 2019; 202</w:t>
      </w:r>
      <w:r w:rsidR="008D505C">
        <w:t>6</w:t>
      </w:r>
      <w:r w:rsidR="00EF6C3A">
        <w:t>)</w:t>
      </w:r>
      <w:r w:rsidR="00EF6C3A" w:rsidRPr="00EF6C3A">
        <w:t>.</w:t>
      </w:r>
    </w:p>
    <w:p w14:paraId="66F6D0B5" w14:textId="4C235019" w:rsidR="008B6577" w:rsidRDefault="008B6577" w:rsidP="007E4777">
      <w:pPr>
        <w:autoSpaceDE w:val="0"/>
        <w:autoSpaceDN w:val="0"/>
        <w:adjustRightInd w:val="0"/>
        <w:ind w:firstLine="720"/>
      </w:pPr>
      <w:r w:rsidRPr="008B6577">
        <w:t>The nonlinear thermal responses and reach-specific random slopes highlight diverse thermal sensitivities of salmon spawning across the landscape. The strong negative intercept-slope correlation indicates that fish spawning earlier in higher-elevation</w:t>
      </w:r>
      <w:r w:rsidR="00213100">
        <w:t>, colder</w:t>
      </w:r>
      <w:r w:rsidRPr="008B6577">
        <w:t xml:space="preserve"> reaches tend to </w:t>
      </w:r>
      <w:r w:rsidR="00F04D0C">
        <w:t>exhibit</w:t>
      </w:r>
      <w:r w:rsidRPr="008B6577">
        <w:t xml:space="preserve"> stronger temperature dependence. Biologically, this pattern suggests that early-spawning </w:t>
      </w:r>
      <w:r w:rsidR="00E06293">
        <w:t xml:space="preserve">reaches </w:t>
      </w:r>
      <w:r w:rsidR="00BA0512">
        <w:t xml:space="preserve">exhibit </w:t>
      </w:r>
      <w:r w:rsidR="00962DAD">
        <w:t>more dynamic responses to temperature</w:t>
      </w:r>
      <w:r w:rsidR="00F04D0C">
        <w:t xml:space="preserve">, thereby </w:t>
      </w:r>
      <w:r w:rsidRPr="008B6577">
        <w:t>adjust</w:t>
      </w:r>
      <w:r w:rsidR="00BA0512">
        <w:t>ing</w:t>
      </w:r>
      <w:r w:rsidRPr="008B6577">
        <w:t xml:space="preserve"> spawn timing more closely to thermal cues and exhibit</w:t>
      </w:r>
      <w:r w:rsidR="009533C6">
        <w:t>ing</w:t>
      </w:r>
      <w:r w:rsidRPr="008B6577">
        <w:t xml:space="preserve"> broader variation in response to temperature change. In contrast, later-spawning </w:t>
      </w:r>
      <w:r w:rsidR="00E06293">
        <w:t xml:space="preserve">reaches </w:t>
      </w:r>
      <w:r w:rsidRPr="008B6577">
        <w:t>may be constrained by other factors such as photoperiod, migration fatigue, or compressed spawning windows, resulting in diminished thermal responsiveness</w:t>
      </w:r>
      <w:r w:rsidR="00F04D0C">
        <w:t>. O</w:t>
      </w:r>
      <w:r w:rsidR="00E06293">
        <w:t xml:space="preserve">r </w:t>
      </w:r>
      <w:r w:rsidR="00F04D0C">
        <w:t xml:space="preserve">later spawners </w:t>
      </w:r>
      <w:r w:rsidR="00E06293">
        <w:t xml:space="preserve">may </w:t>
      </w:r>
      <w:r w:rsidRPr="008B6577">
        <w:t xml:space="preserve">be operating near thermal ceilings that further </w:t>
      </w:r>
      <w:r w:rsidR="00E06293">
        <w:t xml:space="preserve">prevent </w:t>
      </w:r>
      <w:r w:rsidRPr="008B6577">
        <w:t xml:space="preserve">phenological advancement regardless of temperature signal. These contrasting patterns across </w:t>
      </w:r>
      <w:r w:rsidR="00F04D0C">
        <w:t xml:space="preserve">space </w:t>
      </w:r>
      <w:r w:rsidRPr="008B6577">
        <w:t>emphasize that</w:t>
      </w:r>
      <w:r w:rsidR="00D86B29">
        <w:t>,</w:t>
      </w:r>
      <w:r w:rsidRPr="008B6577">
        <w:t xml:space="preserve"> even within a single watershed, thermal sensitivity is not uniform but varies with habitat context in ecologically meaningful ways.</w:t>
      </w:r>
    </w:p>
    <w:p w14:paraId="034642DC" w14:textId="2B6B3FC7" w:rsidR="008B6577" w:rsidRPr="008B6577" w:rsidRDefault="008B6577" w:rsidP="007E4777">
      <w:pPr>
        <w:autoSpaceDE w:val="0"/>
        <w:autoSpaceDN w:val="0"/>
        <w:adjustRightInd w:val="0"/>
        <w:ind w:firstLine="720"/>
        <w:rPr>
          <w:bCs/>
        </w:rPr>
      </w:pPr>
      <w:r w:rsidRPr="008B6577">
        <w:rPr>
          <w:bCs/>
        </w:rPr>
        <w:lastRenderedPageBreak/>
        <w:t xml:space="preserve">The </w:t>
      </w:r>
      <w:r w:rsidR="00213100">
        <w:rPr>
          <w:bCs/>
        </w:rPr>
        <w:t>geomorphic</w:t>
      </w:r>
      <w:r w:rsidR="00213100" w:rsidRPr="008B6577">
        <w:rPr>
          <w:bCs/>
        </w:rPr>
        <w:t xml:space="preserve"> </w:t>
      </w:r>
      <w:r w:rsidR="00213100">
        <w:rPr>
          <w:bCs/>
        </w:rPr>
        <w:t xml:space="preserve">and hydrologic </w:t>
      </w:r>
      <w:r w:rsidRPr="008B6577">
        <w:rPr>
          <w:bCs/>
        </w:rPr>
        <w:t>variables we tested</w:t>
      </w:r>
      <w:r w:rsidR="000C2EED">
        <w:rPr>
          <w:bCs/>
        </w:rPr>
        <w:t xml:space="preserve"> (</w:t>
      </w:r>
      <w:r w:rsidRPr="008B6577">
        <w:rPr>
          <w:bCs/>
        </w:rPr>
        <w:t xml:space="preserve">discharge, elevation, and </w:t>
      </w:r>
      <w:r w:rsidR="00213100">
        <w:rPr>
          <w:bCs/>
        </w:rPr>
        <w:t xml:space="preserve">channel </w:t>
      </w:r>
      <w:r w:rsidRPr="008B6577">
        <w:rPr>
          <w:bCs/>
        </w:rPr>
        <w:t>slope</w:t>
      </w:r>
      <w:r w:rsidR="000C2EED">
        <w:rPr>
          <w:bCs/>
        </w:rPr>
        <w:t>)</w:t>
      </w:r>
      <w:r w:rsidRPr="008B6577">
        <w:rPr>
          <w:bCs/>
        </w:rPr>
        <w:t xml:space="preserve"> </w:t>
      </w:r>
      <w:r w:rsidR="00743691" w:rsidRPr="00743691">
        <w:rPr>
          <w:bCs/>
        </w:rPr>
        <w:t xml:space="preserve">were weak predictors of spawn timing and introduced effects that were rendered unstable by collinearity with temperature and confounding with stream identity. Elevation warrants particular attention. In raw data, </w:t>
      </w:r>
      <w:r w:rsidR="007533F7">
        <w:rPr>
          <w:bCs/>
        </w:rPr>
        <w:t xml:space="preserve">fish in </w:t>
      </w:r>
      <w:r w:rsidR="007533F7" w:rsidRPr="00743691">
        <w:rPr>
          <w:bCs/>
        </w:rPr>
        <w:t>higher elevation</w:t>
      </w:r>
      <w:r w:rsidR="00743691" w:rsidRPr="00743691">
        <w:rPr>
          <w:bCs/>
        </w:rPr>
        <w:t xml:space="preserve"> reaches spawn earlier</w:t>
      </w:r>
      <w:r w:rsidR="00D86B29">
        <w:rPr>
          <w:bCs/>
        </w:rPr>
        <w:t xml:space="preserve">; </w:t>
      </w:r>
      <w:r w:rsidR="00743691" w:rsidRPr="00743691">
        <w:rPr>
          <w:bCs/>
        </w:rPr>
        <w:t>a relationship largely mediated by the strong negative correlation between elevation and temperature. However, in multivariate models that include</w:t>
      </w:r>
      <w:r w:rsidR="00D86B29">
        <w:rPr>
          <w:bCs/>
        </w:rPr>
        <w:t>d</w:t>
      </w:r>
      <w:r w:rsidR="00743691" w:rsidRPr="00743691">
        <w:rPr>
          <w:bCs/>
        </w:rPr>
        <w:t xml:space="preserve"> temperature, the residual effect of elevation on spawn timing is positive: once thermal variation is accounted for, higher-elevation reaches tend to spawn later, suggesting that elevation captures an additional, as-yet unidentified pathway influencing spawn timing that is independent of the thermal signal already in the model. Spatial Stream Network models (Isaak et al. 2013) may offer a more rigorous framework for disentangling topographic and geomorphic influences on reach-level processes across broader geographic scales, where elevation gradients are more consistently expressed across systems.</w:t>
      </w:r>
    </w:p>
    <w:p w14:paraId="76AEFC05" w14:textId="77777777" w:rsidR="00F76581" w:rsidRDefault="00F76581" w:rsidP="007E4777">
      <w:pPr>
        <w:rPr>
          <w:bCs/>
        </w:rPr>
      </w:pPr>
    </w:p>
    <w:p w14:paraId="50A4A04F" w14:textId="28308A18" w:rsidR="00ED5DD9" w:rsidRDefault="008B6577" w:rsidP="007E4777">
      <w:pPr>
        <w:autoSpaceDE w:val="0"/>
        <w:autoSpaceDN w:val="0"/>
        <w:adjustRightInd w:val="0"/>
        <w:rPr>
          <w:b/>
          <w:i/>
          <w:iCs/>
        </w:rPr>
      </w:pPr>
      <w:r>
        <w:rPr>
          <w:b/>
          <w:i/>
          <w:iCs/>
        </w:rPr>
        <w:t>Abundance</w:t>
      </w:r>
      <w:r w:rsidR="0086097C">
        <w:rPr>
          <w:b/>
          <w:i/>
          <w:iCs/>
        </w:rPr>
        <w:t xml:space="preserve"> and</w:t>
      </w:r>
      <w:r>
        <w:rPr>
          <w:b/>
          <w:i/>
          <w:iCs/>
        </w:rPr>
        <w:t xml:space="preserve"> </w:t>
      </w:r>
      <w:r w:rsidR="00ED5DD9">
        <w:rPr>
          <w:b/>
          <w:i/>
          <w:iCs/>
        </w:rPr>
        <w:t>phenotypic diversity</w:t>
      </w:r>
    </w:p>
    <w:p w14:paraId="50A128D0" w14:textId="1D3DF4B7" w:rsidR="00CE123D" w:rsidRDefault="008B6577" w:rsidP="007E4777">
      <w:pPr>
        <w:autoSpaceDE w:val="0"/>
        <w:autoSpaceDN w:val="0"/>
        <w:adjustRightInd w:val="0"/>
      </w:pPr>
      <w:r w:rsidRPr="008B6577">
        <w:t xml:space="preserve">A central question motivating this work is whether the spawning portfolio we documented represents the full phenotypic diversity this population can express, or whether it reflects a contracted diversity associated with </w:t>
      </w:r>
      <w:r w:rsidR="004F5E08">
        <w:t xml:space="preserve">contemporary, </w:t>
      </w:r>
      <w:r w:rsidRPr="008B6577">
        <w:t xml:space="preserve">historically low abundances. </w:t>
      </w:r>
      <w:r w:rsidR="00ED0830">
        <w:t>Based on long-term salmon redd counts in the Middle Fork, w</w:t>
      </w:r>
      <w:r w:rsidR="005F067F" w:rsidRPr="005F067F">
        <w:t>e hypothesize the latter</w:t>
      </w:r>
      <w:r w:rsidR="00ED0830">
        <w:t xml:space="preserve">. </w:t>
      </w:r>
      <w:r w:rsidR="005F067F" w:rsidRPr="005F067F">
        <w:t>Between 1995 and 2022, adult salmon returns averaged 1–3% of mid-1960s abundances (Thurow et al. 2020)</w:t>
      </w:r>
      <w:r w:rsidR="005F067F">
        <w:t xml:space="preserve">. </w:t>
      </w:r>
      <w:r w:rsidR="00ED0830">
        <w:t xml:space="preserve">As Pauly (1995) cautioned, </w:t>
      </w:r>
      <w:r w:rsidR="005F067F" w:rsidRPr="005F067F">
        <w:t xml:space="preserve">fisheries managers may be deceived by the Shifting Baseline Syndrome </w:t>
      </w:r>
      <w:r w:rsidR="00ED0830">
        <w:t xml:space="preserve">and </w:t>
      </w:r>
      <w:r w:rsidR="005F067F" w:rsidRPr="005F067F">
        <w:t>incorrectly assum</w:t>
      </w:r>
      <w:r w:rsidR="00ED0830">
        <w:t>e</w:t>
      </w:r>
      <w:r w:rsidR="005F067F" w:rsidRPr="005F067F">
        <w:t xml:space="preserve"> contemporary conditions accurately reflect the past</w:t>
      </w:r>
      <w:r w:rsidR="00ED0830">
        <w:t>. Our empirical estimates of spawning phenology were made during recent decades. Compared to 1950s-1960s</w:t>
      </w:r>
      <w:r w:rsidR="00CE123D">
        <w:t xml:space="preserve"> abundances</w:t>
      </w:r>
      <w:r w:rsidR="00ED0830">
        <w:t>, t</w:t>
      </w:r>
      <w:r w:rsidR="00ED0830" w:rsidRPr="00ED0830">
        <w:t xml:space="preserve">he population we sampled was far below the carrying capacity of </w:t>
      </w:r>
      <w:r w:rsidR="00CE123D">
        <w:t xml:space="preserve">the </w:t>
      </w:r>
      <w:r w:rsidR="00ED0830" w:rsidRPr="00ED0830">
        <w:t>available spawning habitat, leaving many formerly used spawning sites unoccupied.</w:t>
      </w:r>
      <w:r w:rsidR="005F067F" w:rsidRPr="005F067F">
        <w:t xml:space="preserve"> </w:t>
      </w:r>
      <w:r w:rsidR="00ED0830">
        <w:t>As a result, Middle Fork salmon populations may have the potential to express even broader spawning phenology</w:t>
      </w:r>
      <w:r w:rsidR="00CE123D">
        <w:t>.</w:t>
      </w:r>
      <w:r w:rsidR="00ED0830">
        <w:t xml:space="preserve"> </w:t>
      </w:r>
    </w:p>
    <w:p w14:paraId="4B8F64B0" w14:textId="691253F6" w:rsidR="008E3BC6" w:rsidRPr="008E3BC6" w:rsidRDefault="00811C34" w:rsidP="007E4777">
      <w:pPr>
        <w:autoSpaceDE w:val="0"/>
        <w:autoSpaceDN w:val="0"/>
        <w:adjustRightInd w:val="0"/>
        <w:ind w:firstLine="720"/>
        <w:rPr>
          <w:bCs/>
        </w:rPr>
      </w:pPr>
      <w:r>
        <w:t xml:space="preserve">Although </w:t>
      </w:r>
      <w:r w:rsidR="00EF5612">
        <w:t xml:space="preserve">few studies have </w:t>
      </w:r>
      <w:r w:rsidR="00776945">
        <w:t xml:space="preserve">directly </w:t>
      </w:r>
      <w:r w:rsidR="00EF5612">
        <w:t xml:space="preserve">examined the relationship between adult salmon returns and </w:t>
      </w:r>
      <w:r w:rsidR="00C31C08">
        <w:t xml:space="preserve">phenotypic diversity, </w:t>
      </w:r>
      <w:r w:rsidR="00D8096A">
        <w:t xml:space="preserve">there is </w:t>
      </w:r>
      <w:r w:rsidR="00EF5612">
        <w:t>e</w:t>
      </w:r>
      <w:r w:rsidR="000A427D">
        <w:t xml:space="preserve">vidence </w:t>
      </w:r>
      <w:r w:rsidR="001814BF">
        <w:t xml:space="preserve">that broader </w:t>
      </w:r>
      <w:r w:rsidR="000A427D">
        <w:t>spawning diversity</w:t>
      </w:r>
      <w:r w:rsidR="001814BF">
        <w:t xml:space="preserve"> </w:t>
      </w:r>
      <w:r w:rsidR="00776945">
        <w:t xml:space="preserve">is </w:t>
      </w:r>
      <w:r w:rsidR="005A064F">
        <w:t xml:space="preserve">expressed when </w:t>
      </w:r>
      <w:r w:rsidR="00BD0223">
        <w:t xml:space="preserve">more </w:t>
      </w:r>
      <w:r w:rsidR="005A064F">
        <w:t>adults return</w:t>
      </w:r>
      <w:r w:rsidR="001814BF">
        <w:t>.</w:t>
      </w:r>
      <w:r w:rsidR="00EF5612">
        <w:t xml:space="preserve"> Davis (2015) examined the duration of salmon availability as a food source across three orders of magnitude </w:t>
      </w:r>
      <w:r w:rsidR="00BD0223">
        <w:t xml:space="preserve">in </w:t>
      </w:r>
      <w:r w:rsidR="00EF5612">
        <w:t>spawner abundance</w:t>
      </w:r>
      <w:r w:rsidR="00BD0223">
        <w:t>s</w:t>
      </w:r>
      <w:r w:rsidR="00776945">
        <w:t xml:space="preserve"> and found that s</w:t>
      </w:r>
      <w:r w:rsidR="00EF5612">
        <w:t xml:space="preserve">pawning salmon were available to predators up to 2.5 times longer at the largest </w:t>
      </w:r>
      <w:r w:rsidR="00776945">
        <w:t xml:space="preserve">compared to the </w:t>
      </w:r>
      <w:r w:rsidR="00EF5612">
        <w:t>smallest abundances</w:t>
      </w:r>
      <w:r w:rsidR="00776945">
        <w:t>—a result consistent with greater phenotypic diversity, specifically broader variation in spawn duration, at higher escapements</w:t>
      </w:r>
      <w:r w:rsidR="00EF5612">
        <w:t xml:space="preserve">. </w:t>
      </w:r>
      <w:r w:rsidR="00776945" w:rsidRPr="00776945">
        <w:t xml:space="preserve">Our </w:t>
      </w:r>
      <w:r w:rsidR="00D86B29">
        <w:t xml:space="preserve">Middle Fork </w:t>
      </w:r>
      <w:r w:rsidR="00776945" w:rsidRPr="00776945">
        <w:t xml:space="preserve">data offer a suggestive parallel: in 2003, when adult returns were the largest recorded since the 1980s, five of 33 mainstem redds were constructed nearly 10 days later than the latest redds in prior years (24–26 September versus 15–17 September), and spawners were observed using larger cobble substrate in reaches </w:t>
      </w:r>
      <w:r w:rsidR="00D86B29">
        <w:t>un</w:t>
      </w:r>
      <w:r w:rsidR="00776945" w:rsidRPr="00776945">
        <w:t>used in other years (Thurow et al. 2020). Buffington et al. (</w:t>
      </w:r>
      <w:r w:rsidR="00962DAD">
        <w:t>In review</w:t>
      </w:r>
      <w:r w:rsidR="00776945" w:rsidRPr="00776945">
        <w:t>) confirmed this pattern spatially, predicting that as escapements increased, salmon expanded the range of substrate used and occupied more stream reaches within the Middle Fork</w:t>
      </w:r>
      <w:r w:rsidR="00776945">
        <w:t xml:space="preserve">. </w:t>
      </w:r>
      <w:r w:rsidR="008E3BC6">
        <w:t>Pess et al. (2008) similarly reported that p</w:t>
      </w:r>
      <w:r w:rsidR="008E3BC6" w:rsidRPr="008E3BC6">
        <w:rPr>
          <w:bCs/>
        </w:rPr>
        <w:t>opulation size influence</w:t>
      </w:r>
      <w:r w:rsidR="008E3BC6">
        <w:rPr>
          <w:bCs/>
        </w:rPr>
        <w:t>d</w:t>
      </w:r>
      <w:r w:rsidR="008E3BC6" w:rsidRPr="008E3BC6">
        <w:rPr>
          <w:bCs/>
        </w:rPr>
        <w:t xml:space="preserve"> dispersal and recolonization as larger populations result</w:t>
      </w:r>
      <w:r w:rsidR="008E3BC6">
        <w:rPr>
          <w:bCs/>
        </w:rPr>
        <w:t>ed</w:t>
      </w:r>
      <w:r w:rsidR="008E3BC6" w:rsidRPr="008E3BC6">
        <w:rPr>
          <w:bCs/>
        </w:rPr>
        <w:t xml:space="preserve"> in more individuals seeking new habitats. </w:t>
      </w:r>
    </w:p>
    <w:p w14:paraId="6CD142CD" w14:textId="7C5E79B4" w:rsidR="0086097C" w:rsidRPr="0086097C" w:rsidRDefault="00EF5612" w:rsidP="007E4777">
      <w:pPr>
        <w:autoSpaceDE w:val="0"/>
        <w:autoSpaceDN w:val="0"/>
        <w:adjustRightInd w:val="0"/>
        <w:rPr>
          <w:bCs/>
        </w:rPr>
      </w:pPr>
      <w:r>
        <w:tab/>
      </w:r>
      <w:r w:rsidR="00BD0223">
        <w:t xml:space="preserve">Historical records </w:t>
      </w:r>
      <w:r w:rsidR="00776945">
        <w:t xml:space="preserve">are consistent with the pattern as well, though </w:t>
      </w:r>
      <w:r w:rsidR="00581E2E">
        <w:t>such anecdotal accounts</w:t>
      </w:r>
      <w:r w:rsidR="00776945">
        <w:t xml:space="preserve"> must be interpreted cautiously. </w:t>
      </w:r>
      <w:r w:rsidR="00776945" w:rsidRPr="00776945">
        <w:t xml:space="preserve">In the late nineteenth century, when an estimated 8–10 million Chinook salmon annually entered the Columbia River (Lichatowich and Mobrand 1995), spawn timing in the Middle Fork system appears to have extended considerably later into the fall than is observed today. </w:t>
      </w:r>
      <w:r w:rsidR="0086097C">
        <w:t>In 1</w:t>
      </w:r>
      <w:r w:rsidR="0086097C" w:rsidRPr="0086097C">
        <w:t>879</w:t>
      </w:r>
      <w:r w:rsidR="0086097C">
        <w:t xml:space="preserve"> US Army </w:t>
      </w:r>
      <w:r w:rsidR="0086097C" w:rsidRPr="0086097C">
        <w:t>General Howard</w:t>
      </w:r>
      <w:r w:rsidR="0086097C">
        <w:t xml:space="preserve"> ordered </w:t>
      </w:r>
      <w:r w:rsidR="0086097C" w:rsidRPr="0086097C">
        <w:t xml:space="preserve">three separate </w:t>
      </w:r>
      <w:r w:rsidR="008E3BC6">
        <w:t xml:space="preserve">calvary </w:t>
      </w:r>
      <w:r w:rsidR="0086097C" w:rsidRPr="0086097C">
        <w:t xml:space="preserve">detachments </w:t>
      </w:r>
      <w:r w:rsidR="0086097C">
        <w:t>in</w:t>
      </w:r>
      <w:r w:rsidR="0086097C" w:rsidRPr="0086097C">
        <w:t xml:space="preserve">to the Salmon River Mountains to subdue </w:t>
      </w:r>
      <w:r w:rsidR="0086097C">
        <w:t xml:space="preserve">indigenous </w:t>
      </w:r>
      <w:r w:rsidR="0086097C" w:rsidRPr="0086097C">
        <w:t>Sheepeaters</w:t>
      </w:r>
      <w:r w:rsidR="00213100">
        <w:t xml:space="preserve"> (</w:t>
      </w:r>
      <w:r w:rsidR="00213100" w:rsidRPr="00C700C4">
        <w:t>Tukud</w:t>
      </w:r>
      <w:r w:rsidR="00D35D34">
        <w:t>i</w:t>
      </w:r>
      <w:r w:rsidR="00213100" w:rsidRPr="00C700C4">
        <w:t>ka</w:t>
      </w:r>
      <w:r w:rsidR="00213100">
        <w:t xml:space="preserve">, a Northern </w:t>
      </w:r>
      <w:r w:rsidR="00213100">
        <w:lastRenderedPageBreak/>
        <w:t xml:space="preserve">Shoshone </w:t>
      </w:r>
      <w:r w:rsidR="00D35D34">
        <w:t>band</w:t>
      </w:r>
      <w:r w:rsidR="00213100">
        <w:t>)</w:t>
      </w:r>
      <w:r w:rsidR="00213100" w:rsidRPr="0086097C">
        <w:t>.</w:t>
      </w:r>
      <w:r w:rsidR="0086097C" w:rsidRPr="0086097C">
        <w:t xml:space="preserve"> T</w:t>
      </w:r>
      <w:r w:rsidR="0086097C">
        <w:t xml:space="preserve">roops </w:t>
      </w:r>
      <w:r w:rsidR="0086097C" w:rsidRPr="0086097C">
        <w:t xml:space="preserve">under the command of Captain Bernard </w:t>
      </w:r>
      <w:r w:rsidR="00F82537">
        <w:t xml:space="preserve">traveled down Big Creek </w:t>
      </w:r>
      <w:r w:rsidR="00776945">
        <w:t>in July 1879</w:t>
      </w:r>
      <w:r w:rsidR="006A3F1E">
        <w:t xml:space="preserve"> and</w:t>
      </w:r>
      <w:r w:rsidR="00776945">
        <w:t xml:space="preserve"> observed active spawning </w:t>
      </w:r>
      <w:r w:rsidR="008F52F6">
        <w:rPr>
          <w:bCs/>
        </w:rPr>
        <w:t>near Cabin Creek</w:t>
      </w:r>
      <w:r w:rsidR="00581E2E">
        <w:rPr>
          <w:bCs/>
        </w:rPr>
        <w:t xml:space="preserve"> </w:t>
      </w:r>
      <w:r w:rsidR="00581E2E" w:rsidRPr="00581E2E">
        <w:rPr>
          <w:bCs/>
        </w:rPr>
        <w:t>(Minshall 2014)</w:t>
      </w:r>
      <w:r w:rsidR="0086097C">
        <w:rPr>
          <w:bCs/>
        </w:rPr>
        <w:t xml:space="preserve">, </w:t>
      </w:r>
      <w:r w:rsidR="00776945">
        <w:rPr>
          <w:bCs/>
        </w:rPr>
        <w:t xml:space="preserve">weeks earlier than the contemporary August onset for summer-run </w:t>
      </w:r>
      <w:r w:rsidR="00776945" w:rsidRPr="00581E2E">
        <w:rPr>
          <w:bCs/>
        </w:rPr>
        <w:t xml:space="preserve">fish in that reach </w:t>
      </w:r>
      <w:bookmarkStart w:id="254" w:name="_Hlk223948595"/>
      <w:r w:rsidR="00776945" w:rsidRPr="00581E2E">
        <w:rPr>
          <w:bCs/>
        </w:rPr>
        <w:t>(</w:t>
      </w:r>
      <w:r w:rsidR="00581E2E" w:rsidRPr="00581E2E">
        <w:rPr>
          <w:bCs/>
        </w:rPr>
        <w:t>Copeland et al. 2019)</w:t>
      </w:r>
      <w:r w:rsidR="008F52F6" w:rsidRPr="00581E2E">
        <w:rPr>
          <w:bCs/>
        </w:rPr>
        <w:t xml:space="preserve">. </w:t>
      </w:r>
      <w:bookmarkEnd w:id="254"/>
      <w:r w:rsidR="007A4CD7" w:rsidRPr="00581E2E">
        <w:rPr>
          <w:bCs/>
        </w:rPr>
        <w:t xml:space="preserve">In </w:t>
      </w:r>
      <w:r w:rsidR="0086097C" w:rsidRPr="00581E2E">
        <w:rPr>
          <w:bCs/>
        </w:rPr>
        <w:t xml:space="preserve">the </w:t>
      </w:r>
      <w:r w:rsidR="008B34D9" w:rsidRPr="00581E2E">
        <w:rPr>
          <w:bCs/>
        </w:rPr>
        <w:t>adjacent</w:t>
      </w:r>
      <w:r w:rsidR="00B815CE" w:rsidRPr="00581E2E">
        <w:rPr>
          <w:bCs/>
        </w:rPr>
        <w:t xml:space="preserve"> </w:t>
      </w:r>
      <w:r w:rsidR="006B5346" w:rsidRPr="00581E2E">
        <w:rPr>
          <w:bCs/>
        </w:rPr>
        <w:t>South</w:t>
      </w:r>
      <w:r w:rsidR="006B5346">
        <w:rPr>
          <w:bCs/>
        </w:rPr>
        <w:t xml:space="preserve"> Fork Salmon River </w:t>
      </w:r>
      <w:r w:rsidR="007A4CD7">
        <w:rPr>
          <w:bCs/>
        </w:rPr>
        <w:t xml:space="preserve">drainages, </w:t>
      </w:r>
      <w:r w:rsidR="007A4CD7" w:rsidRPr="007A4CD7">
        <w:rPr>
          <w:bCs/>
        </w:rPr>
        <w:t>diary entries and oral histories from the 1890s–1930s describe salmon spawning in November, a phenology with no known contemporary counterpart (Burns 1992).</w:t>
      </w:r>
      <w:r w:rsidR="007A4CD7">
        <w:rPr>
          <w:bCs/>
        </w:rPr>
        <w:t xml:space="preserve"> </w:t>
      </w:r>
      <w:r w:rsidR="0086097C">
        <w:rPr>
          <w:bCs/>
        </w:rPr>
        <w:t>Although w</w:t>
      </w:r>
      <w:r w:rsidR="007A4CD7" w:rsidRPr="007A4CD7">
        <w:rPr>
          <w:bCs/>
        </w:rPr>
        <w:t xml:space="preserve">e cannot rule out other explanations for these observations, taken together with Davis (2015) and our own 2003 data, they are consistent with the hypothesis that the Middle Fork's current spawning portfolio, though </w:t>
      </w:r>
      <w:r w:rsidR="0086097C">
        <w:rPr>
          <w:bCs/>
        </w:rPr>
        <w:t xml:space="preserve">still </w:t>
      </w:r>
      <w:r w:rsidR="007A4CD7" w:rsidRPr="007A4CD7">
        <w:rPr>
          <w:bCs/>
        </w:rPr>
        <w:t xml:space="preserve">remarkably diverse, represents a contracted expression of the phenotypic range possible at higher abundances. Whether currently at-risk populations retain the genetic capacity to re-express absent life history types as abundances recover </w:t>
      </w:r>
      <w:r w:rsidR="0086097C">
        <w:rPr>
          <w:bCs/>
        </w:rPr>
        <w:t xml:space="preserve">remains </w:t>
      </w:r>
      <w:r w:rsidR="007A4CD7" w:rsidRPr="007A4CD7">
        <w:rPr>
          <w:bCs/>
        </w:rPr>
        <w:t>an important empirical question</w:t>
      </w:r>
      <w:r w:rsidR="0086097C">
        <w:rPr>
          <w:bCs/>
        </w:rPr>
        <w:t xml:space="preserve">. </w:t>
      </w:r>
      <w:r w:rsidR="008E3BC6">
        <w:rPr>
          <w:bCs/>
        </w:rPr>
        <w:t>Post-</w:t>
      </w:r>
      <w:r w:rsidR="007A4CD7" w:rsidRPr="007A4CD7">
        <w:rPr>
          <w:bCs/>
        </w:rPr>
        <w:t xml:space="preserve">dam removal experiments are beginning to address </w:t>
      </w:r>
      <w:r w:rsidR="008E3BC6">
        <w:rPr>
          <w:bCs/>
        </w:rPr>
        <w:t>this question</w:t>
      </w:r>
      <w:r w:rsidR="00F00334">
        <w:rPr>
          <w:bCs/>
        </w:rPr>
        <w:t xml:space="preserve"> </w:t>
      </w:r>
      <w:r w:rsidR="00B53FFC">
        <w:rPr>
          <w:bCs/>
        </w:rPr>
        <w:t xml:space="preserve">elsewhere </w:t>
      </w:r>
      <w:r w:rsidR="00F00334">
        <w:rPr>
          <w:bCs/>
        </w:rPr>
        <w:t>(Thompson et al. 2019</w:t>
      </w:r>
      <w:r w:rsidR="00B53FFC">
        <w:rPr>
          <w:bCs/>
        </w:rPr>
        <w:t xml:space="preserve">; </w:t>
      </w:r>
      <w:r w:rsidR="00B53FFC" w:rsidRPr="00B53FFC">
        <w:rPr>
          <w:bCs/>
        </w:rPr>
        <w:t>Pess et al. 2024; Peters et al. 202</w:t>
      </w:r>
      <w:r w:rsidR="00A119CB">
        <w:rPr>
          <w:bCs/>
        </w:rPr>
        <w:t>6</w:t>
      </w:r>
      <w:r w:rsidR="00F00334">
        <w:rPr>
          <w:bCs/>
        </w:rPr>
        <w:t>)</w:t>
      </w:r>
      <w:r w:rsidR="008E3BC6">
        <w:rPr>
          <w:bCs/>
        </w:rPr>
        <w:t xml:space="preserve">. </w:t>
      </w:r>
      <w:r w:rsidR="00B53FFC">
        <w:rPr>
          <w:bCs/>
        </w:rPr>
        <w:t>A</w:t>
      </w:r>
      <w:r w:rsidR="0086097C" w:rsidRPr="0086097C">
        <w:rPr>
          <w:bCs/>
        </w:rPr>
        <w:t xml:space="preserve">fter </w:t>
      </w:r>
      <w:r w:rsidR="00A119CB">
        <w:rPr>
          <w:bCs/>
        </w:rPr>
        <w:t xml:space="preserve">the </w:t>
      </w:r>
      <w:r w:rsidR="0086097C" w:rsidRPr="0086097C">
        <w:rPr>
          <w:bCs/>
        </w:rPr>
        <w:t xml:space="preserve">Elwha River dam removal, spawning Chinook salmon </w:t>
      </w:r>
      <w:r w:rsidR="00A119CB">
        <w:rPr>
          <w:bCs/>
        </w:rPr>
        <w:t>re-colonized previously obstructed</w:t>
      </w:r>
      <w:r w:rsidR="00A119CB" w:rsidRPr="0086097C">
        <w:rPr>
          <w:bCs/>
        </w:rPr>
        <w:t xml:space="preserve"> habitats</w:t>
      </w:r>
      <w:r w:rsidR="00A119CB">
        <w:rPr>
          <w:bCs/>
        </w:rPr>
        <w:t xml:space="preserve"> above the dam,</w:t>
      </w:r>
      <w:r w:rsidR="008E3BC6">
        <w:rPr>
          <w:bCs/>
        </w:rPr>
        <w:t xml:space="preserve"> </w:t>
      </w:r>
      <w:r w:rsidR="0086097C" w:rsidRPr="0086097C">
        <w:rPr>
          <w:bCs/>
        </w:rPr>
        <w:t xml:space="preserve">a unique </w:t>
      </w:r>
      <w:r w:rsidR="008E3BC6">
        <w:rPr>
          <w:bCs/>
        </w:rPr>
        <w:t xml:space="preserve">summer-run </w:t>
      </w:r>
      <w:r w:rsidR="0086097C" w:rsidRPr="0086097C">
        <w:rPr>
          <w:bCs/>
        </w:rPr>
        <w:t xml:space="preserve">steelhead </w:t>
      </w:r>
      <w:r w:rsidR="00A119CB">
        <w:t>(</w:t>
      </w:r>
      <w:r w:rsidR="00A119CB" w:rsidRPr="00936B03">
        <w:rPr>
          <w:i/>
          <w:iCs/>
        </w:rPr>
        <w:t xml:space="preserve">Oncorhynchus </w:t>
      </w:r>
      <w:r w:rsidR="00A119CB">
        <w:rPr>
          <w:i/>
          <w:iCs/>
        </w:rPr>
        <w:t>mykiss</w:t>
      </w:r>
      <w:r w:rsidR="00A119CB" w:rsidRPr="00936B03">
        <w:t xml:space="preserve">) </w:t>
      </w:r>
      <w:r w:rsidR="0086097C" w:rsidRPr="0086097C">
        <w:rPr>
          <w:bCs/>
        </w:rPr>
        <w:t xml:space="preserve">life history type </w:t>
      </w:r>
      <w:r w:rsidR="008E3BC6">
        <w:rPr>
          <w:bCs/>
        </w:rPr>
        <w:t xml:space="preserve">re-emerged, and rainbow trout </w:t>
      </w:r>
      <w:r w:rsidR="00A119CB">
        <w:t>(</w:t>
      </w:r>
      <w:r w:rsidR="00A119CB" w:rsidRPr="00936B03">
        <w:rPr>
          <w:i/>
          <w:iCs/>
        </w:rPr>
        <w:t>O</w:t>
      </w:r>
      <w:r w:rsidR="00A119CB">
        <w:rPr>
          <w:i/>
          <w:iCs/>
        </w:rPr>
        <w:t>. mykiss</w:t>
      </w:r>
      <w:r w:rsidR="00A119CB" w:rsidRPr="00936B03">
        <w:t xml:space="preserve">) </w:t>
      </w:r>
      <w:r w:rsidR="008E3BC6" w:rsidRPr="008E3BC6">
        <w:rPr>
          <w:bCs/>
        </w:rPr>
        <w:t xml:space="preserve">formerly isolated above dams </w:t>
      </w:r>
      <w:r w:rsidR="008E3BC6">
        <w:rPr>
          <w:bCs/>
        </w:rPr>
        <w:t xml:space="preserve">expressed </w:t>
      </w:r>
      <w:r w:rsidR="0086097C" w:rsidRPr="0086097C">
        <w:rPr>
          <w:bCs/>
        </w:rPr>
        <w:t>anadromous life history diversity, suggesting those fish never lost their ability to express anadromy (Peters et al. 202</w:t>
      </w:r>
      <w:r w:rsidR="00A119CB">
        <w:rPr>
          <w:bCs/>
        </w:rPr>
        <w:t>6</w:t>
      </w:r>
      <w:r w:rsidR="0086097C" w:rsidRPr="0086097C">
        <w:rPr>
          <w:bCs/>
        </w:rPr>
        <w:t xml:space="preserve">). </w:t>
      </w:r>
    </w:p>
    <w:p w14:paraId="1503DE76" w14:textId="77777777" w:rsidR="00F13178" w:rsidRDefault="00F13178" w:rsidP="007E4777">
      <w:pPr>
        <w:rPr>
          <w:bCs/>
        </w:rPr>
      </w:pPr>
    </w:p>
    <w:p w14:paraId="4759C00F" w14:textId="4F7BFC3A" w:rsidR="008D30B6" w:rsidRDefault="008D30B6" w:rsidP="007E4777">
      <w:pPr>
        <w:rPr>
          <w:b/>
          <w:i/>
          <w:iCs/>
        </w:rPr>
      </w:pPr>
      <w:r w:rsidRPr="00ED5DD9">
        <w:rPr>
          <w:b/>
          <w:i/>
          <w:iCs/>
        </w:rPr>
        <w:t xml:space="preserve">Management </w:t>
      </w:r>
      <w:r w:rsidR="00932BBF">
        <w:rPr>
          <w:b/>
          <w:i/>
          <w:iCs/>
        </w:rPr>
        <w:t>and conservation i</w:t>
      </w:r>
      <w:r w:rsidRPr="00ED5DD9">
        <w:rPr>
          <w:b/>
          <w:i/>
          <w:iCs/>
        </w:rPr>
        <w:t>mplication</w:t>
      </w:r>
      <w:r w:rsidR="00932BBF">
        <w:rPr>
          <w:b/>
          <w:i/>
          <w:iCs/>
        </w:rPr>
        <w:t>s</w:t>
      </w:r>
    </w:p>
    <w:p w14:paraId="2FA04358" w14:textId="4DB756DF" w:rsidR="006027C1" w:rsidRDefault="003576CF" w:rsidP="007E4777">
      <w:r>
        <w:t>T</w:t>
      </w:r>
      <w:r w:rsidR="00E40D5D" w:rsidRPr="00E40D5D">
        <w:t>he</w:t>
      </w:r>
      <w:r w:rsidR="00E40D5D">
        <w:t xml:space="preserve"> Middle Fork represents a unique</w:t>
      </w:r>
      <w:r w:rsidR="00A14792">
        <w:t>ly intact</w:t>
      </w:r>
      <w:r w:rsidR="00E40D5D">
        <w:t xml:space="preserve"> reference system for </w:t>
      </w:r>
      <w:r w:rsidR="00B63406">
        <w:t>investigating phenological</w:t>
      </w:r>
      <w:r w:rsidR="00E40D5D" w:rsidRPr="00F05886">
        <w:t xml:space="preserve"> processes</w:t>
      </w:r>
      <w:r>
        <w:t xml:space="preserve"> that </w:t>
      </w:r>
      <w:r w:rsidR="00587214">
        <w:t>operate with minimal anthropogenic alteration</w:t>
      </w:r>
      <w:r w:rsidRPr="003576CF">
        <w:t>.</w:t>
      </w:r>
      <w:r>
        <w:t xml:space="preserve"> </w:t>
      </w:r>
      <w:r w:rsidR="004E07BD">
        <w:t>Its C</w:t>
      </w:r>
      <w:r w:rsidR="00E40D5D" w:rsidRPr="00E40D5D">
        <w:t>hinook salmon</w:t>
      </w:r>
      <w:r w:rsidR="004E07BD">
        <w:t xml:space="preserve"> and steelhead</w:t>
      </w:r>
      <w:r w:rsidR="00E40D5D" w:rsidRPr="00E40D5D">
        <w:t xml:space="preserve"> </w:t>
      </w:r>
      <w:r>
        <w:t xml:space="preserve">populations </w:t>
      </w:r>
      <w:r w:rsidR="00E40D5D" w:rsidRPr="00E40D5D">
        <w:t>are wild and indigenous,</w:t>
      </w:r>
      <w:r w:rsidR="00E40D5D">
        <w:t xml:space="preserve"> </w:t>
      </w:r>
      <w:r w:rsidR="00E40D5D" w:rsidRPr="00E40D5D">
        <w:t>unaltered by hatchery supplementation</w:t>
      </w:r>
      <w:r w:rsidR="00587214">
        <w:t xml:space="preserve"> (Thurow et al. 2000)</w:t>
      </w:r>
      <w:r w:rsidR="00E40D5D" w:rsidRPr="00E40D5D">
        <w:t>.</w:t>
      </w:r>
      <w:r w:rsidR="00E40D5D">
        <w:t xml:space="preserve"> </w:t>
      </w:r>
      <w:r w:rsidR="00681140">
        <w:t>N</w:t>
      </w:r>
      <w:r w:rsidRPr="003576CF">
        <w:t xml:space="preserve">atural </w:t>
      </w:r>
      <w:r w:rsidR="004B1B9A">
        <w:t xml:space="preserve">processes including </w:t>
      </w:r>
      <w:r w:rsidRPr="003576CF">
        <w:t>wildfire, floods, debris flows</w:t>
      </w:r>
      <w:r w:rsidR="004B1B9A">
        <w:t xml:space="preserve">, and </w:t>
      </w:r>
      <w:r w:rsidR="00A119CB">
        <w:t xml:space="preserve">snow </w:t>
      </w:r>
      <w:r w:rsidR="004B1B9A">
        <w:t xml:space="preserve">avalanches </w:t>
      </w:r>
      <w:r w:rsidR="006027C1">
        <w:t xml:space="preserve">continuously generate and maintain habitat diversity across the </w:t>
      </w:r>
      <w:r w:rsidR="00A32649" w:rsidRPr="00613FB6">
        <w:t>7,330 km</w:t>
      </w:r>
      <w:r w:rsidR="00A32649" w:rsidRPr="00613FB6">
        <w:rPr>
          <w:vertAlign w:val="superscript"/>
        </w:rPr>
        <w:t>2</w:t>
      </w:r>
      <w:r w:rsidR="00A32649" w:rsidRPr="00613FB6">
        <w:t xml:space="preserve"> </w:t>
      </w:r>
      <w:r w:rsidR="00A32649">
        <w:t xml:space="preserve">basin </w:t>
      </w:r>
      <w:r w:rsidR="006027C1">
        <w:t xml:space="preserve">(Isaak et al. 2003, Thurow 2015). The </w:t>
      </w:r>
      <w:r w:rsidR="00E40D5D" w:rsidRPr="00E40D5D">
        <w:t xml:space="preserve">650 km of </w:t>
      </w:r>
      <w:r w:rsidR="006027C1">
        <w:t xml:space="preserve">accessible </w:t>
      </w:r>
      <w:r w:rsidR="00E40D5D" w:rsidRPr="00E40D5D">
        <w:t xml:space="preserve">tributaries and 170 km of </w:t>
      </w:r>
      <w:r w:rsidR="006027C1">
        <w:t xml:space="preserve">accessible </w:t>
      </w:r>
      <w:r w:rsidR="00E40D5D" w:rsidRPr="00E40D5D">
        <w:t>mainstem (Mallet 1974;</w:t>
      </w:r>
      <w:r w:rsidR="00A32649">
        <w:t xml:space="preserve"> </w:t>
      </w:r>
      <w:r w:rsidR="00E40D5D" w:rsidRPr="00E40D5D">
        <w:t>Thurow 1985)</w:t>
      </w:r>
      <w:r w:rsidR="006027C1">
        <w:t xml:space="preserve"> </w:t>
      </w:r>
      <w:r w:rsidR="006027C1" w:rsidRPr="006027C1">
        <w:t xml:space="preserve">provide a physical template for the expression of diverse phenotypes that </w:t>
      </w:r>
      <w:r w:rsidR="004B1B9A">
        <w:t>are</w:t>
      </w:r>
      <w:r w:rsidR="006027C1" w:rsidRPr="006027C1">
        <w:t xml:space="preserve"> rare in the Columbia River basin; </w:t>
      </w:r>
      <w:r w:rsidR="004B1B9A">
        <w:t xml:space="preserve">wild </w:t>
      </w:r>
      <w:r w:rsidR="006027C1" w:rsidRPr="006027C1">
        <w:t>stream-type Chinook populations of this character persist in only 4% of the potential historical range (Thurow et al. 2000).</w:t>
      </w:r>
    </w:p>
    <w:p w14:paraId="17E36218" w14:textId="58136AD9" w:rsidR="00BD33FF" w:rsidRDefault="00C40575" w:rsidP="007E4777">
      <w:pPr>
        <w:ind w:firstLine="720"/>
      </w:pPr>
      <w:r w:rsidRPr="00C40575">
        <w:t xml:space="preserve">Our results </w:t>
      </w:r>
      <w:r w:rsidRPr="00F00334">
        <w:t xml:space="preserve">reinforce the conservation argument </w:t>
      </w:r>
      <w:r w:rsidR="00F00334">
        <w:t xml:space="preserve">that </w:t>
      </w:r>
      <w:r w:rsidRPr="00F00334">
        <w:t>protecting</w:t>
      </w:r>
      <w:r w:rsidRPr="00C40575">
        <w:t xml:space="preserve"> habitat heterogeneity </w:t>
      </w:r>
      <w:r w:rsidR="00F00334">
        <w:t xml:space="preserve">is essential for </w:t>
      </w:r>
      <w:r w:rsidRPr="00C40575">
        <w:t>produc</w:t>
      </w:r>
      <w:r w:rsidR="00F00334">
        <w:t>ing</w:t>
      </w:r>
      <w:r w:rsidRPr="00C40575">
        <w:t xml:space="preserve"> phenotypic diversity. </w:t>
      </w:r>
      <w:r w:rsidR="00F00334">
        <w:t>B</w:t>
      </w:r>
      <w:r w:rsidR="00F00334" w:rsidRPr="00F00334">
        <w:rPr>
          <w:bCs/>
        </w:rPr>
        <w:t xml:space="preserve">ecause of the dependence of phenotypic preservation on habitat, the critical conservation unit </w:t>
      </w:r>
      <w:r w:rsidR="00F00334">
        <w:rPr>
          <w:bCs/>
        </w:rPr>
        <w:t xml:space="preserve">for Pacific salmon </w:t>
      </w:r>
      <w:r w:rsidR="00F00334" w:rsidRPr="00F00334">
        <w:rPr>
          <w:bCs/>
        </w:rPr>
        <w:t xml:space="preserve">is the population within its habitat (Healey and Prince 1995). </w:t>
      </w:r>
      <w:r w:rsidRPr="00C40575">
        <w:t>Diverse temperature regimes within and among streams give rise to among-population life history diversity (Cordoleani et al. 2021), and the portfolio effect</w:t>
      </w:r>
      <w:r w:rsidR="00581E2E">
        <w:t xml:space="preserve">, </w:t>
      </w:r>
      <w:r w:rsidRPr="00C40575">
        <w:t>wherein asynchronous spawning across spatially variable habitats buffers populations against environmental stochasticity</w:t>
      </w:r>
      <w:r w:rsidR="00581E2E">
        <w:t xml:space="preserve">, </w:t>
      </w:r>
      <w:r w:rsidRPr="00C40575">
        <w:t xml:space="preserve">is considered essential for maintaining salmon stock abundance and resilience (Hilborn et al. 2003; Schindler et al. 2010; Hugentobler et al. 2024). The consumer dimension of this portfolio is also ecologically significant: variation in spawn timing across thermally heterogeneous reaches enables mobile consumers </w:t>
      </w:r>
      <w:r w:rsidR="00F00334">
        <w:t>(</w:t>
      </w:r>
      <w:r w:rsidR="00581E2E">
        <w:t>e.g., mammals and birds</w:t>
      </w:r>
      <w:r w:rsidR="00F00334">
        <w:t>)</w:t>
      </w:r>
      <w:r w:rsidRPr="00C40575">
        <w:t xml:space="preserve"> to locate profitable foraging opportunities sequentially across the watershed rather than competing at a single synchronous pulse (Schindler et al. 2013). When spawning is spatially asynchronous at fine scales, consumers do not need to travel far to exploit temporal variation in resource availability (Schindler et al. 2013).</w:t>
      </w:r>
      <w:bookmarkStart w:id="255" w:name="_Hlk223096211"/>
      <w:r w:rsidR="00BD33FF">
        <w:t xml:space="preserve"> </w:t>
      </w:r>
    </w:p>
    <w:bookmarkEnd w:id="255"/>
    <w:p w14:paraId="3A8B2CF8" w14:textId="6EA797CE" w:rsidR="00441FBE" w:rsidRDefault="00024D0E" w:rsidP="007E4777">
      <w:pPr>
        <w:rPr>
          <w:bCs/>
        </w:rPr>
      </w:pPr>
      <w:r>
        <w:rPr>
          <w:bCs/>
        </w:rPr>
        <w:tab/>
      </w:r>
      <w:r w:rsidR="004B1B9A">
        <w:rPr>
          <w:bCs/>
        </w:rPr>
        <w:t>Changing c</w:t>
      </w:r>
      <w:r>
        <w:rPr>
          <w:bCs/>
        </w:rPr>
        <w:t>limat</w:t>
      </w:r>
      <w:r w:rsidR="004B1B9A">
        <w:rPr>
          <w:bCs/>
        </w:rPr>
        <w:t xml:space="preserve">ic conditions </w:t>
      </w:r>
      <w:r w:rsidR="00E150F5">
        <w:rPr>
          <w:bCs/>
        </w:rPr>
        <w:t>add urgency to these conservation priorities.</w:t>
      </w:r>
      <w:r w:rsidR="0018712C">
        <w:rPr>
          <w:bCs/>
        </w:rPr>
        <w:t xml:space="preserve"> I</w:t>
      </w:r>
      <w:r w:rsidR="0018712C" w:rsidRPr="0018712C">
        <w:rPr>
          <w:bCs/>
        </w:rPr>
        <w:t>ncreasing water temperatures</w:t>
      </w:r>
      <w:r w:rsidR="0018712C">
        <w:rPr>
          <w:bCs/>
        </w:rPr>
        <w:t xml:space="preserve"> </w:t>
      </w:r>
      <w:r w:rsidR="0018712C" w:rsidRPr="0018712C">
        <w:rPr>
          <w:bCs/>
        </w:rPr>
        <w:t xml:space="preserve">are predicted to </w:t>
      </w:r>
      <w:r w:rsidR="0018712C">
        <w:rPr>
          <w:bCs/>
        </w:rPr>
        <w:t xml:space="preserve">reduce low elevation </w:t>
      </w:r>
      <w:r w:rsidR="008344BA">
        <w:rPr>
          <w:bCs/>
        </w:rPr>
        <w:t xml:space="preserve">stream </w:t>
      </w:r>
      <w:r w:rsidR="0018712C" w:rsidRPr="0018712C">
        <w:rPr>
          <w:bCs/>
        </w:rPr>
        <w:t>habitat</w:t>
      </w:r>
      <w:r w:rsidR="00E150F5">
        <w:rPr>
          <w:bCs/>
        </w:rPr>
        <w:t xml:space="preserve"> across the interior Columbia basin</w:t>
      </w:r>
      <w:r w:rsidR="0018712C" w:rsidRPr="0018712C">
        <w:rPr>
          <w:bCs/>
        </w:rPr>
        <w:t xml:space="preserve">, though some losses </w:t>
      </w:r>
      <w:r w:rsidR="0018712C">
        <w:rPr>
          <w:bCs/>
        </w:rPr>
        <w:t xml:space="preserve">may </w:t>
      </w:r>
      <w:r w:rsidR="0018712C" w:rsidRPr="0018712C">
        <w:rPr>
          <w:bCs/>
        </w:rPr>
        <w:t>be offset by warming of</w:t>
      </w:r>
      <w:r w:rsidR="0018712C">
        <w:rPr>
          <w:bCs/>
        </w:rPr>
        <w:t xml:space="preserve"> </w:t>
      </w:r>
      <w:r w:rsidR="00E150F5">
        <w:rPr>
          <w:bCs/>
        </w:rPr>
        <w:t xml:space="preserve">currently cold, high-elevation </w:t>
      </w:r>
      <w:r w:rsidR="008344BA">
        <w:rPr>
          <w:bCs/>
        </w:rPr>
        <w:t xml:space="preserve">reaches </w:t>
      </w:r>
      <w:r w:rsidR="0018712C" w:rsidRPr="0018712C">
        <w:rPr>
          <w:bCs/>
        </w:rPr>
        <w:t>(Isaak et al. 2016).</w:t>
      </w:r>
      <w:r w:rsidR="003A0CC9">
        <w:rPr>
          <w:bCs/>
        </w:rPr>
        <w:t xml:space="preserve"> Jacobs et al. (2021, 2022) </w:t>
      </w:r>
      <w:r w:rsidR="003A0CC9" w:rsidRPr="003A0CC9">
        <w:rPr>
          <w:bCs/>
        </w:rPr>
        <w:t xml:space="preserve">assessed </w:t>
      </w:r>
      <w:r w:rsidR="00E150F5">
        <w:rPr>
          <w:bCs/>
        </w:rPr>
        <w:t xml:space="preserve">future climate scenarios </w:t>
      </w:r>
      <w:r w:rsidR="004B1B9A">
        <w:rPr>
          <w:bCs/>
        </w:rPr>
        <w:t xml:space="preserve">in </w:t>
      </w:r>
      <w:r w:rsidR="00E150F5">
        <w:rPr>
          <w:bCs/>
        </w:rPr>
        <w:t xml:space="preserve">the </w:t>
      </w:r>
      <w:r w:rsidR="003A0CC9">
        <w:rPr>
          <w:bCs/>
        </w:rPr>
        <w:lastRenderedPageBreak/>
        <w:t xml:space="preserve">Middle Fork </w:t>
      </w:r>
      <w:r w:rsidR="00E150F5">
        <w:rPr>
          <w:bCs/>
        </w:rPr>
        <w:t xml:space="preserve">and found that while many tributaries </w:t>
      </w:r>
      <w:r w:rsidR="003A0CC9">
        <w:rPr>
          <w:bCs/>
        </w:rPr>
        <w:t>w</w:t>
      </w:r>
      <w:r w:rsidR="003A0CC9" w:rsidRPr="003A0CC9">
        <w:rPr>
          <w:bCs/>
        </w:rPr>
        <w:t xml:space="preserve">ill remain </w:t>
      </w:r>
      <w:r w:rsidR="008344BA" w:rsidRPr="003A0CC9">
        <w:rPr>
          <w:bCs/>
        </w:rPr>
        <w:t>cold water</w:t>
      </w:r>
      <w:r w:rsidR="003A0CC9" w:rsidRPr="003A0CC9">
        <w:rPr>
          <w:bCs/>
        </w:rPr>
        <w:t xml:space="preserve"> refuges</w:t>
      </w:r>
      <w:r w:rsidR="003A0CC9">
        <w:rPr>
          <w:bCs/>
        </w:rPr>
        <w:t xml:space="preserve">, </w:t>
      </w:r>
      <w:r w:rsidR="003A0CC9" w:rsidRPr="003A0CC9">
        <w:rPr>
          <w:bCs/>
        </w:rPr>
        <w:t xml:space="preserve">summer flow reductions </w:t>
      </w:r>
      <w:r w:rsidR="00842FC5">
        <w:rPr>
          <w:bCs/>
        </w:rPr>
        <w:t xml:space="preserve">are </w:t>
      </w:r>
      <w:r w:rsidR="003A0CC9" w:rsidRPr="003A0CC9">
        <w:rPr>
          <w:bCs/>
        </w:rPr>
        <w:t xml:space="preserve">likely to </w:t>
      </w:r>
      <w:r w:rsidR="00842FC5">
        <w:rPr>
          <w:bCs/>
        </w:rPr>
        <w:t xml:space="preserve">erode </w:t>
      </w:r>
      <w:r w:rsidR="003A0CC9" w:rsidRPr="003A0CC9">
        <w:rPr>
          <w:bCs/>
        </w:rPr>
        <w:t>this buffer</w:t>
      </w:r>
      <w:r w:rsidR="00842FC5">
        <w:rPr>
          <w:bCs/>
        </w:rPr>
        <w:t xml:space="preserve"> and produce </w:t>
      </w:r>
      <w:r w:rsidR="003A0CC9" w:rsidRPr="003A0CC9">
        <w:rPr>
          <w:bCs/>
        </w:rPr>
        <w:t xml:space="preserve">net </w:t>
      </w:r>
      <w:r w:rsidR="00842FC5">
        <w:rPr>
          <w:bCs/>
        </w:rPr>
        <w:t xml:space="preserve">habitat </w:t>
      </w:r>
      <w:r w:rsidR="003A0CC9" w:rsidRPr="003A0CC9">
        <w:rPr>
          <w:bCs/>
        </w:rPr>
        <w:t xml:space="preserve">losses in some high-elevation </w:t>
      </w:r>
      <w:r w:rsidR="00842FC5">
        <w:rPr>
          <w:bCs/>
        </w:rPr>
        <w:t>drainages</w:t>
      </w:r>
      <w:r w:rsidR="003A0CC9" w:rsidRPr="003A0CC9">
        <w:rPr>
          <w:bCs/>
        </w:rPr>
        <w:t xml:space="preserve">. </w:t>
      </w:r>
      <w:r w:rsidR="00842FC5">
        <w:rPr>
          <w:bCs/>
        </w:rPr>
        <w:t xml:space="preserve">The persistence of </w:t>
      </w:r>
      <w:r w:rsidR="003A0CC9" w:rsidRPr="003A0CC9">
        <w:rPr>
          <w:bCs/>
        </w:rPr>
        <w:t>substantial high-quality habitat</w:t>
      </w:r>
      <w:r w:rsidR="003A0CC9">
        <w:rPr>
          <w:bCs/>
        </w:rPr>
        <w:t xml:space="preserve"> </w:t>
      </w:r>
      <w:r w:rsidR="00842FC5">
        <w:rPr>
          <w:bCs/>
        </w:rPr>
        <w:t xml:space="preserve">across most Middle Fork drainages, combined with the thermal heterogeneity we documented, suggests that a diverse </w:t>
      </w:r>
      <w:r w:rsidR="007B22EA">
        <w:rPr>
          <w:bCs/>
        </w:rPr>
        <w:t>portfolio</w:t>
      </w:r>
      <w:r w:rsidR="00842FC5">
        <w:rPr>
          <w:bCs/>
        </w:rPr>
        <w:t xml:space="preserve"> approach remains viable here</w:t>
      </w:r>
      <w:r w:rsidR="00581E2E">
        <w:rPr>
          <w:bCs/>
        </w:rPr>
        <w:t xml:space="preserve">, </w:t>
      </w:r>
      <w:r w:rsidR="00842FC5">
        <w:rPr>
          <w:bCs/>
        </w:rPr>
        <w:t xml:space="preserve">but only if habitat heterogeneity and population abundance are maintained. </w:t>
      </w:r>
      <w:r w:rsidR="007570DF">
        <w:t xml:space="preserve">As </w:t>
      </w:r>
      <w:r w:rsidR="007570DF" w:rsidRPr="00441FBE">
        <w:t xml:space="preserve">Sturrock et al. </w:t>
      </w:r>
      <w:r w:rsidR="007570DF">
        <w:t>(</w:t>
      </w:r>
      <w:r w:rsidR="007570DF" w:rsidRPr="00441FBE">
        <w:t>2018)</w:t>
      </w:r>
      <w:r w:rsidR="007570DF">
        <w:t xml:space="preserve"> observed, i</w:t>
      </w:r>
      <w:r w:rsidR="0047767D">
        <w:t>n e</w:t>
      </w:r>
      <w:r w:rsidR="0047767D" w:rsidRPr="00441FBE">
        <w:t xml:space="preserve">nvironments facing increasingly </w:t>
      </w:r>
      <w:r w:rsidR="0047767D">
        <w:t>v</w:t>
      </w:r>
      <w:r w:rsidR="0047767D" w:rsidRPr="00441FBE">
        <w:t xml:space="preserve">olatile futures it is prudent to </w:t>
      </w:r>
      <w:r w:rsidR="0047767D">
        <w:t>p</w:t>
      </w:r>
      <w:r w:rsidR="0047767D" w:rsidRPr="00441FBE">
        <w:t xml:space="preserve">romote and </w:t>
      </w:r>
      <w:r w:rsidR="0047767D">
        <w:t>m</w:t>
      </w:r>
      <w:r w:rsidR="0047767D" w:rsidRPr="00441FBE">
        <w:t xml:space="preserve">aintain diverse </w:t>
      </w:r>
      <w:r w:rsidR="0047767D">
        <w:t>l</w:t>
      </w:r>
      <w:r w:rsidR="0047767D" w:rsidRPr="00441FBE">
        <w:t>ife-</w:t>
      </w:r>
      <w:r w:rsidR="0047767D">
        <w:t>h</w:t>
      </w:r>
      <w:r w:rsidR="0047767D" w:rsidRPr="00441FBE">
        <w:t>istory portfolios</w:t>
      </w:r>
      <w:r w:rsidR="00842FC5">
        <w:t xml:space="preserve">, because diversity </w:t>
      </w:r>
      <w:r w:rsidR="00B54A6F">
        <w:t xml:space="preserve">is the mechanism by which salmon populations spread </w:t>
      </w:r>
      <w:r w:rsidR="00842FC5">
        <w:t xml:space="preserve">mortality </w:t>
      </w:r>
      <w:r w:rsidR="00B54A6F">
        <w:t xml:space="preserve">risk and </w:t>
      </w:r>
      <w:r w:rsidR="00842FC5">
        <w:t xml:space="preserve">resist </w:t>
      </w:r>
      <w:r w:rsidR="00B54A6F">
        <w:t xml:space="preserve">extirpation (Den Boer 1968). </w:t>
      </w:r>
    </w:p>
    <w:p w14:paraId="13632ED7" w14:textId="77777777" w:rsidR="00F76581" w:rsidRDefault="00F76581" w:rsidP="007E4777"/>
    <w:p w14:paraId="5FE9FC5A" w14:textId="56F0D758" w:rsidR="00842FC5" w:rsidRDefault="00F76581" w:rsidP="007E4777">
      <w:r>
        <w:rPr>
          <w:b/>
          <w:bCs/>
          <w:i/>
          <w:iCs/>
        </w:rPr>
        <w:t>Limitations</w:t>
      </w:r>
      <w:r w:rsidR="00A50887" w:rsidRPr="00F05886">
        <w:t xml:space="preserve"> </w:t>
      </w:r>
    </w:p>
    <w:p w14:paraId="7EA5395B" w14:textId="2548E772" w:rsidR="00B74A54" w:rsidRDefault="00C228CC" w:rsidP="007E4777">
      <w:r>
        <w:t xml:space="preserve">The scale of our analysis, </w:t>
      </w:r>
      <w:r w:rsidR="00FF6D3D">
        <w:t>small</w:t>
      </w:r>
      <w:r>
        <w:t xml:space="preserve"> sample sizes</w:t>
      </w:r>
      <w:r w:rsidR="00120ADE">
        <w:t xml:space="preserve"> in a few streams, </w:t>
      </w:r>
      <w:r>
        <w:t xml:space="preserve">and a narrow range of adult salmon returns may have limited our ability to </w:t>
      </w:r>
      <w:r w:rsidR="004B1B9A">
        <w:t xml:space="preserve">more completely </w:t>
      </w:r>
      <w:r>
        <w:t>de</w:t>
      </w:r>
      <w:r w:rsidR="00247C8B">
        <w:t>scribe</w:t>
      </w:r>
      <w:r>
        <w:t xml:space="preserve"> </w:t>
      </w:r>
      <w:r w:rsidR="004B1B9A">
        <w:t xml:space="preserve">the full </w:t>
      </w:r>
      <w:r w:rsidR="00120ADE">
        <w:t>portfolio of Middle Fork sa</w:t>
      </w:r>
      <w:r>
        <w:t>lmon spawning phenologies. We collected data in six major drainages and two large tributaries</w:t>
      </w:r>
      <w:r w:rsidR="00842FC5">
        <w:t>;</w:t>
      </w:r>
      <w:r>
        <w:t xml:space="preserve"> </w:t>
      </w:r>
      <w:r w:rsidR="00842FC5">
        <w:t>f</w:t>
      </w:r>
      <w:r>
        <w:t xml:space="preserve">our additional major drainages </w:t>
      </w:r>
      <w:r w:rsidR="0005053D">
        <w:t xml:space="preserve">and 160 km of the mainstem </w:t>
      </w:r>
      <w:r w:rsidR="00842FC5">
        <w:t xml:space="preserve">spawning habitat </w:t>
      </w:r>
      <w:r w:rsidR="0005053D">
        <w:t>(Thurow et al. 2020)</w:t>
      </w:r>
      <w:r w:rsidR="00842FC5">
        <w:t xml:space="preserve"> were not sampled,</w:t>
      </w:r>
      <w:r w:rsidR="00120ADE">
        <w:t xml:space="preserve"> </w:t>
      </w:r>
      <w:r w:rsidR="00842FC5">
        <w:t>l</w:t>
      </w:r>
      <w:r w:rsidR="00120ADE">
        <w:t xml:space="preserve">argely because of </w:t>
      </w:r>
      <w:r w:rsidR="0005053D">
        <w:t xml:space="preserve">tributary </w:t>
      </w:r>
      <w:r w:rsidR="00120ADE">
        <w:t>remote</w:t>
      </w:r>
      <w:r w:rsidR="0005053D">
        <w:t xml:space="preserve">ness </w:t>
      </w:r>
      <w:r w:rsidR="00120ADE">
        <w:t xml:space="preserve">and relatively </w:t>
      </w:r>
      <w:r w:rsidR="0005053D">
        <w:t>few redds</w:t>
      </w:r>
      <w:r w:rsidR="00842FC5">
        <w:t>.</w:t>
      </w:r>
      <w:r w:rsidR="00120ADE">
        <w:t xml:space="preserve"> </w:t>
      </w:r>
      <w:r w:rsidR="0005053D">
        <w:t>Within the drainages sample</w:t>
      </w:r>
      <w:r w:rsidR="003802E2">
        <w:t>d</w:t>
      </w:r>
      <w:r w:rsidR="0005053D">
        <w:t>, we prioritized areas known to support a majority of redds</w:t>
      </w:r>
      <w:r w:rsidR="00842FC5">
        <w:t xml:space="preserve">, so </w:t>
      </w:r>
      <w:r w:rsidR="0005053D">
        <w:t>except for</w:t>
      </w:r>
      <w:r w:rsidR="00120ADE">
        <w:t xml:space="preserve"> </w:t>
      </w:r>
      <w:r w:rsidR="0005053D">
        <w:t>Marsh Creek</w:t>
      </w:r>
      <w:r w:rsidR="00120ADE">
        <w:t xml:space="preserve">, our redd surveys </w:t>
      </w:r>
      <w:r w:rsidR="0005053D">
        <w:t xml:space="preserve">encompassed a relatively small proportion of </w:t>
      </w:r>
      <w:r w:rsidR="00842FC5">
        <w:t xml:space="preserve">available </w:t>
      </w:r>
      <w:r w:rsidR="0005053D">
        <w:t xml:space="preserve">habitats. </w:t>
      </w:r>
      <w:r w:rsidR="00842FC5">
        <w:t xml:space="preserve">Some </w:t>
      </w:r>
      <w:r w:rsidR="00E20798">
        <w:t>surveys</w:t>
      </w:r>
      <w:r w:rsidR="00120ADE">
        <w:t xml:space="preserve"> in Beaver, Sulphur, and Marsh creeks were limited to one or two counts</w:t>
      </w:r>
      <w:r w:rsidR="0005053D">
        <w:t xml:space="preserve">, </w:t>
      </w:r>
      <w:r w:rsidR="0091432C">
        <w:t xml:space="preserve">constraining </w:t>
      </w:r>
      <w:r w:rsidR="0005053D">
        <w:t>our analysis in those streams and years</w:t>
      </w:r>
      <w:r w:rsidR="00120ADE">
        <w:t>.</w:t>
      </w:r>
      <w:r w:rsidR="00FF6D3D">
        <w:t xml:space="preserve"> F</w:t>
      </w:r>
      <w:r w:rsidR="0005053D">
        <w:t xml:space="preserve">inally, </w:t>
      </w:r>
      <w:r w:rsidR="00FF6D3D">
        <w:t xml:space="preserve">adult salmon </w:t>
      </w:r>
      <w:r w:rsidR="0091432C">
        <w:t xml:space="preserve">returns </w:t>
      </w:r>
      <w:r w:rsidR="00FF6D3D">
        <w:t>from 2002-2005 ranged from 1.9% to 9.4% of mid</w:t>
      </w:r>
      <w:r w:rsidR="003802E2">
        <w:t>-</w:t>
      </w:r>
      <w:r w:rsidR="00FF6D3D">
        <w:t>1960s abundances</w:t>
      </w:r>
      <w:r w:rsidR="0091432C">
        <w:t>—a narrow range at the low end of historic variation</w:t>
      </w:r>
      <w:r w:rsidR="00FF6D3D">
        <w:t xml:space="preserve">. </w:t>
      </w:r>
      <w:r w:rsidR="00581E2E">
        <w:t>As noted above, t</w:t>
      </w:r>
      <w:r w:rsidR="0091432C">
        <w:t xml:space="preserve">he </w:t>
      </w:r>
      <w:r w:rsidR="00581E2E">
        <w:t xml:space="preserve">contemporary </w:t>
      </w:r>
      <w:r w:rsidR="00FA676E">
        <w:t xml:space="preserve">population </w:t>
      </w:r>
      <w:r w:rsidR="00581E2E">
        <w:t xml:space="preserve">we </w:t>
      </w:r>
      <w:r w:rsidR="00FD0EFD">
        <w:t xml:space="preserve">sampled </w:t>
      </w:r>
      <w:r w:rsidR="00FA676E">
        <w:t xml:space="preserve">was far below </w:t>
      </w:r>
      <w:r w:rsidR="0091432C">
        <w:t xml:space="preserve">the carrying capacity of available spawning habitat, leaving many </w:t>
      </w:r>
      <w:r w:rsidR="00FA676E">
        <w:t>suitable areas</w:t>
      </w:r>
      <w:r w:rsidR="0091432C">
        <w:t xml:space="preserve"> unoccupied</w:t>
      </w:r>
      <w:r w:rsidR="00FA676E">
        <w:t xml:space="preserve">. </w:t>
      </w:r>
      <w:r w:rsidR="00FD0EFD">
        <w:t>R</w:t>
      </w:r>
      <w:r w:rsidR="003E65A2">
        <w:t>e-do</w:t>
      </w:r>
      <w:r w:rsidR="00FD0EFD">
        <w:t xml:space="preserve">ing </w:t>
      </w:r>
      <w:r w:rsidR="00FA676E">
        <w:t xml:space="preserve">our analysis </w:t>
      </w:r>
      <w:r w:rsidR="00FD0EFD">
        <w:t xml:space="preserve">with </w:t>
      </w:r>
      <w:r w:rsidR="0091432C">
        <w:t xml:space="preserve">substantially larger </w:t>
      </w:r>
      <w:r w:rsidR="00FD0EFD">
        <w:t xml:space="preserve">spawning populations might reveal </w:t>
      </w:r>
      <w:r w:rsidR="004B1B9A">
        <w:t xml:space="preserve">the </w:t>
      </w:r>
      <w:r w:rsidR="003E65A2">
        <w:t xml:space="preserve">expression </w:t>
      </w:r>
      <w:r w:rsidR="00FD0EFD">
        <w:t xml:space="preserve">of even </w:t>
      </w:r>
      <w:r w:rsidR="00FA676E">
        <w:t xml:space="preserve">broader </w:t>
      </w:r>
      <w:r w:rsidR="003E65A2">
        <w:t>phenotypic diversity</w:t>
      </w:r>
      <w:r w:rsidR="00FD0EFD">
        <w:t xml:space="preserve"> than we detected</w:t>
      </w:r>
      <w:r w:rsidR="00FA676E">
        <w:t xml:space="preserve">. </w:t>
      </w:r>
      <w:r w:rsidR="00FF6D3D">
        <w:t xml:space="preserve">These </w:t>
      </w:r>
      <w:r w:rsidR="00FD0EFD">
        <w:t xml:space="preserve">limiting </w:t>
      </w:r>
      <w:r w:rsidR="00FF6D3D">
        <w:t xml:space="preserve">factors likely </w:t>
      </w:r>
      <w:r w:rsidR="00FD0EFD">
        <w:t xml:space="preserve">suppressed </w:t>
      </w:r>
      <w:r w:rsidR="00FF6D3D">
        <w:t xml:space="preserve">our ability to detect the full range of spawning portfolios expressed by salmon across the </w:t>
      </w:r>
      <w:r w:rsidR="00FD3015">
        <w:t xml:space="preserve">heterogenous </w:t>
      </w:r>
      <w:r w:rsidR="00FF6D3D">
        <w:t>Middle Fork</w:t>
      </w:r>
      <w:r w:rsidR="00576597">
        <w:t xml:space="preserve"> landscape</w:t>
      </w:r>
      <w:r w:rsidR="00FD3015">
        <w:t xml:space="preserve">, </w:t>
      </w:r>
      <w:r w:rsidR="00576597">
        <w:t xml:space="preserve">resulting in a </w:t>
      </w:r>
      <w:r w:rsidR="00383632">
        <w:t xml:space="preserve">snapshot of </w:t>
      </w:r>
      <w:r w:rsidR="00576597">
        <w:t>very diverse, though likely incomplete, salmon spawning portfolio</w:t>
      </w:r>
      <w:r w:rsidR="00E20798">
        <w:t>s</w:t>
      </w:r>
      <w:r w:rsidR="00FF6D3D">
        <w:t>.</w:t>
      </w:r>
    </w:p>
    <w:p w14:paraId="539EAE1C" w14:textId="77777777" w:rsidR="00E20798" w:rsidRDefault="00E20798" w:rsidP="007E4777"/>
    <w:p w14:paraId="562D242D" w14:textId="69BFD041" w:rsidR="008D547E" w:rsidRDefault="008D547E" w:rsidP="007E4777">
      <w:pPr>
        <w:rPr>
          <w:b/>
          <w:bCs/>
        </w:rPr>
      </w:pPr>
      <w:r>
        <w:rPr>
          <w:b/>
          <w:bCs/>
        </w:rPr>
        <w:t xml:space="preserve">Acknowledgements: </w:t>
      </w:r>
    </w:p>
    <w:p w14:paraId="431072CD" w14:textId="024CE228" w:rsidR="004F63AB" w:rsidRDefault="004F63AB" w:rsidP="007E4777">
      <w:pPr>
        <w:rPr>
          <w:b/>
          <w:bCs/>
        </w:rPr>
      </w:pPr>
      <w:r>
        <w:rPr>
          <w:rFonts w:eastAsia="Times New Roman"/>
        </w:rPr>
        <w:t>We thank Don</w:t>
      </w:r>
      <w:r w:rsidRPr="00165CA5">
        <w:rPr>
          <w:rFonts w:eastAsia="Times New Roman"/>
        </w:rPr>
        <w:t xml:space="preserve"> Anderson, T</w:t>
      </w:r>
      <w:r>
        <w:rPr>
          <w:rFonts w:eastAsia="Times New Roman"/>
        </w:rPr>
        <w:t>yler</w:t>
      </w:r>
      <w:r w:rsidRPr="00165CA5">
        <w:rPr>
          <w:rFonts w:eastAsia="Times New Roman"/>
        </w:rPr>
        <w:t xml:space="preserve"> Archibald, S</w:t>
      </w:r>
      <w:r>
        <w:rPr>
          <w:rFonts w:eastAsia="Times New Roman"/>
        </w:rPr>
        <w:t>teve</w:t>
      </w:r>
      <w:r w:rsidRPr="00165CA5">
        <w:rPr>
          <w:rFonts w:eastAsia="Times New Roman"/>
        </w:rPr>
        <w:t xml:space="preserve"> Axon, G</w:t>
      </w:r>
      <w:r>
        <w:rPr>
          <w:rFonts w:eastAsia="Times New Roman"/>
        </w:rPr>
        <w:t>reg</w:t>
      </w:r>
      <w:r w:rsidRPr="00165CA5">
        <w:rPr>
          <w:rFonts w:eastAsia="Times New Roman"/>
        </w:rPr>
        <w:t xml:space="preserve"> Burak, M</w:t>
      </w:r>
      <w:r>
        <w:rPr>
          <w:rFonts w:eastAsia="Times New Roman"/>
        </w:rPr>
        <w:t>att</w:t>
      </w:r>
      <w:r w:rsidRPr="00165CA5">
        <w:rPr>
          <w:rFonts w:eastAsia="Times New Roman"/>
        </w:rPr>
        <w:t xml:space="preserve"> Corsi, B</w:t>
      </w:r>
      <w:r>
        <w:rPr>
          <w:rFonts w:eastAsia="Times New Roman"/>
        </w:rPr>
        <w:t>en</w:t>
      </w:r>
      <w:r w:rsidRPr="00165CA5">
        <w:rPr>
          <w:rFonts w:eastAsia="Times New Roman"/>
        </w:rPr>
        <w:t xml:space="preserve"> Goodman, L</w:t>
      </w:r>
      <w:r>
        <w:rPr>
          <w:rFonts w:eastAsia="Times New Roman"/>
        </w:rPr>
        <w:t>ance</w:t>
      </w:r>
      <w:r w:rsidRPr="00165CA5">
        <w:rPr>
          <w:rFonts w:eastAsia="Times New Roman"/>
        </w:rPr>
        <w:t xml:space="preserve"> Isaak, C</w:t>
      </w:r>
      <w:r>
        <w:rPr>
          <w:rFonts w:eastAsia="Times New Roman"/>
        </w:rPr>
        <w:t>asey</w:t>
      </w:r>
      <w:r w:rsidRPr="00165CA5">
        <w:rPr>
          <w:rFonts w:eastAsia="Times New Roman"/>
        </w:rPr>
        <w:t xml:space="preserve"> Justice, J</w:t>
      </w:r>
      <w:r>
        <w:rPr>
          <w:rFonts w:eastAsia="Times New Roman"/>
        </w:rPr>
        <w:t>ared</w:t>
      </w:r>
      <w:r w:rsidRPr="00165CA5">
        <w:rPr>
          <w:rFonts w:eastAsia="Times New Roman"/>
        </w:rPr>
        <w:t xml:space="preserve"> Lampton, J</w:t>
      </w:r>
      <w:r>
        <w:rPr>
          <w:rFonts w:eastAsia="Times New Roman"/>
        </w:rPr>
        <w:t>ulie</w:t>
      </w:r>
      <w:r w:rsidRPr="00165CA5">
        <w:rPr>
          <w:rFonts w:eastAsia="Times New Roman"/>
        </w:rPr>
        <w:t xml:space="preserve"> Markham, </w:t>
      </w:r>
      <w:r w:rsidR="00A92E7E">
        <w:rPr>
          <w:rFonts w:eastAsia="Times New Roman"/>
        </w:rPr>
        <w:t xml:space="preserve">Steve </w:t>
      </w:r>
      <w:r w:rsidRPr="00165CA5">
        <w:rPr>
          <w:rFonts w:eastAsia="Times New Roman"/>
        </w:rPr>
        <w:t>Meyers, C</w:t>
      </w:r>
      <w:r>
        <w:rPr>
          <w:rFonts w:eastAsia="Times New Roman"/>
        </w:rPr>
        <w:t>hris</w:t>
      </w:r>
      <w:r w:rsidRPr="00165CA5">
        <w:rPr>
          <w:rFonts w:eastAsia="Times New Roman"/>
        </w:rPr>
        <w:t xml:space="preserve"> Moeller, R</w:t>
      </w:r>
      <w:r>
        <w:rPr>
          <w:rFonts w:eastAsia="Times New Roman"/>
        </w:rPr>
        <w:t>uss</w:t>
      </w:r>
      <w:r w:rsidRPr="00165CA5">
        <w:rPr>
          <w:rFonts w:eastAsia="Times New Roman"/>
        </w:rPr>
        <w:t xml:space="preserve"> Nelson, W</w:t>
      </w:r>
      <w:r>
        <w:rPr>
          <w:rFonts w:eastAsia="Times New Roman"/>
        </w:rPr>
        <w:t>ade</w:t>
      </w:r>
      <w:r w:rsidRPr="00165CA5">
        <w:rPr>
          <w:rFonts w:eastAsia="Times New Roman"/>
        </w:rPr>
        <w:t xml:space="preserve"> Thorson, Q</w:t>
      </w:r>
      <w:r>
        <w:rPr>
          <w:rFonts w:eastAsia="Times New Roman"/>
        </w:rPr>
        <w:t>uentin</w:t>
      </w:r>
      <w:r w:rsidRPr="00165CA5">
        <w:rPr>
          <w:rFonts w:eastAsia="Times New Roman"/>
        </w:rPr>
        <w:t xml:space="preserve"> Tuckett, and T</w:t>
      </w:r>
      <w:r>
        <w:rPr>
          <w:rFonts w:eastAsia="Times New Roman"/>
        </w:rPr>
        <w:t>erry</w:t>
      </w:r>
      <w:r w:rsidRPr="00165CA5">
        <w:rPr>
          <w:rFonts w:eastAsia="Times New Roman"/>
        </w:rPr>
        <w:t xml:space="preserve"> Williams </w:t>
      </w:r>
      <w:r>
        <w:rPr>
          <w:rFonts w:eastAsia="Times New Roman"/>
        </w:rPr>
        <w:t xml:space="preserve">for </w:t>
      </w:r>
      <w:r w:rsidRPr="00165CA5">
        <w:rPr>
          <w:rFonts w:eastAsia="Times New Roman"/>
        </w:rPr>
        <w:t>complet</w:t>
      </w:r>
      <w:r>
        <w:rPr>
          <w:rFonts w:eastAsia="Times New Roman"/>
        </w:rPr>
        <w:t xml:space="preserve">ing </w:t>
      </w:r>
      <w:r w:rsidRPr="00165CA5">
        <w:rPr>
          <w:rFonts w:eastAsia="Times New Roman"/>
        </w:rPr>
        <w:t>redd surveys and measur</w:t>
      </w:r>
      <w:r>
        <w:rPr>
          <w:rFonts w:eastAsia="Times New Roman"/>
        </w:rPr>
        <w:t>ing</w:t>
      </w:r>
      <w:r w:rsidRPr="00165CA5">
        <w:rPr>
          <w:rFonts w:eastAsia="Times New Roman"/>
        </w:rPr>
        <w:t xml:space="preserve"> </w:t>
      </w:r>
      <w:r>
        <w:rPr>
          <w:rFonts w:eastAsia="Times New Roman"/>
        </w:rPr>
        <w:t>environmental</w:t>
      </w:r>
      <w:r w:rsidRPr="00165CA5">
        <w:rPr>
          <w:rFonts w:eastAsia="Times New Roman"/>
        </w:rPr>
        <w:t xml:space="preserve"> variables. Brian Leth of IDFG provided redd count data </w:t>
      </w:r>
      <w:r w:rsidR="00F1294C">
        <w:rPr>
          <w:rFonts w:eastAsia="Times New Roman"/>
        </w:rPr>
        <w:t xml:space="preserve">for </w:t>
      </w:r>
      <w:r w:rsidRPr="00165CA5">
        <w:rPr>
          <w:rFonts w:eastAsia="Times New Roman"/>
        </w:rPr>
        <w:t xml:space="preserve">reaches </w:t>
      </w:r>
      <w:r w:rsidR="00C73A06">
        <w:rPr>
          <w:rFonts w:eastAsia="Times New Roman"/>
        </w:rPr>
        <w:t>in</w:t>
      </w:r>
      <w:r w:rsidRPr="00165CA5">
        <w:rPr>
          <w:rFonts w:eastAsia="Times New Roman"/>
        </w:rPr>
        <w:t xml:space="preserve"> Marsh</w:t>
      </w:r>
      <w:r w:rsidR="00C73A06">
        <w:rPr>
          <w:rFonts w:eastAsia="Times New Roman"/>
        </w:rPr>
        <w:t xml:space="preserve"> C</w:t>
      </w:r>
      <w:r w:rsidRPr="00165CA5">
        <w:rPr>
          <w:rFonts w:eastAsia="Times New Roman"/>
        </w:rPr>
        <w:t xml:space="preserve">reek. John Guzevich </w:t>
      </w:r>
      <w:r>
        <w:rPr>
          <w:rFonts w:eastAsia="Times New Roman"/>
        </w:rPr>
        <w:t xml:space="preserve">of the Rocky Mountain Research Station </w:t>
      </w:r>
      <w:r w:rsidRPr="00165CA5">
        <w:rPr>
          <w:rFonts w:eastAsia="Times New Roman"/>
        </w:rPr>
        <w:t>assisted with crew training</w:t>
      </w:r>
      <w:r w:rsidR="00F1294C">
        <w:rPr>
          <w:rFonts w:eastAsia="Times New Roman"/>
        </w:rPr>
        <w:t xml:space="preserve"> and</w:t>
      </w:r>
      <w:r w:rsidRPr="00165CA5">
        <w:rPr>
          <w:rFonts w:eastAsia="Times New Roman"/>
        </w:rPr>
        <w:t xml:space="preserve"> supervision, </w:t>
      </w:r>
      <w:r w:rsidR="00F1294C">
        <w:rPr>
          <w:rFonts w:eastAsia="Times New Roman"/>
        </w:rPr>
        <w:t xml:space="preserve">and </w:t>
      </w:r>
      <w:r w:rsidRPr="00165CA5">
        <w:rPr>
          <w:rFonts w:eastAsia="Times New Roman"/>
        </w:rPr>
        <w:t>data collection</w:t>
      </w:r>
      <w:r w:rsidR="00F1294C">
        <w:rPr>
          <w:rFonts w:eastAsia="Times New Roman"/>
        </w:rPr>
        <w:t xml:space="preserve">. </w:t>
      </w:r>
      <w:r w:rsidRPr="00165CA5">
        <w:rPr>
          <w:rFonts w:eastAsia="Times New Roman"/>
        </w:rPr>
        <w:t xml:space="preserve">The Bonneville Power Administration provided funding for </w:t>
      </w:r>
      <w:r w:rsidRPr="00CD5DAC">
        <w:rPr>
          <w:rFonts w:eastAsia="Times New Roman"/>
          <w:bCs/>
        </w:rPr>
        <w:t>Project 2002-049-00</w:t>
      </w:r>
      <w:r>
        <w:rPr>
          <w:rFonts w:eastAsia="Times New Roman"/>
          <w:bCs/>
        </w:rPr>
        <w:t xml:space="preserve"> under Co</w:t>
      </w:r>
      <w:r w:rsidRPr="00CD5DAC">
        <w:rPr>
          <w:rFonts w:eastAsia="Times New Roman"/>
          <w:bCs/>
        </w:rPr>
        <w:t>ntract 00029186</w:t>
      </w:r>
      <w:r>
        <w:rPr>
          <w:rFonts w:eastAsia="Times New Roman"/>
          <w:bCs/>
        </w:rPr>
        <w:t>.</w:t>
      </w:r>
    </w:p>
    <w:p w14:paraId="1CD1A4FF" w14:textId="77777777" w:rsidR="008D547E" w:rsidRDefault="008D547E" w:rsidP="007E4777">
      <w:pPr>
        <w:rPr>
          <w:b/>
          <w:bCs/>
        </w:rPr>
      </w:pPr>
    </w:p>
    <w:p w14:paraId="4C16A1CD" w14:textId="7DD2D6D7" w:rsidR="0084195A" w:rsidRPr="0084195A" w:rsidRDefault="008D547E" w:rsidP="007E4777">
      <w:pPr>
        <w:rPr>
          <w:b/>
          <w:bCs/>
        </w:rPr>
      </w:pPr>
      <w:r w:rsidRPr="0084195A">
        <w:rPr>
          <w:b/>
          <w:bCs/>
        </w:rPr>
        <w:t xml:space="preserve">Competing interest statement: </w:t>
      </w:r>
    </w:p>
    <w:p w14:paraId="3CFCBEB6" w14:textId="0A25E3A9" w:rsidR="0084195A" w:rsidRPr="0084195A" w:rsidRDefault="0084195A" w:rsidP="007E4777">
      <w:r w:rsidRPr="0084195A">
        <w:t>The authors declare there are no competing interests. The findings and conclusions are those of the authors and should not be construed to represent any official U</w:t>
      </w:r>
      <w:r>
        <w:t xml:space="preserve">nited </w:t>
      </w:r>
      <w:r w:rsidRPr="0084195A">
        <w:t>S</w:t>
      </w:r>
      <w:r>
        <w:t xml:space="preserve">tates </w:t>
      </w:r>
      <w:r w:rsidRPr="0084195A">
        <w:t>D</w:t>
      </w:r>
      <w:r>
        <w:t xml:space="preserve">epartment of Agriculture </w:t>
      </w:r>
      <w:r w:rsidRPr="0084195A">
        <w:t>or U.S. Government determination or policy.</w:t>
      </w:r>
    </w:p>
    <w:p w14:paraId="4FFC790F" w14:textId="77777777" w:rsidR="008D547E" w:rsidRDefault="008D547E" w:rsidP="007E4777">
      <w:pPr>
        <w:rPr>
          <w:b/>
          <w:bCs/>
        </w:rPr>
      </w:pPr>
    </w:p>
    <w:p w14:paraId="23BD0513" w14:textId="77777777" w:rsidR="008D547E" w:rsidRDefault="008D547E" w:rsidP="007E4777">
      <w:r>
        <w:rPr>
          <w:b/>
          <w:bCs/>
        </w:rPr>
        <w:t>Author contribution statement:</w:t>
      </w:r>
      <w:r>
        <w:t xml:space="preserve"> </w:t>
      </w:r>
    </w:p>
    <w:p w14:paraId="67F2BC05" w14:textId="0E9C441B" w:rsidR="005E0050" w:rsidRDefault="005E0050" w:rsidP="007E4777">
      <w:r w:rsidRPr="005E0050">
        <w:t>RFT conceived the study</w:t>
      </w:r>
      <w:r w:rsidR="00421C1D">
        <w:t xml:space="preserve"> and </w:t>
      </w:r>
      <w:r>
        <w:t>acquired funding</w:t>
      </w:r>
      <w:r w:rsidR="00421C1D">
        <w:t xml:space="preserve">. RFT and DJI </w:t>
      </w:r>
      <w:r>
        <w:t>led the field work and created the georeferenced redd database. BMM and MMS completed d</w:t>
      </w:r>
      <w:r w:rsidRPr="005E0050">
        <w:t>ata</w:t>
      </w:r>
      <w:r>
        <w:t xml:space="preserve"> curation and fo</w:t>
      </w:r>
      <w:r w:rsidRPr="005E0050">
        <w:t>rmatting</w:t>
      </w:r>
      <w:r>
        <w:t xml:space="preserve">, </w:t>
      </w:r>
      <w:r>
        <w:lastRenderedPageBreak/>
        <w:t xml:space="preserve">conducted </w:t>
      </w:r>
      <w:r w:rsidRPr="005E0050">
        <w:t>statistical analyses</w:t>
      </w:r>
      <w:r>
        <w:t xml:space="preserve">, </w:t>
      </w:r>
      <w:r w:rsidR="00421C1D">
        <w:t xml:space="preserve">and visualized and </w:t>
      </w:r>
      <w:r>
        <w:t>interpreted model</w:t>
      </w:r>
      <w:r w:rsidR="00421C1D">
        <w:t xml:space="preserve"> outputs. </w:t>
      </w:r>
      <w:r w:rsidR="00E33269">
        <w:t xml:space="preserve">BMM created the </w:t>
      </w:r>
      <w:r w:rsidR="007F520E">
        <w:t>F</w:t>
      </w:r>
      <w:r w:rsidR="00E33269">
        <w:t>igures</w:t>
      </w:r>
      <w:r w:rsidR="007F520E">
        <w:t xml:space="preserve">, Tables, </w:t>
      </w:r>
      <w:r w:rsidR="00E33269">
        <w:t xml:space="preserve">and Appendices. </w:t>
      </w:r>
      <w:r>
        <w:t xml:space="preserve">RFT drafted </w:t>
      </w:r>
      <w:r w:rsidRPr="005E0050">
        <w:t xml:space="preserve">the original manuscript that </w:t>
      </w:r>
      <w:r>
        <w:t xml:space="preserve">BMM, </w:t>
      </w:r>
      <w:r w:rsidR="00421C1D">
        <w:t>MMS, DJI, and JMB r</w:t>
      </w:r>
      <w:r w:rsidRPr="005E0050">
        <w:t xml:space="preserve">eviewed and </w:t>
      </w:r>
      <w:r w:rsidR="00B050E5">
        <w:t xml:space="preserve">substantially </w:t>
      </w:r>
      <w:r w:rsidRPr="005E0050">
        <w:t>edited.</w:t>
      </w:r>
    </w:p>
    <w:p w14:paraId="0BEAA2EF" w14:textId="77777777" w:rsidR="008D547E" w:rsidRDefault="008D547E" w:rsidP="007E4777">
      <w:pPr>
        <w:rPr>
          <w:b/>
          <w:bCs/>
        </w:rPr>
      </w:pPr>
    </w:p>
    <w:p w14:paraId="54D42C3C" w14:textId="39435873" w:rsidR="005A1A9A" w:rsidRDefault="008D547E" w:rsidP="007E4777">
      <w:r>
        <w:rPr>
          <w:b/>
          <w:bCs/>
        </w:rPr>
        <w:t xml:space="preserve">Data availability statement: </w:t>
      </w:r>
      <w:r w:rsidR="005A1A9A" w:rsidRPr="005A1A9A">
        <w:t xml:space="preserve">Data and </w:t>
      </w:r>
      <w:r w:rsidR="005A1A9A">
        <w:t xml:space="preserve">R </w:t>
      </w:r>
      <w:r w:rsidR="005A1A9A" w:rsidRPr="005A1A9A">
        <w:t xml:space="preserve">scripts </w:t>
      </w:r>
      <w:r w:rsidR="005A1A9A">
        <w:t xml:space="preserve">to run the analyses and generate the figures are available at </w:t>
      </w:r>
      <w:hyperlink r:id="rId13" w:history="1">
        <w:r w:rsidR="005A1A9A" w:rsidRPr="0050098E">
          <w:rPr>
            <w:rStyle w:val="Hyperlink"/>
          </w:rPr>
          <w:t>https://github.com/morgan-sparks/mfsr_phenology</w:t>
        </w:r>
      </w:hyperlink>
      <w:r w:rsidR="005A1A9A">
        <w:t xml:space="preserve"> and will be archived upon acceptance on </w:t>
      </w:r>
      <w:proofErr w:type="spellStart"/>
      <w:r w:rsidR="005A1A9A">
        <w:t>Zenodo</w:t>
      </w:r>
      <w:proofErr w:type="spellEnd"/>
      <w:r w:rsidR="005A1A9A">
        <w:t xml:space="preserve">. </w:t>
      </w:r>
    </w:p>
    <w:p w14:paraId="31827135" w14:textId="77777777" w:rsidR="00B46569" w:rsidRDefault="00B46569" w:rsidP="007E4777">
      <w:pPr>
        <w:rPr>
          <w:highlight w:val="cyan"/>
        </w:rPr>
      </w:pPr>
    </w:p>
    <w:p w14:paraId="4BE55450" w14:textId="78196E6F" w:rsidR="00761C52" w:rsidRDefault="00761C52" w:rsidP="007E4777">
      <w:pPr>
        <w:spacing w:after="240"/>
        <w:rPr>
          <w:rFonts w:eastAsia="Times New Roman"/>
          <w:b/>
          <w:bCs/>
        </w:rPr>
      </w:pPr>
      <w:commentRangeStart w:id="256"/>
      <w:r w:rsidRPr="008170C0">
        <w:rPr>
          <w:rFonts w:eastAsia="Times New Roman"/>
          <w:b/>
          <w:bCs/>
        </w:rPr>
        <w:t>References</w:t>
      </w:r>
      <w:commentRangeEnd w:id="256"/>
      <w:r w:rsidR="007E2B6D">
        <w:rPr>
          <w:rStyle w:val="CommentReference"/>
        </w:rPr>
        <w:commentReference w:id="256"/>
      </w:r>
      <w:ins w:id="257" w:author="Thurow, Russ - FS, ID" w:date="2026-03-30T16:43:00Z">
        <w:r w:rsidR="007506E5">
          <w:rPr>
            <w:rFonts w:eastAsia="Times New Roman"/>
            <w:b/>
            <w:bCs/>
          </w:rPr>
          <w:t xml:space="preserve"> </w:t>
        </w:r>
      </w:ins>
    </w:p>
    <w:p w14:paraId="37E06DA2"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Austin, C.S., Torgersen, C.E., and Quinn, T.P. 2023. Who spawns where? Temperature, elevation, and discharge differentially affect the distribution of breeding by six Pacific salmonids within a large river basin. Can. J. Fish. </w:t>
      </w:r>
      <w:proofErr w:type="spellStart"/>
      <w:r w:rsidRPr="00761C52">
        <w:rPr>
          <w:rFonts w:eastAsia="Times New Roman"/>
        </w:rPr>
        <w:t>Aquat</w:t>
      </w:r>
      <w:proofErr w:type="spellEnd"/>
      <w:r w:rsidRPr="00761C52">
        <w:rPr>
          <w:rFonts w:eastAsia="Times New Roman"/>
        </w:rPr>
        <w:t>. Sci. 80(8): 1365–1384. doi:10.1139/cjfas-2022-0252.</w:t>
      </w:r>
    </w:p>
    <w:p w14:paraId="37DAC142" w14:textId="77777777" w:rsidR="00761C52" w:rsidRPr="00761C52" w:rsidRDefault="00761C52" w:rsidP="007E4777">
      <w:pPr>
        <w:spacing w:after="160"/>
        <w:ind w:left="720" w:hanging="720"/>
        <w:rPr>
          <w:rFonts w:eastAsia="Times New Roman"/>
          <w:sz w:val="20"/>
          <w:szCs w:val="20"/>
        </w:rPr>
      </w:pPr>
      <w:r w:rsidRPr="00761C52">
        <w:rPr>
          <w:rFonts w:eastAsia="Times New Roman"/>
        </w:rPr>
        <w:t>Beacham, T.D., and Murray, C.B. 1990. Temperature, egg size, and development of embryos and alevins of five species of Pacific salmon: a comparative analysis. Trans. Am. Fish. Soc. 119(6): 927–945. doi:10.1577/1548-8659(1990)119&lt;</w:t>
      </w:r>
      <w:proofErr w:type="gramStart"/>
      <w:r w:rsidRPr="00761C52">
        <w:rPr>
          <w:rFonts w:eastAsia="Times New Roman"/>
        </w:rPr>
        <w:t>0927:TESADO</w:t>
      </w:r>
      <w:proofErr w:type="gramEnd"/>
      <w:r w:rsidRPr="00761C52">
        <w:rPr>
          <w:rFonts w:eastAsia="Times New Roman"/>
        </w:rPr>
        <w:t>&gt;2.3.CO;2.</w:t>
      </w:r>
    </w:p>
    <w:p w14:paraId="5E34DFE9" w14:textId="77777777" w:rsidR="00761C52" w:rsidRPr="00761C52" w:rsidRDefault="00761C52" w:rsidP="007E4777">
      <w:pPr>
        <w:spacing w:after="160"/>
        <w:ind w:left="720" w:hanging="720"/>
        <w:rPr>
          <w:rFonts w:eastAsia="Times New Roman"/>
          <w:sz w:val="20"/>
          <w:szCs w:val="20"/>
        </w:rPr>
      </w:pPr>
      <w:r w:rsidRPr="00761C52">
        <w:rPr>
          <w:rFonts w:eastAsia="Times New Roman"/>
        </w:rPr>
        <w:t>Beamish, R.J., Neville, C.M., Sweeting, R.M., Beacham, T.D., Wade, J., and Li, L. 2016. Early ocean life history of Harrison River sockeye salmon and their contribution to the biodiversity of sockeye salmon in the Fraser River, British Columbia, Canada. Trans. Am. Fish. Soc. 145(2): 348–362. doi:10.1080/00028487.2015.1123182.</w:t>
      </w:r>
    </w:p>
    <w:p w14:paraId="2D7ECCCE"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Beechie, T., Buhle, E., Ruckelshaus, M., Fullerton, A., and Holsinger, L. 2006. Hydrologic regime and the conservation of salmon life history diversity. Biol. </w:t>
      </w:r>
      <w:proofErr w:type="spellStart"/>
      <w:r w:rsidRPr="00761C52">
        <w:rPr>
          <w:rFonts w:eastAsia="Times New Roman"/>
        </w:rPr>
        <w:t>Conserv</w:t>
      </w:r>
      <w:proofErr w:type="spellEnd"/>
      <w:r w:rsidRPr="00761C52">
        <w:rPr>
          <w:rFonts w:eastAsia="Times New Roman"/>
        </w:rPr>
        <w:t xml:space="preserve">. 130(4): 560–572. </w:t>
      </w:r>
      <w:proofErr w:type="gramStart"/>
      <w:r w:rsidRPr="00761C52">
        <w:rPr>
          <w:rFonts w:eastAsia="Times New Roman"/>
        </w:rPr>
        <w:t>doi:10.1016/j.biocon</w:t>
      </w:r>
      <w:proofErr w:type="gramEnd"/>
      <w:r w:rsidRPr="00761C52">
        <w:rPr>
          <w:rFonts w:eastAsia="Times New Roman"/>
        </w:rPr>
        <w:t>.2006.01.019.</w:t>
      </w:r>
    </w:p>
    <w:p w14:paraId="7483C889" w14:textId="77777777" w:rsidR="00761C52" w:rsidRPr="00761C52" w:rsidRDefault="00761C52" w:rsidP="007E4777">
      <w:pPr>
        <w:spacing w:after="160"/>
        <w:ind w:left="720" w:hanging="720"/>
        <w:rPr>
          <w:rFonts w:eastAsia="Times New Roman"/>
          <w:sz w:val="20"/>
          <w:szCs w:val="20"/>
        </w:rPr>
      </w:pPr>
      <w:r w:rsidRPr="00761C52">
        <w:rPr>
          <w:rFonts w:eastAsia="Times New Roman"/>
        </w:rPr>
        <w:t>Beechie, T.J., Moir, H., and Pess, G. 2008. Hierarchical physical controls on salmonid spawning location and timing. In Salmonid spawning habitat in rivers: physical controls, biological responses, and approaches to remediation. Am. Fish. Soc. Symp. 65. pp. 83–102.</w:t>
      </w:r>
    </w:p>
    <w:p w14:paraId="7EB11777"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Beulke, </w:t>
      </w:r>
      <w:proofErr w:type="spellStart"/>
      <w:proofErr w:type="gramStart"/>
      <w:r w:rsidRPr="00761C52">
        <w:rPr>
          <w:rFonts w:eastAsia="Times New Roman"/>
        </w:rPr>
        <w:t>A.K.,Abadía</w:t>
      </w:r>
      <w:proofErr w:type="spellEnd"/>
      <w:proofErr w:type="gramEnd"/>
      <w:r w:rsidRPr="00761C52">
        <w:rPr>
          <w:rFonts w:eastAsia="Times New Roman"/>
        </w:rPr>
        <w:t>‑Cardoso, A., Pearse, D.E., Goetz, L.C., Thompson, N.F., Anderson, E.C., and Garza, J.C. 2023. Distinct patterns of inheritance shape life‑history traits in steelhead trout. Mol. Ecol. 32(24): 6896–6912. doi:10.1111/mec.17182.</w:t>
      </w:r>
    </w:p>
    <w:p w14:paraId="6ADE3F6B" w14:textId="77777777" w:rsidR="00761C52" w:rsidRPr="00761C52" w:rsidRDefault="00761C52" w:rsidP="007E4777">
      <w:pPr>
        <w:spacing w:after="160"/>
        <w:ind w:left="720" w:hanging="720"/>
        <w:rPr>
          <w:rFonts w:eastAsia="Times New Roman"/>
          <w:sz w:val="20"/>
          <w:szCs w:val="20"/>
        </w:rPr>
      </w:pPr>
      <w:r w:rsidRPr="00761C52">
        <w:rPr>
          <w:rFonts w:eastAsia="Times New Roman"/>
        </w:rPr>
        <w:t>Bisson, P.A., Dunham, J.B., and Reeves, G.H. 2009. Freshwater ecosystems and resilience of Pacific salmon: habitat management based on natural variability. Ecol. Soc. 14(1). doi:10.5751/ES-02784-140117.</w:t>
      </w:r>
    </w:p>
    <w:p w14:paraId="6B33CA34" w14:textId="77777777" w:rsidR="00761C52" w:rsidRDefault="00761C52" w:rsidP="007E4777">
      <w:pPr>
        <w:spacing w:after="160"/>
        <w:ind w:left="720" w:hanging="720"/>
        <w:rPr>
          <w:ins w:id="258" w:author="Thurow, Russ - FS, ID" w:date="2026-03-31T09:35:00Z"/>
          <w:rFonts w:eastAsia="Times New Roman"/>
        </w:rPr>
      </w:pPr>
      <w:r w:rsidRPr="00761C52">
        <w:rPr>
          <w:rFonts w:eastAsia="Times New Roman"/>
        </w:rPr>
        <w:t>Brannon, E.L., Powell, M.S., Quinn, T.P., and Talbot, A. 2004. Population structure of Columbia River Basin Chinook salmon and steelhead trout. Rev. Fish. Sci. 12(2–3): 99–232. doi:10.1080/10641260490280513.</w:t>
      </w:r>
    </w:p>
    <w:p w14:paraId="45E24CF6" w14:textId="77777777" w:rsidR="00A24A53" w:rsidRPr="00A24A53" w:rsidRDefault="00A24A53" w:rsidP="00A24A53">
      <w:pPr>
        <w:spacing w:after="160"/>
        <w:ind w:left="720" w:hanging="720"/>
        <w:rPr>
          <w:ins w:id="259" w:author="Thurow, Russ - FS, ID" w:date="2026-03-31T09:35:00Z"/>
          <w:rFonts w:eastAsia="Times New Roman"/>
        </w:rPr>
      </w:pPr>
      <w:ins w:id="260" w:author="Thurow, Russ - FS, ID" w:date="2026-03-31T09:35:00Z">
        <w:r w:rsidRPr="00A24A53">
          <w:rPr>
            <w:rFonts w:eastAsia="Times New Roman"/>
          </w:rPr>
          <w:t>Buffington, J. M., and Tonina, D. 2009. Hyporheic exchange in mountain rivers II: Effects of channel morphology on mechanics, scales and rates of exchange. Geog. Compass</w:t>
        </w:r>
        <w:r w:rsidRPr="00A24A53">
          <w:rPr>
            <w:rFonts w:eastAsia="Times New Roman"/>
            <w:i/>
            <w:iCs/>
          </w:rPr>
          <w:t xml:space="preserve"> </w:t>
        </w:r>
        <w:r w:rsidRPr="00A24A53">
          <w:rPr>
            <w:rFonts w:eastAsia="Times New Roman"/>
          </w:rPr>
          <w:t>3(3): 1038-1062. https://doi.org/1010.1111/j.1749-8198.2009.00225.x.</w:t>
        </w:r>
      </w:ins>
    </w:p>
    <w:p w14:paraId="531BF462" w14:textId="13725EE5" w:rsidR="00A24A53" w:rsidRPr="00761C52" w:rsidDel="00A24A53" w:rsidRDefault="00A24A53" w:rsidP="007E4777">
      <w:pPr>
        <w:spacing w:after="160"/>
        <w:ind w:left="720" w:hanging="720"/>
        <w:rPr>
          <w:del w:id="261" w:author="Thurow, Russ - FS, ID" w:date="2026-03-31T09:35:00Z"/>
          <w:rFonts w:eastAsia="Times New Roman"/>
          <w:sz w:val="20"/>
          <w:szCs w:val="20"/>
        </w:rPr>
      </w:pPr>
    </w:p>
    <w:p w14:paraId="3CE1211B" w14:textId="77777777" w:rsidR="00761C52" w:rsidRPr="00761C52" w:rsidRDefault="00761C52" w:rsidP="007E4777">
      <w:pPr>
        <w:spacing w:after="160"/>
        <w:ind w:left="720" w:hanging="720"/>
        <w:rPr>
          <w:rFonts w:eastAsia="Times New Roman"/>
          <w:sz w:val="20"/>
          <w:szCs w:val="20"/>
        </w:rPr>
      </w:pPr>
      <w:r w:rsidRPr="00761C52">
        <w:rPr>
          <w:rFonts w:eastAsia="Times New Roman"/>
        </w:rPr>
        <w:lastRenderedPageBreak/>
        <w:t xml:space="preserve">Burger, C.V., Wilmot, R.L., and </w:t>
      </w:r>
      <w:proofErr w:type="spellStart"/>
      <w:r w:rsidRPr="00761C52">
        <w:rPr>
          <w:rFonts w:eastAsia="Times New Roman"/>
        </w:rPr>
        <w:t>Wangaard</w:t>
      </w:r>
      <w:proofErr w:type="spellEnd"/>
      <w:r w:rsidRPr="00761C52">
        <w:rPr>
          <w:rFonts w:eastAsia="Times New Roman"/>
        </w:rPr>
        <w:t xml:space="preserve">, D.B. 1985. Comparison of spawning areas and times for two runs of chinook salmon (Oncorhynchus tshawytscha) in the Kenai River, Alaska. Can. J. Fish. </w:t>
      </w:r>
      <w:proofErr w:type="spellStart"/>
      <w:r w:rsidRPr="00761C52">
        <w:rPr>
          <w:rFonts w:eastAsia="Times New Roman"/>
        </w:rPr>
        <w:t>Aquat</w:t>
      </w:r>
      <w:proofErr w:type="spellEnd"/>
      <w:r w:rsidRPr="00761C52">
        <w:rPr>
          <w:rFonts w:eastAsia="Times New Roman"/>
        </w:rPr>
        <w:t>. Sci. 42(4): 693–700. doi:10.1139/f85-089.</w:t>
      </w:r>
    </w:p>
    <w:p w14:paraId="23BFD829"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Burner, C.J. 1951. Characteristics of spawning nests of Columbia River salmon. Fish. Bull. Fish </w:t>
      </w:r>
      <w:proofErr w:type="spellStart"/>
      <w:r w:rsidRPr="00761C52">
        <w:rPr>
          <w:rFonts w:eastAsia="Times New Roman"/>
        </w:rPr>
        <w:t>Wildl</w:t>
      </w:r>
      <w:proofErr w:type="spellEnd"/>
      <w:r w:rsidRPr="00761C52">
        <w:rPr>
          <w:rFonts w:eastAsia="Times New Roman"/>
        </w:rPr>
        <w:t>. Serv. 52(61): 97–110.</w:t>
      </w:r>
    </w:p>
    <w:p w14:paraId="11D45E16"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Burns, D.C. 1992. Letter to Ed Murrell of the National Marine Fisheries Service explaining personal observations and observations by </w:t>
      </w:r>
      <w:proofErr w:type="gramStart"/>
      <w:r w:rsidRPr="00761C52">
        <w:rPr>
          <w:rFonts w:eastAsia="Times New Roman"/>
        </w:rPr>
        <w:t>local residents</w:t>
      </w:r>
      <w:proofErr w:type="gramEnd"/>
      <w:r w:rsidRPr="00761C52">
        <w:rPr>
          <w:rFonts w:eastAsia="Times New Roman"/>
        </w:rPr>
        <w:t xml:space="preserve"> of late spawning Chinook salmon in the South Fork Salmon River basin, Idaho. December 28, 1992. Payette National Forest.</w:t>
      </w:r>
    </w:p>
    <w:p w14:paraId="1B2A2685"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Carlson, S.M., and Satterthwaite, W.H. 2011. Weakened portfolio effect in a collapsed salmon population complex. Can. J. Fish. </w:t>
      </w:r>
      <w:proofErr w:type="spellStart"/>
      <w:r w:rsidRPr="00761C52">
        <w:rPr>
          <w:rFonts w:eastAsia="Times New Roman"/>
        </w:rPr>
        <w:t>Aquat</w:t>
      </w:r>
      <w:proofErr w:type="spellEnd"/>
      <w:r w:rsidRPr="00761C52">
        <w:rPr>
          <w:rFonts w:eastAsia="Times New Roman"/>
        </w:rPr>
        <w:t>. Sci. 68(9): 1579–1589. doi:10.1139/f2011-084.</w:t>
      </w:r>
    </w:p>
    <w:p w14:paraId="3B147C75" w14:textId="77777777" w:rsidR="00761C52" w:rsidRPr="00761C52" w:rsidRDefault="00761C52" w:rsidP="007E4777">
      <w:pPr>
        <w:spacing w:after="160"/>
        <w:ind w:left="720" w:hanging="720"/>
        <w:rPr>
          <w:rFonts w:eastAsia="Times New Roman"/>
          <w:sz w:val="20"/>
          <w:szCs w:val="20"/>
        </w:rPr>
      </w:pPr>
      <w:r w:rsidRPr="00761C52">
        <w:rPr>
          <w:rFonts w:eastAsia="Times New Roman"/>
        </w:rPr>
        <w:t>Columbia Basin Fish and Wildlife Authority (CBFWA). 1990. Integrated system plan for salmon and steelhead production in the Columbia Basin. Northwest Power Planning Council, Portland, Oregon.</w:t>
      </w:r>
    </w:p>
    <w:p w14:paraId="1BF75A90"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Copeland, T., and Venditti, D.A. 2009. Contribution of three life history types to smolt production in a Chinook salmon (Oncorhynchus tshawytscha) population. Can. J. Fish. </w:t>
      </w:r>
      <w:proofErr w:type="spellStart"/>
      <w:r w:rsidRPr="00761C52">
        <w:rPr>
          <w:rFonts w:eastAsia="Times New Roman"/>
        </w:rPr>
        <w:t>Aquat</w:t>
      </w:r>
      <w:proofErr w:type="spellEnd"/>
      <w:r w:rsidRPr="00761C52">
        <w:rPr>
          <w:rFonts w:eastAsia="Times New Roman"/>
        </w:rPr>
        <w:t>. Sci. 66(10): 1658–1665. doi:10.1139/F09-110.</w:t>
      </w:r>
    </w:p>
    <w:p w14:paraId="7B5A19C8" w14:textId="77777777" w:rsidR="00761C52" w:rsidRPr="00761C52" w:rsidRDefault="00761C52" w:rsidP="007E4777">
      <w:pPr>
        <w:spacing w:after="160"/>
        <w:ind w:left="720" w:hanging="720"/>
        <w:rPr>
          <w:rFonts w:eastAsia="Times New Roman"/>
          <w:sz w:val="20"/>
          <w:szCs w:val="20"/>
        </w:rPr>
      </w:pPr>
      <w:r w:rsidRPr="00761C52">
        <w:rPr>
          <w:rFonts w:eastAsia="Times New Roman"/>
        </w:rPr>
        <w:t>Copeland, T., Schrader, W.C., Barnett, B.R., Davison, M.T., Apperson, K.A., Belnap, M., Brown, E., and Felts, E.A. 2019. Idaho Chinook Salmon spawning ground surveys: protocol and historic trends. Idaho Department of Fish and Game.</w:t>
      </w:r>
    </w:p>
    <w:p w14:paraId="4A9BF4D5" w14:textId="77777777" w:rsidR="00761C52" w:rsidRPr="00761C52" w:rsidRDefault="00761C52" w:rsidP="007E4777">
      <w:pPr>
        <w:spacing w:after="160"/>
        <w:ind w:left="720" w:hanging="720"/>
        <w:rPr>
          <w:rFonts w:eastAsia="Times New Roman"/>
          <w:sz w:val="20"/>
          <w:szCs w:val="20"/>
        </w:rPr>
      </w:pPr>
      <w:r w:rsidRPr="00761C52">
        <w:rPr>
          <w:rFonts w:eastAsia="Times New Roman"/>
        </w:rPr>
        <w:t>Cordoleani, F., Phillis, C.C., Whitman, G., Sturrock, A., and Johnson, C. 2021. Life history diversity in Central Valley Butte Creek spring-run Chinook salmon population: implications for future management. Technical report, State Water Contractors, Sacramento, CA, USA.</w:t>
      </w:r>
    </w:p>
    <w:p w14:paraId="5C0C6DDD" w14:textId="77777777" w:rsidR="00761C52" w:rsidRPr="00761C52" w:rsidRDefault="00761C52" w:rsidP="007E4777">
      <w:pPr>
        <w:spacing w:after="160"/>
        <w:ind w:left="720" w:hanging="720"/>
        <w:rPr>
          <w:rFonts w:eastAsia="Times New Roman"/>
          <w:sz w:val="20"/>
          <w:szCs w:val="20"/>
        </w:rPr>
      </w:pPr>
      <w:r w:rsidRPr="00761C52">
        <w:rPr>
          <w:rFonts w:eastAsia="Times New Roman"/>
        </w:rPr>
        <w:t>Craig, L.S., Olden, J.D., Arthington, A.H., Entrekin, S., Hawkins, C.P., Kelly, J.J., Kennedy, T.A., Maitland, B.M., Rosi, E.J., Roy, A.H., Strayer, D.L., Tank, J.L., West, A.O., and Wooten, M.S. 2017. Meeting the challenge of interacting threats in freshwater ecosystems: a call to scientists and managers. Elementa Sci. Anthropocene 5(72): 1–15. doi:10.1525/elementa.256.</w:t>
      </w:r>
    </w:p>
    <w:p w14:paraId="63DF92FF" w14:textId="77777777" w:rsidR="00761C52" w:rsidRPr="00761C52" w:rsidRDefault="00761C52" w:rsidP="007E4777">
      <w:pPr>
        <w:spacing w:after="160"/>
        <w:ind w:left="720" w:hanging="720"/>
        <w:rPr>
          <w:rFonts w:eastAsia="Times New Roman"/>
          <w:sz w:val="20"/>
          <w:szCs w:val="20"/>
        </w:rPr>
      </w:pPr>
      <w:r w:rsidRPr="00761C52">
        <w:rPr>
          <w:rFonts w:eastAsia="Times New Roman"/>
        </w:rPr>
        <w:t>Crossin, G.T., Hinch, S.G., Farrell, A.P., Higgs, D.A., Lotto, A.G., Oakes, J.D., and Healey, M.C. 2004. Energetics and morphology of sockeye salmon: effects of upriver migratory distance and elevation. J. Fish Biol. 65(3): 788–810. doi:10.1111/j.0022-1112.2004.</w:t>
      </w:r>
      <w:proofErr w:type="gramStart"/>
      <w:r w:rsidRPr="00761C52">
        <w:rPr>
          <w:rFonts w:eastAsia="Times New Roman"/>
        </w:rPr>
        <w:t>00486.x.</w:t>
      </w:r>
      <w:proofErr w:type="gramEnd"/>
    </w:p>
    <w:p w14:paraId="13172711" w14:textId="77777777" w:rsidR="00761C52" w:rsidRPr="00761C52" w:rsidRDefault="00761C52" w:rsidP="007E4777">
      <w:pPr>
        <w:spacing w:after="160"/>
        <w:ind w:left="720" w:hanging="720"/>
        <w:rPr>
          <w:rFonts w:eastAsia="Times New Roman"/>
          <w:sz w:val="20"/>
          <w:szCs w:val="20"/>
        </w:rPr>
      </w:pPr>
      <w:r w:rsidRPr="00761C52">
        <w:rPr>
          <w:rFonts w:eastAsia="Times New Roman"/>
        </w:rPr>
        <w:t>Crozier, L.G., Lawson, P.W., Quinn, T.P., Hendry, A.P., Battin, J., Mantua, N.J., Eldridge, W., and Shaw, R.G. 2008. Evolutionary responses to climate change for organisms with complex life histories: Columbia River salmon as a case in point. Evol. Appl. 1(1): 252–270. doi:10.1111/j.1752-4571.2008.</w:t>
      </w:r>
      <w:proofErr w:type="gramStart"/>
      <w:r w:rsidRPr="00761C52">
        <w:rPr>
          <w:rFonts w:eastAsia="Times New Roman"/>
        </w:rPr>
        <w:t>00012.x.</w:t>
      </w:r>
      <w:proofErr w:type="gramEnd"/>
    </w:p>
    <w:p w14:paraId="7A427643"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Crozier, L.G., McClure, M.M., Beechie, T., Bograd, S.J., Boughton, D.A., Carr, M., Cooney, T.D., Dunham, J.B., Greene, C.M., </w:t>
      </w:r>
      <w:proofErr w:type="spellStart"/>
      <w:r w:rsidRPr="00761C52">
        <w:rPr>
          <w:rFonts w:eastAsia="Times New Roman"/>
        </w:rPr>
        <w:t>Haltuch</w:t>
      </w:r>
      <w:proofErr w:type="spellEnd"/>
      <w:r w:rsidRPr="00761C52">
        <w:rPr>
          <w:rFonts w:eastAsia="Times New Roman"/>
        </w:rPr>
        <w:t xml:space="preserve">, M.A., and others. 2019. Climate </w:t>
      </w:r>
      <w:r w:rsidRPr="00761C52">
        <w:rPr>
          <w:rFonts w:eastAsia="Times New Roman"/>
        </w:rPr>
        <w:lastRenderedPageBreak/>
        <w:t xml:space="preserve">vulnerability assessment for Pacific salmon and steelhead in the California Current Large Marine Ecosystem. </w:t>
      </w:r>
      <w:proofErr w:type="spellStart"/>
      <w:r w:rsidRPr="00761C52">
        <w:rPr>
          <w:rFonts w:eastAsia="Times New Roman"/>
        </w:rPr>
        <w:t>PLoS</w:t>
      </w:r>
      <w:proofErr w:type="spellEnd"/>
      <w:r w:rsidRPr="00761C52">
        <w:rPr>
          <w:rFonts w:eastAsia="Times New Roman"/>
        </w:rPr>
        <w:t xml:space="preserve"> ONE 14(7): e0217711. </w:t>
      </w:r>
      <w:proofErr w:type="gramStart"/>
      <w:r w:rsidRPr="00761C52">
        <w:rPr>
          <w:rFonts w:eastAsia="Times New Roman"/>
        </w:rPr>
        <w:t>doi:10.1371/journal.pone</w:t>
      </w:r>
      <w:proofErr w:type="gramEnd"/>
      <w:r w:rsidRPr="00761C52">
        <w:rPr>
          <w:rFonts w:eastAsia="Times New Roman"/>
        </w:rPr>
        <w:t>.0217711.</w:t>
      </w:r>
    </w:p>
    <w:p w14:paraId="62BFE64B" w14:textId="77777777" w:rsidR="00761C52" w:rsidRPr="00761C52" w:rsidRDefault="00761C52" w:rsidP="007E4777">
      <w:pPr>
        <w:spacing w:after="160"/>
        <w:ind w:left="720" w:hanging="720"/>
        <w:rPr>
          <w:rFonts w:eastAsia="Times New Roman"/>
          <w:sz w:val="20"/>
          <w:szCs w:val="20"/>
        </w:rPr>
      </w:pPr>
      <w:r w:rsidRPr="00761C52">
        <w:rPr>
          <w:rFonts w:eastAsia="Times New Roman"/>
        </w:rPr>
        <w:t>Davis, B.M. 2015. Variability and asynchrony in salmon returns: implications for monitoring and ecosystem services. M.S. thesis, Quantitative Ecology and Resource Management, University of Washington.</w:t>
      </w:r>
    </w:p>
    <w:p w14:paraId="76F2B21F" w14:textId="77777777" w:rsidR="00761C52" w:rsidRPr="00761C52" w:rsidRDefault="00761C52" w:rsidP="007E4777">
      <w:pPr>
        <w:spacing w:after="160"/>
        <w:ind w:left="720" w:hanging="720"/>
        <w:rPr>
          <w:rFonts w:eastAsia="Times New Roman"/>
          <w:sz w:val="20"/>
          <w:szCs w:val="20"/>
        </w:rPr>
      </w:pPr>
      <w:r w:rsidRPr="00761C52">
        <w:rPr>
          <w:rFonts w:eastAsia="Times New Roman"/>
        </w:rPr>
        <w:t>Deacy, W.W., Leacock, W.B., Stanford, J.A., and Armstrong, J.B. 2019. Variation in spawning phenology within salmon populations influences landscape‑level patterns of brown bear activity. Ecosphere 10(1): e02575. doi:10.1002/ecs2.2575.</w:t>
      </w:r>
    </w:p>
    <w:p w14:paraId="57A83829"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Den Boer, P.J. 1968. Spreading of risk and stabilization of animal numbers. Acta </w:t>
      </w:r>
      <w:proofErr w:type="spellStart"/>
      <w:r w:rsidRPr="00761C52">
        <w:rPr>
          <w:rFonts w:eastAsia="Times New Roman"/>
        </w:rPr>
        <w:t>Biotheor</w:t>
      </w:r>
      <w:proofErr w:type="spellEnd"/>
      <w:r w:rsidRPr="00761C52">
        <w:rPr>
          <w:rFonts w:eastAsia="Times New Roman"/>
        </w:rPr>
        <w:t>. 18: 165–194. doi:10.1007/BF01556726.</w:t>
      </w:r>
    </w:p>
    <w:p w14:paraId="6B7F621F"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Fausch, K.D., Torgersen, C.E., Baxter, C.V., and Li, H.W. 2002. Landscapes to riverscapes: bridging the gap between research and conservation of stream fishes. </w:t>
      </w:r>
      <w:proofErr w:type="spellStart"/>
      <w:r w:rsidRPr="00761C52">
        <w:rPr>
          <w:rFonts w:eastAsia="Times New Roman"/>
        </w:rPr>
        <w:t>BioScience</w:t>
      </w:r>
      <w:proofErr w:type="spellEnd"/>
      <w:r w:rsidRPr="00761C52">
        <w:rPr>
          <w:rFonts w:eastAsia="Times New Roman"/>
        </w:rPr>
        <w:t xml:space="preserve"> 52(6): 483–498. doi:10.1641/0006-3568(2002)052[</w:t>
      </w:r>
      <w:proofErr w:type="gramStart"/>
      <w:r w:rsidRPr="00761C52">
        <w:rPr>
          <w:rFonts w:eastAsia="Times New Roman"/>
        </w:rPr>
        <w:t>0483:LTRBTG</w:t>
      </w:r>
      <w:proofErr w:type="gramEnd"/>
      <w:r w:rsidRPr="00761C52">
        <w:rPr>
          <w:rFonts w:eastAsia="Times New Roman"/>
        </w:rPr>
        <w:t>]2.0.CO;2.</w:t>
      </w:r>
    </w:p>
    <w:p w14:paraId="10E42850"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Frissell, C.A., and Bayles, D. 1996. Ecosystem management and the conservation of aquatic biodiversity and ecological integrity. JAWRA J. Am. Water </w:t>
      </w:r>
      <w:proofErr w:type="spellStart"/>
      <w:r w:rsidRPr="00761C52">
        <w:rPr>
          <w:rFonts w:eastAsia="Times New Roman"/>
        </w:rPr>
        <w:t>Resour</w:t>
      </w:r>
      <w:proofErr w:type="spellEnd"/>
      <w:r w:rsidRPr="00761C52">
        <w:rPr>
          <w:rFonts w:eastAsia="Times New Roman"/>
        </w:rPr>
        <w:t>. Assoc. 32(2): 229–240. doi:10.1111/j.1752-</w:t>
      </w:r>
      <w:proofErr w:type="gramStart"/>
      <w:r w:rsidRPr="00761C52">
        <w:rPr>
          <w:rFonts w:eastAsia="Times New Roman"/>
        </w:rPr>
        <w:t>1688.1996.tb</w:t>
      </w:r>
      <w:proofErr w:type="gramEnd"/>
      <w:r w:rsidRPr="00761C52">
        <w:rPr>
          <w:rFonts w:eastAsia="Times New Roman"/>
        </w:rPr>
        <w:t>03447.x.</w:t>
      </w:r>
    </w:p>
    <w:p w14:paraId="1BEB5204" w14:textId="77777777" w:rsidR="00761C52" w:rsidRPr="00761C52" w:rsidRDefault="00761C52" w:rsidP="007E4777">
      <w:pPr>
        <w:spacing w:after="160"/>
        <w:ind w:left="720" w:hanging="720"/>
        <w:rPr>
          <w:rFonts w:eastAsia="Times New Roman"/>
          <w:sz w:val="20"/>
          <w:szCs w:val="20"/>
        </w:rPr>
      </w:pPr>
      <w:r w:rsidRPr="00761C52">
        <w:rPr>
          <w:rFonts w:eastAsia="Times New Roman"/>
        </w:rPr>
        <w:t>Frissell, C.A., Liss, W.J., Warren, C.E., and Hurley, M.D. 1986. A hierarchical framework for stream habitat classification: viewing streams in a watershed context. Environ. Manage. 10(2): 199–214. doi:10.1007/BF01867358.</w:t>
      </w:r>
    </w:p>
    <w:p w14:paraId="45618374" w14:textId="2476EBFB" w:rsidR="007C1B75" w:rsidRDefault="007C1B75" w:rsidP="007E4777">
      <w:pPr>
        <w:spacing w:after="160"/>
        <w:ind w:left="720" w:hanging="720"/>
        <w:rPr>
          <w:ins w:id="262" w:author="Isaak, Daniel - FS, ID" w:date="2026-03-23T16:57:00Z"/>
          <w:rFonts w:eastAsia="Times New Roman"/>
        </w:rPr>
      </w:pPr>
      <w:ins w:id="263" w:author="Isaak, Daniel - FS, ID" w:date="2026-03-23T16:57:00Z">
        <w:r w:rsidRPr="007C1B75">
          <w:rPr>
            <w:rFonts w:eastAsia="Times New Roman"/>
          </w:rPr>
          <w:t xml:space="preserve">Fullerton, A.H., Torgersen, C.E., Lawler, J.J., Steel, E.A., Ebersole, J.L. and Lee, S.Y., 2018. Longitudinal thermal heterogeneity in rivers and refugia for </w:t>
        </w:r>
        <w:proofErr w:type="spellStart"/>
        <w:r w:rsidRPr="007C1B75">
          <w:rPr>
            <w:rFonts w:eastAsia="Times New Roman"/>
          </w:rPr>
          <w:t>coldwater</w:t>
        </w:r>
        <w:proofErr w:type="spellEnd"/>
        <w:r w:rsidRPr="007C1B75">
          <w:rPr>
            <w:rFonts w:eastAsia="Times New Roman"/>
          </w:rPr>
          <w:t xml:space="preserve"> species: effects of scale and climate change. Aquatic Sciences, 80(1), p.3.</w:t>
        </w:r>
      </w:ins>
    </w:p>
    <w:p w14:paraId="2DB62BD6" w14:textId="0B6F3C1B" w:rsidR="00761C52" w:rsidRPr="00761C52" w:rsidRDefault="00761C52" w:rsidP="007E4777">
      <w:pPr>
        <w:spacing w:after="160"/>
        <w:ind w:left="720" w:hanging="720"/>
        <w:rPr>
          <w:rFonts w:eastAsia="Times New Roman"/>
          <w:sz w:val="20"/>
          <w:szCs w:val="20"/>
        </w:rPr>
      </w:pPr>
      <w:r w:rsidRPr="00761C52">
        <w:rPr>
          <w:rFonts w:eastAsia="Times New Roman"/>
        </w:rPr>
        <w:t>Fulton, L.A. 1968. Spawning areas and abundance of Chinook salmon (Oncorhynchus tshawytscha) in the Columbia River basin, past and present. United States Department of the Interior, U.S. Fish and Wildlife Service, Bureau of Commercial Fisheries.</w:t>
      </w:r>
    </w:p>
    <w:p w14:paraId="40BC760D" w14:textId="77777777" w:rsidR="00761C52" w:rsidRPr="00761C52" w:rsidRDefault="00761C52" w:rsidP="007E4777">
      <w:pPr>
        <w:spacing w:after="160"/>
        <w:ind w:left="720" w:hanging="720"/>
        <w:rPr>
          <w:rFonts w:eastAsia="Times New Roman"/>
          <w:sz w:val="20"/>
          <w:szCs w:val="20"/>
        </w:rPr>
      </w:pPr>
      <w:r w:rsidRPr="00761C52">
        <w:rPr>
          <w:rFonts w:eastAsia="Times New Roman"/>
        </w:rPr>
        <w:t>Gebhards, S.V. 1959. Preliminary planning report — Salmon River. Columbia River Fisheries Development Program. Available from https://collaboration.idfg.idaho.gov/FisheriesTechnicalReports/Res-Gebhards1958.</w:t>
      </w:r>
    </w:p>
    <w:p w14:paraId="1909AB3D" w14:textId="77777777" w:rsidR="00761C52" w:rsidRPr="00761C52" w:rsidRDefault="00761C52" w:rsidP="007E4777">
      <w:pPr>
        <w:spacing w:after="160"/>
        <w:ind w:left="720" w:hanging="720"/>
        <w:rPr>
          <w:rFonts w:eastAsia="Times New Roman"/>
          <w:sz w:val="20"/>
          <w:szCs w:val="20"/>
        </w:rPr>
      </w:pPr>
      <w:r w:rsidRPr="00761C52">
        <w:rPr>
          <w:rFonts w:eastAsia="Times New Roman"/>
        </w:rPr>
        <w:t>Gebhards, S.V. 1960. Biological notes on precocious male Chinook salmon parr in the Salmon River drainage, Idaho. Prog. Fish-Cult. 22: 121–123. doi:10.1577/1548-8640(1960)22[</w:t>
      </w:r>
      <w:proofErr w:type="gramStart"/>
      <w:r w:rsidRPr="00761C52">
        <w:rPr>
          <w:rFonts w:eastAsia="Times New Roman"/>
        </w:rPr>
        <w:t>121:BNOPMCP</w:t>
      </w:r>
      <w:proofErr w:type="gramEnd"/>
      <w:r w:rsidRPr="00761C52">
        <w:rPr>
          <w:rFonts w:eastAsia="Times New Roman"/>
        </w:rPr>
        <w:t>]2.0.CO;2.</w:t>
      </w:r>
    </w:p>
    <w:p w14:paraId="22FB06D3" w14:textId="77777777" w:rsidR="00761C52" w:rsidRPr="00761C52" w:rsidRDefault="00761C52" w:rsidP="007E4777">
      <w:pPr>
        <w:spacing w:after="160"/>
        <w:ind w:left="720" w:hanging="720"/>
        <w:rPr>
          <w:rFonts w:eastAsia="Times New Roman"/>
          <w:sz w:val="20"/>
          <w:szCs w:val="20"/>
        </w:rPr>
      </w:pPr>
      <w:r w:rsidRPr="00761C52">
        <w:rPr>
          <w:rFonts w:eastAsia="Times New Roman"/>
        </w:rPr>
        <w:t>Greene, C.M., Hall, J.E., Guilbault, K.R., and Quinn, T.P. 2010. Improved viability of populations with diverse life-history portfolios. Biol. Lett. 6: 382–386. doi:10.1098/rsbl.2009.0780.</w:t>
      </w:r>
    </w:p>
    <w:p w14:paraId="134180F5" w14:textId="77777777" w:rsidR="00761C52" w:rsidRPr="00761C52" w:rsidRDefault="00761C52" w:rsidP="007E4777">
      <w:pPr>
        <w:spacing w:after="160"/>
        <w:ind w:left="720" w:hanging="720"/>
        <w:rPr>
          <w:rFonts w:eastAsia="Times New Roman"/>
          <w:sz w:val="20"/>
          <w:szCs w:val="20"/>
        </w:rPr>
      </w:pPr>
      <w:r w:rsidRPr="00761C52">
        <w:rPr>
          <w:rFonts w:eastAsia="Times New Roman"/>
        </w:rPr>
        <w:t>Healey, M.C. 1991. Life history of Chinook salmon. In Pacific salmon life histories. Edited by C. Groot and L. Margolis. UBC Press, Vancouver, B.C. pp. 311–393.</w:t>
      </w:r>
    </w:p>
    <w:p w14:paraId="52FCE23D" w14:textId="77777777" w:rsidR="00761C52" w:rsidRPr="00761C52" w:rsidRDefault="00761C52" w:rsidP="007E4777">
      <w:pPr>
        <w:spacing w:after="160"/>
        <w:ind w:left="720" w:hanging="720"/>
        <w:rPr>
          <w:rFonts w:eastAsia="Times New Roman"/>
          <w:sz w:val="20"/>
          <w:szCs w:val="20"/>
        </w:rPr>
      </w:pPr>
      <w:r w:rsidRPr="00761C52">
        <w:rPr>
          <w:rFonts w:eastAsia="Times New Roman"/>
        </w:rPr>
        <w:t>Healey, M.C., and Prince, A. 1995. Scales of variation in life history tactics of Pacific salmon and the conservation of phenotype and genotype. Am. Fish. Soc. Symp. 17: 176–184.</w:t>
      </w:r>
    </w:p>
    <w:p w14:paraId="4A801095" w14:textId="77777777" w:rsidR="00761C52" w:rsidRDefault="00761C52" w:rsidP="007E4777">
      <w:pPr>
        <w:spacing w:after="160"/>
        <w:ind w:left="720" w:hanging="720"/>
        <w:rPr>
          <w:rFonts w:eastAsia="Times New Roman"/>
        </w:rPr>
      </w:pPr>
      <w:r w:rsidRPr="00761C52">
        <w:rPr>
          <w:rFonts w:eastAsia="Times New Roman"/>
        </w:rPr>
        <w:lastRenderedPageBreak/>
        <w:t xml:space="preserve">Heggberget, T.G. 1988. Timing of spawning in Norwegian Atlantic salmon (Salmo salar). Can. J. Fish. </w:t>
      </w:r>
      <w:proofErr w:type="spellStart"/>
      <w:r w:rsidRPr="00761C52">
        <w:rPr>
          <w:rFonts w:eastAsia="Times New Roman"/>
        </w:rPr>
        <w:t>Aquat</w:t>
      </w:r>
      <w:proofErr w:type="spellEnd"/>
      <w:r w:rsidRPr="00761C52">
        <w:rPr>
          <w:rFonts w:eastAsia="Times New Roman"/>
        </w:rPr>
        <w:t>. Sci. 45(5): 845–849. doi:10.1139/f88-104.</w:t>
      </w:r>
    </w:p>
    <w:p w14:paraId="4D1600D8" w14:textId="3E4487A5" w:rsidR="005D1057" w:rsidRPr="005D1057" w:rsidRDefault="005D1057" w:rsidP="007E4777">
      <w:pPr>
        <w:spacing w:after="160"/>
        <w:ind w:left="720" w:hanging="720"/>
        <w:rPr>
          <w:rFonts w:eastAsia="Times New Roman"/>
        </w:rPr>
      </w:pPr>
      <w:r w:rsidRPr="005D1057">
        <w:rPr>
          <w:rFonts w:eastAsia="Times New Roman"/>
        </w:rPr>
        <w:t>Henderson, N.E., 1963. Influence of light and temperature on the reproductive cycle of the eastern brook trout, Salvelinus fontinalis (Mitchill). Journal of the Fisheries Board of Canada</w:t>
      </w:r>
      <w:r>
        <w:rPr>
          <w:rFonts w:eastAsia="Times New Roman"/>
        </w:rPr>
        <w:t>.</w:t>
      </w:r>
      <w:r w:rsidRPr="005D1057">
        <w:rPr>
          <w:rFonts w:eastAsia="Times New Roman"/>
        </w:rPr>
        <w:t> 20(4)</w:t>
      </w:r>
      <w:r>
        <w:rPr>
          <w:rFonts w:eastAsia="Times New Roman"/>
        </w:rPr>
        <w:t xml:space="preserve">: </w:t>
      </w:r>
      <w:r w:rsidRPr="005D1057">
        <w:rPr>
          <w:rFonts w:eastAsia="Times New Roman"/>
        </w:rPr>
        <w:t>859-897.</w:t>
      </w:r>
    </w:p>
    <w:p w14:paraId="28E471B3" w14:textId="77777777" w:rsidR="00761C52" w:rsidRPr="00761C52" w:rsidRDefault="00761C52" w:rsidP="007E4777">
      <w:pPr>
        <w:spacing w:after="160"/>
        <w:ind w:left="720" w:hanging="720"/>
        <w:rPr>
          <w:rFonts w:eastAsia="Times New Roman"/>
          <w:sz w:val="20"/>
          <w:szCs w:val="20"/>
        </w:rPr>
      </w:pPr>
      <w:r w:rsidRPr="00761C52">
        <w:rPr>
          <w:rFonts w:eastAsia="Times New Roman"/>
        </w:rPr>
        <w:t>Hilborn, R., Quinn, T.P., Schindler, D.E., and Rogers, D.E. 2003. Biocomplexity and fisheries sustainability. Proc. Natl. Acad. Sci. U.S.A. 100(11): 6564–6568. doi:10.1073/pnas.1037274100.</w:t>
      </w:r>
    </w:p>
    <w:p w14:paraId="5EEAAF86" w14:textId="77777777" w:rsidR="00761C52" w:rsidRDefault="00761C52" w:rsidP="007E4777">
      <w:pPr>
        <w:spacing w:after="160"/>
        <w:ind w:left="720" w:hanging="720"/>
        <w:rPr>
          <w:rFonts w:eastAsia="Times New Roman"/>
        </w:rPr>
      </w:pPr>
      <w:r w:rsidRPr="00761C52">
        <w:rPr>
          <w:rFonts w:eastAsia="Times New Roman"/>
        </w:rPr>
        <w:t>Hugentobler, S.A., Sturrock, A.M., Willmes, M., Thompson, T.Q., Johnson, R.C., Cordoleani, F., Stauffer‑Olsen, N.J., Whitman, G., and Meek, M.H. 2024. Remnant salmon life history diversity rediscovered in a highly compressed habitat. Evol. Appl. 17(7): e13741. doi:10.1111/eva.13741.</w:t>
      </w:r>
    </w:p>
    <w:p w14:paraId="38064D45" w14:textId="77777777" w:rsidR="00761C52" w:rsidRPr="00761C52" w:rsidRDefault="00761C52" w:rsidP="007E4777">
      <w:pPr>
        <w:spacing w:after="160"/>
        <w:ind w:left="720" w:hanging="720"/>
        <w:rPr>
          <w:rFonts w:eastAsia="Times New Roman"/>
          <w:sz w:val="20"/>
          <w:szCs w:val="20"/>
        </w:rPr>
      </w:pPr>
      <w:r w:rsidRPr="00761C52">
        <w:rPr>
          <w:rFonts w:eastAsia="Times New Roman"/>
        </w:rPr>
        <w:t>Idaho Department of Fish and Game (IDFG). 2019. Fisheries Management Plan 2019–2024. Idaho Department of Fish and Game, Boise, USA.</w:t>
      </w:r>
    </w:p>
    <w:p w14:paraId="64CF1107"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Isaak, D.J., and Hubert, W.A. 2001. Production of stream habitat gradients by montane watersheds: hypothesis tests based on spatially explicit path analyses. Can. J. Fish. </w:t>
      </w:r>
      <w:proofErr w:type="spellStart"/>
      <w:r w:rsidRPr="00761C52">
        <w:rPr>
          <w:rFonts w:eastAsia="Times New Roman"/>
        </w:rPr>
        <w:t>Aquat</w:t>
      </w:r>
      <w:proofErr w:type="spellEnd"/>
      <w:r w:rsidRPr="00761C52">
        <w:rPr>
          <w:rFonts w:eastAsia="Times New Roman"/>
        </w:rPr>
        <w:t>. Sci. 58(6): 1089–1103. doi:10.1139/f01-037.</w:t>
      </w:r>
    </w:p>
    <w:p w14:paraId="76CD25E3"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Isaak, D.J., and Thurow, R.F. 2006. Network-scale spatial and temporal variation in Chinook salmon (Oncorhynchus tshawytscha) redd distributions: patterns inferred from spatially continuous replicate surveys. Can. J. Fish. </w:t>
      </w:r>
      <w:proofErr w:type="spellStart"/>
      <w:r w:rsidRPr="00761C52">
        <w:rPr>
          <w:rFonts w:eastAsia="Times New Roman"/>
        </w:rPr>
        <w:t>Aquat</w:t>
      </w:r>
      <w:proofErr w:type="spellEnd"/>
      <w:r w:rsidRPr="00761C52">
        <w:rPr>
          <w:rFonts w:eastAsia="Times New Roman"/>
        </w:rPr>
        <w:t>. Sci. 63(2): 285–296. doi:10.1139/f05-214.</w:t>
      </w:r>
    </w:p>
    <w:p w14:paraId="37336855" w14:textId="77777777" w:rsidR="00761C52" w:rsidRPr="00761C52" w:rsidRDefault="00761C52" w:rsidP="007E4777">
      <w:pPr>
        <w:spacing w:after="160"/>
        <w:ind w:left="720" w:hanging="720"/>
        <w:rPr>
          <w:rFonts w:eastAsia="Times New Roman"/>
          <w:sz w:val="20"/>
          <w:szCs w:val="20"/>
        </w:rPr>
      </w:pPr>
      <w:r w:rsidRPr="00761C52">
        <w:rPr>
          <w:rFonts w:eastAsia="Times New Roman"/>
        </w:rPr>
        <w:t>Isaak, D.J., Luce, C.H., Horan, D.L., Chandler, G.L., Wollrab, S.P., and Nagel, D.E. 2018. Global warming of salmon and trout rivers in the northwestern US: road to ruin or path through purgatory? Trans. Am. Fish. Soc. 147(3): 566–587. doi:10.1002/tafs.10059.</w:t>
      </w:r>
    </w:p>
    <w:p w14:paraId="4A3649E3"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Isaak, D.J., Peterson, E.E., Ver Hoef, J.M., Wenger, S.J., Falke, J.A., Torgersen, C.E., Sowder, C., Steel, E.A., Fortin, M.J., Jordan, C.E., and Ruesch, A.S. 2014. Applications of spatial statistical network models to stream data. Wiley </w:t>
      </w:r>
      <w:proofErr w:type="spellStart"/>
      <w:r w:rsidRPr="00761C52">
        <w:rPr>
          <w:rFonts w:eastAsia="Times New Roman"/>
        </w:rPr>
        <w:t>Interdiscip</w:t>
      </w:r>
      <w:proofErr w:type="spellEnd"/>
      <w:r w:rsidRPr="00761C52">
        <w:rPr>
          <w:rFonts w:eastAsia="Times New Roman"/>
        </w:rPr>
        <w:t>. Rev. Water 1(3): 277–294. doi:10.1002/wat2.1023.</w:t>
      </w:r>
    </w:p>
    <w:p w14:paraId="1FBD6E78" w14:textId="77777777" w:rsidR="00761C52" w:rsidRPr="00761C52" w:rsidRDefault="00761C52" w:rsidP="007E4777">
      <w:pPr>
        <w:spacing w:after="160"/>
        <w:ind w:left="720" w:hanging="720"/>
        <w:rPr>
          <w:rFonts w:eastAsia="Times New Roman"/>
          <w:sz w:val="20"/>
          <w:szCs w:val="20"/>
        </w:rPr>
      </w:pPr>
      <w:r w:rsidRPr="00761C52">
        <w:rPr>
          <w:rFonts w:eastAsia="Times New Roman"/>
        </w:rPr>
        <w:t>Isaak, D.J., Wollrab, S., Horan, D., and Chandler, G. 2012. Climate change effects on stream and river temperatures across the northwest US from 1980–2009 and implications for salmonid fishes. Clim. Change 113(2): 499–524. doi:10.1007/s10584-011-0326-z.</w:t>
      </w:r>
    </w:p>
    <w:p w14:paraId="4143C5BD" w14:textId="77777777" w:rsidR="00761C52" w:rsidRDefault="00761C52" w:rsidP="007E4777">
      <w:pPr>
        <w:spacing w:after="160"/>
        <w:ind w:left="720" w:hanging="720"/>
        <w:rPr>
          <w:ins w:id="264" w:author="Isaak, Daniel - FS, ID" w:date="2026-03-23T16:38:00Z"/>
          <w:rFonts w:eastAsia="Times New Roman"/>
        </w:rPr>
      </w:pPr>
      <w:r w:rsidRPr="00761C52">
        <w:rPr>
          <w:rFonts w:eastAsia="Times New Roman"/>
        </w:rPr>
        <w:t>Isaak, D.J., Young, M.K., Luce, C.H., Hostetler, S.W., Wenger, S.J., Peterson, E.E., Ver Hoef, J.M., and others. 2016. Slow climate velocities of mountain streams portend their role as refugia for cold-water biodiversity. Proc. Natl. Acad. Sci. U.S.A. 113: 4374–4379. doi:10.1073/pnas.1522429113.</w:t>
      </w:r>
    </w:p>
    <w:p w14:paraId="4712D4F3" w14:textId="757DD65D" w:rsidR="0028044F" w:rsidRPr="00AE3258" w:rsidRDefault="0028044F" w:rsidP="0028044F">
      <w:pPr>
        <w:spacing w:after="160"/>
        <w:ind w:left="720" w:hanging="720"/>
        <w:rPr>
          <w:rFonts w:eastAsia="Times New Roman"/>
        </w:rPr>
      </w:pPr>
      <w:ins w:id="265" w:author="Isaak, Daniel - FS, ID" w:date="2026-03-23T16:38:00Z">
        <w:r w:rsidRPr="00AE3258">
          <w:rPr>
            <w:rFonts w:eastAsia="Times New Roman"/>
          </w:rPr>
          <w:t xml:space="preserve">Jackson, F. L., R. J. Fryer, D. M. Hannah, C. P. Millar, and I. A. Malcolm. 2018. “A </w:t>
        </w:r>
        <w:proofErr w:type="spellStart"/>
        <w:r w:rsidRPr="00AE3258">
          <w:rPr>
            <w:rFonts w:eastAsia="Times New Roman"/>
          </w:rPr>
          <w:t>Spatio</w:t>
        </w:r>
        <w:proofErr w:type="spellEnd"/>
        <w:r w:rsidRPr="00AE3258">
          <w:rPr>
            <w:rFonts w:eastAsia="Times New Roman"/>
          </w:rPr>
          <w:t>-Temporal Statistical Model of Maximum Daily River Temperatures to Inform the Management of Scotland’s Atlantic Salmon Rivers under Climate Change.” The Science of the Total Environment 612: 1543–1558.</w:t>
        </w:r>
      </w:ins>
    </w:p>
    <w:p w14:paraId="6005BCD3" w14:textId="77777777" w:rsidR="00761C52" w:rsidRPr="00761C52" w:rsidRDefault="00761C52" w:rsidP="007E4777">
      <w:pPr>
        <w:spacing w:after="160"/>
        <w:ind w:left="720" w:hanging="720"/>
        <w:rPr>
          <w:rFonts w:eastAsia="Times New Roman"/>
          <w:sz w:val="20"/>
          <w:szCs w:val="20"/>
        </w:rPr>
      </w:pPr>
      <w:r w:rsidRPr="00761C52">
        <w:rPr>
          <w:rFonts w:eastAsia="Times New Roman"/>
        </w:rPr>
        <w:lastRenderedPageBreak/>
        <w:t>Jacobs, G.R., Thurow, R.F., Buffington, J.M., Isaak, D.J., and Wenger, S.J. 2021. Climate, fire regime, geomorphology, and conspecifics influence the spatial distribution of Chinook salmon redds. Trans. Am. Fish. Soc. 150: 8–23. doi:10.1002/tafs.10270.</w:t>
      </w:r>
    </w:p>
    <w:p w14:paraId="5729CA56" w14:textId="77777777" w:rsidR="00761C52" w:rsidRPr="00761C52" w:rsidRDefault="00761C52" w:rsidP="007E4777">
      <w:pPr>
        <w:spacing w:after="160"/>
        <w:ind w:left="720" w:hanging="720"/>
        <w:rPr>
          <w:rFonts w:eastAsia="Times New Roman"/>
          <w:sz w:val="20"/>
          <w:szCs w:val="20"/>
        </w:rPr>
      </w:pPr>
      <w:r w:rsidRPr="00761C52">
        <w:rPr>
          <w:rFonts w:eastAsia="Times New Roman"/>
        </w:rPr>
        <w:t>Jacobs, G.R., Thurow, R.F., Buffington, J.M., Isaak, D.J., and Wenger, S.J. 2022. Erratum: Climate, fire regime, geomorphology, and conspecifics influence the spatial distribution of chinook salmon redds. Trans. Am. Fish. Soc. 151: 390–395. doi:10.1002/tafs.10353.</w:t>
      </w:r>
    </w:p>
    <w:p w14:paraId="79441D5B"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Jacobs, G.R., Thurow, R.F., Petrosky, C.E., Osenberg, C.W., and Wenger, S.J. 2023. Life-cycle modeling reveals high recovery potential of at-risk wild Chinook salmon via improved migrant survival. Can. J. Fish. </w:t>
      </w:r>
      <w:proofErr w:type="spellStart"/>
      <w:r w:rsidRPr="00761C52">
        <w:rPr>
          <w:rFonts w:eastAsia="Times New Roman"/>
        </w:rPr>
        <w:t>Aquat</w:t>
      </w:r>
      <w:proofErr w:type="spellEnd"/>
      <w:r w:rsidRPr="00761C52">
        <w:rPr>
          <w:rFonts w:eastAsia="Times New Roman"/>
        </w:rPr>
        <w:t>. Sci. 81: 297–310. doi:10.1139/cjfas-2023-0167.</w:t>
      </w:r>
    </w:p>
    <w:p w14:paraId="45271D46" w14:textId="77777777" w:rsidR="00761C52" w:rsidRPr="00761C52" w:rsidRDefault="00761C52" w:rsidP="007E4777">
      <w:pPr>
        <w:spacing w:after="160"/>
        <w:ind w:left="720" w:hanging="720"/>
        <w:rPr>
          <w:rFonts w:eastAsia="Times New Roman"/>
          <w:sz w:val="20"/>
          <w:szCs w:val="20"/>
        </w:rPr>
      </w:pPr>
      <w:r w:rsidRPr="00761C52">
        <w:rPr>
          <w:rFonts w:eastAsia="Times New Roman"/>
        </w:rPr>
        <w:t>James, B.B., Pearsons, T.N., and McMichael, G.A. 1998. Washington Department of Fish and Wildlife, spring Chinook salmon interactions indices and residual/precocial monitoring in the Upper Yakima basin. Annual Report to Bonneville Power Administration, Contract No. 1995B164878, Project No. 0906409, BPA Report DOE/BP-64878-4.</w:t>
      </w:r>
    </w:p>
    <w:p w14:paraId="5C4A5684" w14:textId="4C1D2BF7" w:rsidR="00B054C7" w:rsidRDefault="00B054C7" w:rsidP="007E4777">
      <w:pPr>
        <w:spacing w:after="160"/>
        <w:ind w:left="720" w:hanging="720"/>
        <w:rPr>
          <w:ins w:id="266" w:author="Isaak, Daniel - FS, ID" w:date="2026-03-24T12:20:00Z"/>
          <w:rFonts w:eastAsia="Times New Roman"/>
        </w:rPr>
      </w:pPr>
      <w:ins w:id="267" w:author="Isaak, Daniel - FS, ID" w:date="2026-03-24T12:20:00Z">
        <w:r w:rsidRPr="00B054C7">
          <w:rPr>
            <w:rFonts w:eastAsia="Times New Roman"/>
          </w:rPr>
          <w:t>Kaylor, M.J., Armstrong, J.B., Lemanski, J.T., Justice, C. and White, S.M., 2022. Riverscape heterogeneity in estimated Chinook Salmon emergence phenology and implications for size and growth. Ecosphere, 13(7), p.e4160.</w:t>
        </w:r>
      </w:ins>
    </w:p>
    <w:p w14:paraId="089AF1F5" w14:textId="254ED4E7" w:rsidR="00761C52" w:rsidRPr="00761C52" w:rsidRDefault="00761C52" w:rsidP="007E4777">
      <w:pPr>
        <w:spacing w:after="160"/>
        <w:ind w:left="720" w:hanging="720"/>
        <w:rPr>
          <w:rFonts w:eastAsia="Times New Roman"/>
          <w:sz w:val="20"/>
          <w:szCs w:val="20"/>
        </w:rPr>
      </w:pPr>
      <w:r w:rsidRPr="00761C52">
        <w:rPr>
          <w:rFonts w:eastAsia="Times New Roman"/>
        </w:rPr>
        <w:t>Lichatowich, J.A. 1999. Salmon without rivers: a history of the Pacific salmon crisis. Island Press, Washington, D.C.</w:t>
      </w:r>
    </w:p>
    <w:p w14:paraId="3B40EA38" w14:textId="77777777" w:rsidR="00761C52" w:rsidRPr="00761C52" w:rsidRDefault="00761C52" w:rsidP="007E4777">
      <w:pPr>
        <w:spacing w:after="160"/>
        <w:ind w:left="720" w:hanging="720"/>
        <w:rPr>
          <w:rFonts w:eastAsia="Times New Roman"/>
          <w:sz w:val="20"/>
          <w:szCs w:val="20"/>
        </w:rPr>
      </w:pPr>
      <w:r w:rsidRPr="00761C52">
        <w:rPr>
          <w:rFonts w:eastAsia="Times New Roman"/>
        </w:rPr>
        <w:t>Lichatowich, J.A., and Mobrand, L.E. 1995. Analysis of Chinook salmon in the Columbia River from an ecosystem perspective. Prepared for Bonneville Power Administration.</w:t>
      </w:r>
    </w:p>
    <w:p w14:paraId="4466323F"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Lisi, P.J., Schindler, D.E., Bentley, K.T., and Pess, G.R. 2013. Association between geomorphic attributes of watersheds, water temperature, and salmon spawn timing in Alaskan streams. Geomorphology 185: 78–86. </w:t>
      </w:r>
      <w:proofErr w:type="gramStart"/>
      <w:r w:rsidRPr="00761C52">
        <w:rPr>
          <w:rFonts w:eastAsia="Times New Roman"/>
        </w:rPr>
        <w:t>doi:10.1016/j.geomorph</w:t>
      </w:r>
      <w:proofErr w:type="gramEnd"/>
      <w:r w:rsidRPr="00761C52">
        <w:rPr>
          <w:rFonts w:eastAsia="Times New Roman"/>
        </w:rPr>
        <w:t>.2012.12.016.</w:t>
      </w:r>
    </w:p>
    <w:p w14:paraId="1FA274CE"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Luce, C.H., </w:t>
      </w:r>
      <w:proofErr w:type="spellStart"/>
      <w:r w:rsidRPr="00761C52">
        <w:rPr>
          <w:rFonts w:eastAsia="Times New Roman"/>
        </w:rPr>
        <w:t>Abatzoglou</w:t>
      </w:r>
      <w:proofErr w:type="spellEnd"/>
      <w:r w:rsidRPr="00761C52">
        <w:rPr>
          <w:rFonts w:eastAsia="Times New Roman"/>
        </w:rPr>
        <w:t>, J.T., and Holden, Z.A. 2013. The missing mountain water: slower westerlies decrease orographic enhancement in the Pacific Northwest USA. Science 342(6164): 1360–1364. doi:10.1126/science.1242335.</w:t>
      </w:r>
    </w:p>
    <w:p w14:paraId="3667B51D" w14:textId="77777777" w:rsidR="00761C52" w:rsidRPr="00761C52" w:rsidRDefault="00761C52" w:rsidP="007E4777">
      <w:pPr>
        <w:spacing w:after="160"/>
        <w:ind w:left="720" w:hanging="720"/>
        <w:rPr>
          <w:rFonts w:eastAsia="Times New Roman"/>
          <w:sz w:val="20"/>
          <w:szCs w:val="20"/>
        </w:rPr>
      </w:pPr>
      <w:r w:rsidRPr="00761C52">
        <w:rPr>
          <w:rFonts w:eastAsia="Times New Roman"/>
        </w:rPr>
        <w:t>Mallet, J. 1974. Inventory of salmon and steelhead resources, habitat, use and demands. Job Performance Report. Idaho Department of Fish and Game, Boise, Idaho.</w:t>
      </w:r>
    </w:p>
    <w:p w14:paraId="439BEECE"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Manhard, C.V., Joyce, J.E., and Gharrett, A.J. 2017. Evolution of phenology in a salmonid population: a potential adaptive response to climate change. Can. J. Fish. </w:t>
      </w:r>
      <w:proofErr w:type="spellStart"/>
      <w:r w:rsidRPr="00761C52">
        <w:rPr>
          <w:rFonts w:eastAsia="Times New Roman"/>
        </w:rPr>
        <w:t>Aquat</w:t>
      </w:r>
      <w:proofErr w:type="spellEnd"/>
      <w:r w:rsidRPr="00761C52">
        <w:rPr>
          <w:rFonts w:eastAsia="Times New Roman"/>
        </w:rPr>
        <w:t>. Sci. 74(10): 1519–1527. doi:10.1139/cjfas-2016-0202.</w:t>
      </w:r>
    </w:p>
    <w:p w14:paraId="5025236F"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McKay, L., </w:t>
      </w:r>
      <w:proofErr w:type="spellStart"/>
      <w:r w:rsidRPr="00761C52">
        <w:rPr>
          <w:rFonts w:eastAsia="Times New Roman"/>
        </w:rPr>
        <w:t>Bondelid</w:t>
      </w:r>
      <w:proofErr w:type="spellEnd"/>
      <w:r w:rsidRPr="00761C52">
        <w:rPr>
          <w:rFonts w:eastAsia="Times New Roman"/>
        </w:rPr>
        <w:t>, T., Dewald, T., Johnson, J., Moore, R., and Rea, A. 2012. NHDPlus Version 2: User Guide.</w:t>
      </w:r>
    </w:p>
    <w:p w14:paraId="31EA58EB" w14:textId="451E3A09" w:rsidR="0028044F" w:rsidRDefault="0028044F" w:rsidP="007E4777">
      <w:pPr>
        <w:spacing w:after="160"/>
        <w:ind w:left="720" w:hanging="720"/>
        <w:rPr>
          <w:ins w:id="268" w:author="Isaak, Daniel - FS, ID" w:date="2026-03-23T16:41:00Z"/>
          <w:rFonts w:eastAsia="Times New Roman"/>
        </w:rPr>
      </w:pPr>
      <w:ins w:id="269" w:author="Isaak, Daniel - FS, ID" w:date="2026-03-23T16:41:00Z">
        <w:r w:rsidRPr="0028044F">
          <w:rPr>
            <w:rFonts w:eastAsia="Times New Roman"/>
          </w:rPr>
          <w:t>McNyset, K.M., Volk, C.J. and Jordan, C.E., 2015. Developing an effective model for predicting spatially and temporally continuous stream temperatures from remotely sensed land surface temperatures. Water, 7(12), pp.6827-6846.</w:t>
        </w:r>
      </w:ins>
    </w:p>
    <w:p w14:paraId="3BCD47EB" w14:textId="5C0B207E" w:rsidR="00761C52" w:rsidRPr="00761C52" w:rsidRDefault="00761C52" w:rsidP="007E4777">
      <w:pPr>
        <w:spacing w:after="160"/>
        <w:ind w:left="720" w:hanging="720"/>
        <w:rPr>
          <w:rFonts w:eastAsia="Times New Roman"/>
          <w:sz w:val="20"/>
          <w:szCs w:val="20"/>
        </w:rPr>
      </w:pPr>
      <w:r w:rsidRPr="00761C52">
        <w:rPr>
          <w:rFonts w:eastAsia="Times New Roman"/>
        </w:rPr>
        <w:t>Minshall, G.W. 2014. Cabin Creek chronicle: the history of the most remote ranch in America. Streamside Scribe Press.</w:t>
      </w:r>
    </w:p>
    <w:p w14:paraId="4D4CE01B" w14:textId="77777777" w:rsidR="00761C52" w:rsidRPr="00761C52" w:rsidRDefault="00761C52" w:rsidP="007E4777">
      <w:pPr>
        <w:spacing w:after="160"/>
        <w:ind w:left="720" w:hanging="720"/>
        <w:rPr>
          <w:rFonts w:eastAsia="Times New Roman"/>
          <w:sz w:val="20"/>
          <w:szCs w:val="20"/>
        </w:rPr>
      </w:pPr>
      <w:r w:rsidRPr="00761C52">
        <w:rPr>
          <w:rFonts w:eastAsia="Times New Roman"/>
        </w:rPr>
        <w:lastRenderedPageBreak/>
        <w:t>Minshall, G.W., Brock, J.T., and Andrews, D.A. 1981. Biological, water quality and aquatic habitat response to wildfire in the Middle Fork of the Salmon River and its tributaries. Idaho State University, Pocatello, Idaho.</w:t>
      </w:r>
    </w:p>
    <w:p w14:paraId="193E4E91" w14:textId="77777777" w:rsidR="00761C52" w:rsidRDefault="00761C52" w:rsidP="007E4777">
      <w:pPr>
        <w:spacing w:after="160"/>
        <w:ind w:left="720" w:hanging="720"/>
        <w:rPr>
          <w:ins w:id="270" w:author="Thurow, Russ - FS, ID" w:date="2026-03-30T12:00:00Z"/>
          <w:rFonts w:eastAsia="Times New Roman"/>
        </w:rPr>
      </w:pPr>
      <w:r w:rsidRPr="00761C52">
        <w:rPr>
          <w:rFonts w:eastAsia="Times New Roman"/>
        </w:rPr>
        <w:t xml:space="preserve">Montgomery, D.R. 1999. Process domains and the river continuum. JAWRA J. Am. Water </w:t>
      </w:r>
      <w:proofErr w:type="spellStart"/>
      <w:r w:rsidRPr="00761C52">
        <w:rPr>
          <w:rFonts w:eastAsia="Times New Roman"/>
        </w:rPr>
        <w:t>Resour</w:t>
      </w:r>
      <w:proofErr w:type="spellEnd"/>
      <w:r w:rsidRPr="00761C52">
        <w:rPr>
          <w:rFonts w:eastAsia="Times New Roman"/>
        </w:rPr>
        <w:t>. Assoc. 35(2): 397–410. doi:10.1111/j.1752-</w:t>
      </w:r>
      <w:proofErr w:type="gramStart"/>
      <w:r w:rsidRPr="00761C52">
        <w:rPr>
          <w:rFonts w:eastAsia="Times New Roman"/>
        </w:rPr>
        <w:t>1688.1999.tb</w:t>
      </w:r>
      <w:proofErr w:type="gramEnd"/>
      <w:r w:rsidRPr="00761C52">
        <w:rPr>
          <w:rFonts w:eastAsia="Times New Roman"/>
        </w:rPr>
        <w:t>03598.x.</w:t>
      </w:r>
    </w:p>
    <w:p w14:paraId="79B4933A" w14:textId="64AA2D9F" w:rsidR="007F682D" w:rsidRPr="00761C52" w:rsidDel="007F682D" w:rsidRDefault="007F682D" w:rsidP="007E4777">
      <w:pPr>
        <w:spacing w:after="160"/>
        <w:ind w:left="720" w:hanging="720"/>
        <w:rPr>
          <w:del w:id="271" w:author="Thurow, Russ - FS, ID" w:date="2026-03-30T12:00:00Z"/>
          <w:rFonts w:eastAsia="Times New Roman"/>
          <w:sz w:val="20"/>
          <w:szCs w:val="20"/>
        </w:rPr>
      </w:pPr>
      <w:ins w:id="272" w:author="Thurow, Russ - FS, ID" w:date="2026-03-30T12:00:00Z">
        <w:r w:rsidRPr="008C2C2B">
          <w:rPr>
            <w:rFonts w:eastAsia="Times New Roman"/>
          </w:rPr>
          <w:t xml:space="preserve">Montgomery, D. R. 2000. Coevolution of the Pacific salmon and Pacific Rim topography. </w:t>
        </w:r>
        <w:r w:rsidRPr="003001F2">
          <w:rPr>
            <w:rFonts w:eastAsia="Times New Roman"/>
          </w:rPr>
          <w:t>Geology</w:t>
        </w:r>
        <w:r w:rsidRPr="008C2C2B">
          <w:rPr>
            <w:rFonts w:eastAsia="Times New Roman"/>
            <w:i/>
            <w:iCs/>
          </w:rPr>
          <w:t xml:space="preserve">, </w:t>
        </w:r>
        <w:r w:rsidRPr="003001F2">
          <w:rPr>
            <w:rFonts w:eastAsia="Times New Roman"/>
          </w:rPr>
          <w:t>28</w:t>
        </w:r>
        <w:r>
          <w:rPr>
            <w:rFonts w:eastAsia="Times New Roman"/>
          </w:rPr>
          <w:t>(12):</w:t>
        </w:r>
        <w:r w:rsidRPr="008C2C2B">
          <w:rPr>
            <w:rFonts w:eastAsia="Times New Roman"/>
          </w:rPr>
          <w:t xml:space="preserve"> 1107-1110</w:t>
        </w:r>
        <w:r>
          <w:rPr>
            <w:rFonts w:eastAsia="Times New Roman"/>
          </w:rPr>
          <w:t>.</w:t>
        </w:r>
        <w:r w:rsidRPr="008C2C2B">
          <w:rPr>
            <w:rFonts w:eastAsia="Times New Roman"/>
          </w:rPr>
          <w:t xml:space="preserve"> https://doi-org.uidaho.idm.oclc.org/1110.1130/0091-7613(2000)1128%1103C1107:COTPSA%1103E1102.1100.CO;1102.</w:t>
        </w:r>
      </w:ins>
    </w:p>
    <w:p w14:paraId="0658D397" w14:textId="77777777" w:rsidR="00761C52" w:rsidRPr="00761C52" w:rsidRDefault="00761C52" w:rsidP="007E4777">
      <w:pPr>
        <w:spacing w:after="160"/>
        <w:ind w:left="720" w:hanging="720"/>
        <w:rPr>
          <w:rFonts w:eastAsia="Times New Roman"/>
          <w:sz w:val="20"/>
          <w:szCs w:val="20"/>
        </w:rPr>
      </w:pPr>
      <w:r w:rsidRPr="00761C52">
        <w:rPr>
          <w:rFonts w:eastAsia="Times New Roman"/>
        </w:rPr>
        <w:t>Montgomery, D.R., and Buffington, J.M. 1997. Channel-reach morphology in mountain drainage basins. Geol. Soc. Am. Bull. 109(5): 596–611. doi:10.1130/0016-7606(1997)109&lt;</w:t>
      </w:r>
      <w:proofErr w:type="gramStart"/>
      <w:r w:rsidRPr="00761C52">
        <w:rPr>
          <w:rFonts w:eastAsia="Times New Roman"/>
        </w:rPr>
        <w:t>0596:CRMIMD</w:t>
      </w:r>
      <w:proofErr w:type="gramEnd"/>
      <w:r w:rsidRPr="00761C52">
        <w:rPr>
          <w:rFonts w:eastAsia="Times New Roman"/>
        </w:rPr>
        <w:t>&gt;2.3.CO;2.</w:t>
      </w:r>
    </w:p>
    <w:p w14:paraId="18BA0334"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Moore, R.B., McKay, L.D., Rea, A.H., </w:t>
      </w:r>
      <w:proofErr w:type="spellStart"/>
      <w:r w:rsidRPr="00761C52">
        <w:rPr>
          <w:rFonts w:eastAsia="Times New Roman"/>
        </w:rPr>
        <w:t>Bondelid</w:t>
      </w:r>
      <w:proofErr w:type="spellEnd"/>
      <w:r w:rsidRPr="00761C52">
        <w:rPr>
          <w:rFonts w:eastAsia="Times New Roman"/>
        </w:rPr>
        <w:t>, T.R., Price, C.V., Dewald, T.G., and Johnston, C.M. 2019. User's guide for the national hydrography dataset plus (NHDPlus) high resolution. U.S. Geological Survey Open-File Report 2019–1096. doi:10.3133/ofr20191096.</w:t>
      </w:r>
    </w:p>
    <w:p w14:paraId="33198FF9" w14:textId="77777777" w:rsidR="00761C52" w:rsidRPr="00761C52" w:rsidRDefault="00761C52" w:rsidP="007E4777">
      <w:pPr>
        <w:spacing w:after="160"/>
        <w:ind w:left="720" w:hanging="720"/>
        <w:rPr>
          <w:rFonts w:eastAsia="Times New Roman"/>
          <w:sz w:val="20"/>
          <w:szCs w:val="20"/>
        </w:rPr>
      </w:pPr>
      <w:r w:rsidRPr="00761C52">
        <w:rPr>
          <w:rFonts w:eastAsia="Times New Roman"/>
        </w:rPr>
        <w:t>Morrison, J.K., and Smith, C.E. 1986. Altering the spawning cycle of rainbow trout by manipulating water temperature. Prog. Fish-Cult. 48(1): 52–54. doi:10.1577/1548-8640(1986)48&lt;</w:t>
      </w:r>
      <w:proofErr w:type="gramStart"/>
      <w:r w:rsidRPr="00761C52">
        <w:rPr>
          <w:rFonts w:eastAsia="Times New Roman"/>
        </w:rPr>
        <w:t>52:ATSCOR</w:t>
      </w:r>
      <w:proofErr w:type="gramEnd"/>
      <w:r w:rsidRPr="00761C52">
        <w:rPr>
          <w:rFonts w:eastAsia="Times New Roman"/>
        </w:rPr>
        <w:t>&gt;2.0.CO;2.</w:t>
      </w:r>
    </w:p>
    <w:p w14:paraId="76B51221" w14:textId="77777777" w:rsidR="00761C52" w:rsidRPr="00761C52" w:rsidRDefault="00761C52" w:rsidP="007E4777">
      <w:pPr>
        <w:spacing w:after="160"/>
        <w:ind w:left="720" w:hanging="720"/>
        <w:rPr>
          <w:rFonts w:eastAsia="Times New Roman"/>
          <w:sz w:val="20"/>
          <w:szCs w:val="20"/>
        </w:rPr>
      </w:pPr>
      <w:r w:rsidRPr="00761C52">
        <w:rPr>
          <w:rFonts w:eastAsia="Times New Roman"/>
        </w:rPr>
        <w:t>National Marine Fisheries Service (NMFS). 1992. Endangered and threatened species: threatened status for Snake River spring/summer Chinook salmon, threatened status for Snake River fall Chinook salmon. Fed. Reg. 57(78): 14563–14663.</w:t>
      </w:r>
    </w:p>
    <w:p w14:paraId="1B85718E" w14:textId="77777777" w:rsidR="00761C52" w:rsidRPr="00761C52" w:rsidRDefault="00761C52" w:rsidP="007E4777">
      <w:pPr>
        <w:spacing w:after="160"/>
        <w:ind w:left="720" w:hanging="720"/>
        <w:rPr>
          <w:rFonts w:eastAsia="Times New Roman"/>
          <w:sz w:val="20"/>
          <w:szCs w:val="20"/>
        </w:rPr>
      </w:pPr>
      <w:r w:rsidRPr="00761C52">
        <w:rPr>
          <w:rFonts w:eastAsia="Times New Roman"/>
        </w:rPr>
        <w:t>National Marine Fisheries Service (NMFS). 2017. ESA recovery plan for Snake River spring/summer Chinook salmon (Oncorhynchus tshawytscha) and Snake River Basin steelhead (Oncorhynchus mykiss). Available from https://www.westcoast.fisheries.noaa.gov/publications/recovery_planning/salmon_steelhead/domains/interior_columbia/snake/Final%20Snake%20Recovery%20Plan%20Docs/final_snake_river_springummer_chinook_salmon_and_snake_river_basin_steelhead_recovery_plan.pdf [accessed September 2018].</w:t>
      </w:r>
    </w:p>
    <w:p w14:paraId="696207E9" w14:textId="77777777" w:rsidR="00761C52" w:rsidRPr="00761C52" w:rsidRDefault="00761C52" w:rsidP="007E4777">
      <w:pPr>
        <w:spacing w:after="160"/>
        <w:ind w:left="720" w:hanging="720"/>
        <w:rPr>
          <w:rFonts w:eastAsia="Times New Roman"/>
          <w:sz w:val="20"/>
          <w:szCs w:val="20"/>
        </w:rPr>
      </w:pPr>
      <w:r w:rsidRPr="00761C52">
        <w:rPr>
          <w:rFonts w:eastAsia="Times New Roman"/>
        </w:rPr>
        <w:t>National Oceanographic and Atmospheric Administration (NOAA). 2022. Rebuilding interior Columbia Basin salmon and steelhead. National Marine Fisheries Service. Available from https://repository.library.noaa.gov/view/noaa/46461 [accessed 22 September 2023].</w:t>
      </w:r>
    </w:p>
    <w:p w14:paraId="70D65FBE" w14:textId="77777777" w:rsidR="00761C52" w:rsidRPr="00761C52" w:rsidRDefault="00761C52" w:rsidP="007E4777">
      <w:pPr>
        <w:spacing w:after="160"/>
        <w:ind w:left="720" w:hanging="720"/>
        <w:rPr>
          <w:rFonts w:eastAsia="Times New Roman"/>
          <w:sz w:val="20"/>
          <w:szCs w:val="20"/>
        </w:rPr>
      </w:pPr>
      <w:r w:rsidRPr="00761C52">
        <w:rPr>
          <w:rFonts w:eastAsia="Times New Roman"/>
        </w:rPr>
        <w:t>National Wild and Scenic Rivers System (NWSRS). 2016. Frank Church–River of No Return Wilderness. Available from https://www.rivers.gov.</w:t>
      </w:r>
    </w:p>
    <w:p w14:paraId="6B23DDA7" w14:textId="77777777" w:rsidR="00761C52" w:rsidRPr="00761C52" w:rsidRDefault="00761C52" w:rsidP="007E4777">
      <w:pPr>
        <w:spacing w:after="160"/>
        <w:ind w:left="720" w:hanging="720"/>
        <w:rPr>
          <w:rFonts w:eastAsia="Times New Roman"/>
          <w:sz w:val="20"/>
          <w:szCs w:val="20"/>
        </w:rPr>
      </w:pPr>
      <w:r w:rsidRPr="00761C52">
        <w:rPr>
          <w:rFonts w:eastAsia="Times New Roman"/>
        </w:rPr>
        <w:t>Neville, H.M., Isaak, D.J., Dunham, J.B., Thurow, R.F., and Rieman, B.E. 2006. Fine-scale natal homing and localized movement as shaped by sex and spawning habitat in Chinook salmon: insights from spatial autocorrelation analysis of individual genotypes. Mol. Ecol. 15: 4589–4602. doi:10.1111/j.1365-294X.2006.</w:t>
      </w:r>
      <w:proofErr w:type="gramStart"/>
      <w:r w:rsidRPr="00761C52">
        <w:rPr>
          <w:rFonts w:eastAsia="Times New Roman"/>
        </w:rPr>
        <w:t>03082.x.</w:t>
      </w:r>
      <w:proofErr w:type="gramEnd"/>
    </w:p>
    <w:p w14:paraId="59FB4395"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O’Sullivan, A.M., Devito, K.J., and Curry, R.A. 2019. The influence of landscape characteristics on the spatial variability of river temperatures. Catena 177: 70–83. </w:t>
      </w:r>
      <w:proofErr w:type="gramStart"/>
      <w:r w:rsidRPr="00761C52">
        <w:rPr>
          <w:rFonts w:eastAsia="Times New Roman"/>
        </w:rPr>
        <w:t>doi:10.1016/j.catena</w:t>
      </w:r>
      <w:proofErr w:type="gramEnd"/>
      <w:r w:rsidRPr="00761C52">
        <w:rPr>
          <w:rFonts w:eastAsia="Times New Roman"/>
        </w:rPr>
        <w:t>.2019.02.006.</w:t>
      </w:r>
    </w:p>
    <w:p w14:paraId="175C84F9" w14:textId="77777777" w:rsidR="00761C52" w:rsidRDefault="00761C52" w:rsidP="007E4777">
      <w:pPr>
        <w:spacing w:after="160"/>
        <w:ind w:left="720" w:hanging="720"/>
        <w:rPr>
          <w:rFonts w:eastAsia="Times New Roman"/>
        </w:rPr>
      </w:pPr>
      <w:r w:rsidRPr="00761C52">
        <w:rPr>
          <w:rFonts w:eastAsia="Times New Roman"/>
        </w:rPr>
        <w:lastRenderedPageBreak/>
        <w:t>Parkhurst, Z.E. 1950. Survey of the Columbia River and its tributaries, Part 7: Area VI. Snake River from above the Grande Ronde River through the Payette River. U.S. Fish and Wildlife Service Special Scientific Report No. 40.</w:t>
      </w:r>
    </w:p>
    <w:p w14:paraId="51C11BDF" w14:textId="5D10E45D" w:rsidR="00CE123D" w:rsidRPr="00761C52" w:rsidRDefault="00CE123D" w:rsidP="007E4777">
      <w:pPr>
        <w:spacing w:after="160"/>
        <w:ind w:left="720" w:hanging="720"/>
        <w:rPr>
          <w:rFonts w:eastAsia="Times New Roman"/>
          <w:sz w:val="20"/>
          <w:szCs w:val="20"/>
        </w:rPr>
      </w:pPr>
      <w:r w:rsidRPr="00CE123D">
        <w:rPr>
          <w:rFonts w:eastAsia="Times New Roman"/>
        </w:rPr>
        <w:t>Pauly, D. 1995. Anecdotes and the shifting baseline syndrome of fisheries.</w:t>
      </w:r>
      <w:r>
        <w:rPr>
          <w:rFonts w:eastAsia="Times New Roman"/>
        </w:rPr>
        <w:t xml:space="preserve"> </w:t>
      </w:r>
      <w:r w:rsidRPr="00CE123D">
        <w:rPr>
          <w:rFonts w:eastAsia="Times New Roman"/>
        </w:rPr>
        <w:t xml:space="preserve">Trends </w:t>
      </w:r>
      <w:proofErr w:type="spellStart"/>
      <w:r w:rsidRPr="00CE123D">
        <w:rPr>
          <w:rFonts w:eastAsia="Times New Roman"/>
        </w:rPr>
        <w:t>Ecol</w:t>
      </w:r>
      <w:proofErr w:type="spellEnd"/>
      <w:r w:rsidRPr="00CE123D">
        <w:rPr>
          <w:rFonts w:eastAsia="Times New Roman"/>
        </w:rPr>
        <w:t xml:space="preserve"> </w:t>
      </w:r>
      <w:proofErr w:type="spellStart"/>
      <w:r w:rsidRPr="00CE123D">
        <w:rPr>
          <w:rFonts w:eastAsia="Times New Roman"/>
        </w:rPr>
        <w:t>Evol</w:t>
      </w:r>
      <w:proofErr w:type="spellEnd"/>
      <w:r w:rsidRPr="00CE123D">
        <w:rPr>
          <w:rFonts w:eastAsia="Times New Roman"/>
        </w:rPr>
        <w:t>. 10: 430. doi:10.1016/S0169-5347(00)89171-5.</w:t>
      </w:r>
    </w:p>
    <w:p w14:paraId="5365EFC4" w14:textId="77777777" w:rsidR="00761C52" w:rsidRPr="00761C52" w:rsidRDefault="00761C52" w:rsidP="007E4777">
      <w:pPr>
        <w:spacing w:after="160"/>
        <w:ind w:left="720" w:hanging="720"/>
        <w:rPr>
          <w:rFonts w:eastAsia="Times New Roman"/>
          <w:sz w:val="20"/>
          <w:szCs w:val="20"/>
        </w:rPr>
      </w:pPr>
      <w:r w:rsidRPr="00761C52">
        <w:rPr>
          <w:rFonts w:eastAsia="Times New Roman"/>
        </w:rPr>
        <w:t>Pess, G.R., McHenry, M.L., Beechie, T.J., and Davies, J. 2008. Biological impacts of the Elwha River dams and potential salmonid responses to dam removal. Northwest Sci. 82(sp1): 72–90. doi:10.3955/0029-344X-</w:t>
      </w:r>
      <w:proofErr w:type="gramStart"/>
      <w:r w:rsidRPr="00761C52">
        <w:rPr>
          <w:rFonts w:eastAsia="Times New Roman"/>
        </w:rPr>
        <w:t>82.S.I.</w:t>
      </w:r>
      <w:proofErr w:type="gramEnd"/>
      <w:r w:rsidRPr="00761C52">
        <w:rPr>
          <w:rFonts w:eastAsia="Times New Roman"/>
        </w:rPr>
        <w:t>72.</w:t>
      </w:r>
    </w:p>
    <w:p w14:paraId="08AC0B99" w14:textId="77777777" w:rsidR="00761C52" w:rsidRPr="00761C52" w:rsidRDefault="00761C52" w:rsidP="007E4777">
      <w:pPr>
        <w:spacing w:after="160"/>
        <w:ind w:left="720" w:hanging="720"/>
        <w:rPr>
          <w:rFonts w:eastAsia="Times New Roman"/>
          <w:sz w:val="20"/>
          <w:szCs w:val="20"/>
        </w:rPr>
      </w:pPr>
      <w:r w:rsidRPr="00761C52">
        <w:rPr>
          <w:rFonts w:eastAsia="Times New Roman"/>
        </w:rPr>
        <w:t>Pess, G.R., McHenry, M.L., Denton, K., Anderson, J.H., Liermann, M.C., Peters, R.J., McMillan, J.R., Brenkman, S.J., Bennett, T.R., Duda, J.J., and Hanson, K.M. 2024. Initial responses of Chinook salmon (Oncorhynchus tshawytscha) and steelhead (Oncorhynchus mykiss) to removal of two dams on the Elwha River, Washington State, USA. Front. Ecol. Evol. 12: 1241028. doi:10.3389/fevo.2024.1241028.</w:t>
      </w:r>
    </w:p>
    <w:p w14:paraId="4B459472" w14:textId="77777777" w:rsidR="00761C52" w:rsidRPr="00761C52" w:rsidRDefault="00761C52" w:rsidP="007E4777">
      <w:pPr>
        <w:spacing w:after="160"/>
        <w:ind w:left="720" w:hanging="720"/>
        <w:rPr>
          <w:rFonts w:eastAsia="Times New Roman"/>
          <w:sz w:val="20"/>
          <w:szCs w:val="20"/>
        </w:rPr>
      </w:pPr>
      <w:r w:rsidRPr="00761C52">
        <w:rPr>
          <w:rFonts w:eastAsia="Times New Roman"/>
        </w:rPr>
        <w:t>Peters, R.J., Pess, G.R., Denton, K.P., Claiborne, A.M., McMillan, J., Fraik, A., Liermann, M., Johnson, J.R., McHenry, M., Nichols, K.M., and Pierce, D. In review. Life history diversity of Oncorhynchus mykiss in the Elwha River during and following dam removal. Front. Ecol. Evol.</w:t>
      </w:r>
    </w:p>
    <w:p w14:paraId="475CA52B" w14:textId="77777777" w:rsidR="00761C52" w:rsidRPr="00761C52" w:rsidRDefault="00761C52" w:rsidP="007E4777">
      <w:pPr>
        <w:spacing w:after="160"/>
        <w:ind w:left="720" w:hanging="720"/>
        <w:rPr>
          <w:rFonts w:eastAsia="Times New Roman"/>
          <w:sz w:val="20"/>
          <w:szCs w:val="20"/>
        </w:rPr>
      </w:pPr>
      <w:r w:rsidRPr="00761C52">
        <w:rPr>
          <w:rFonts w:eastAsia="Times New Roman"/>
        </w:rPr>
        <w:t>Quinn, T.P. 2018. The behavior and ecology of Pacific salmon and trout. University of Washington Press, Seattle.</w:t>
      </w:r>
    </w:p>
    <w:p w14:paraId="48392E99"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Quinn, T.P., Kinnison, M.T., and Unwin, M.J. 2001. Evolution of chinook salmon (Oncorhynchus tshawytscha) populations in New Zealand: pattern, rate, and process. </w:t>
      </w:r>
      <w:proofErr w:type="spellStart"/>
      <w:r w:rsidRPr="00761C52">
        <w:rPr>
          <w:rFonts w:eastAsia="Times New Roman"/>
        </w:rPr>
        <w:t>Genetica</w:t>
      </w:r>
      <w:proofErr w:type="spellEnd"/>
      <w:r w:rsidRPr="00761C52">
        <w:rPr>
          <w:rFonts w:eastAsia="Times New Roman"/>
        </w:rPr>
        <w:t xml:space="preserve"> 112(1): 493–513. doi:10.1023/A:1013371419916.</w:t>
      </w:r>
    </w:p>
    <w:p w14:paraId="54BD8477" w14:textId="77777777" w:rsidR="00761C52" w:rsidRPr="00761C52" w:rsidRDefault="00761C52" w:rsidP="007E4777">
      <w:pPr>
        <w:spacing w:after="160"/>
        <w:ind w:left="720" w:hanging="720"/>
        <w:rPr>
          <w:rFonts w:eastAsia="Times New Roman"/>
          <w:sz w:val="20"/>
          <w:szCs w:val="20"/>
        </w:rPr>
      </w:pPr>
      <w:r w:rsidRPr="00761C52">
        <w:rPr>
          <w:rFonts w:eastAsia="Times New Roman"/>
        </w:rPr>
        <w:t>Quinn, T.P., Peterson, J.A., Gallucci, V.F., Hershberger, W.K., and Brannon, E.L. 2002. Artificial selection and environmental change: countervailing factors affecting the timing of spawning by coho and Chinook salmon. Trans. Am. Fish. Soc. 131(4): 591–598. doi:10.1577/1548-8659(2002)131&lt;</w:t>
      </w:r>
      <w:proofErr w:type="gramStart"/>
      <w:r w:rsidRPr="00761C52">
        <w:rPr>
          <w:rFonts w:eastAsia="Times New Roman"/>
        </w:rPr>
        <w:t>0591:ASAECF</w:t>
      </w:r>
      <w:proofErr w:type="gramEnd"/>
      <w:r w:rsidRPr="00761C52">
        <w:rPr>
          <w:rFonts w:eastAsia="Times New Roman"/>
        </w:rPr>
        <w:t>&gt;2.0.CO;2.</w:t>
      </w:r>
    </w:p>
    <w:p w14:paraId="058F9DC1" w14:textId="77777777" w:rsidR="00761C52" w:rsidRPr="00761C52" w:rsidRDefault="00761C52" w:rsidP="007E4777">
      <w:pPr>
        <w:spacing w:after="160"/>
        <w:ind w:left="720" w:hanging="720"/>
        <w:rPr>
          <w:rFonts w:eastAsia="Times New Roman"/>
          <w:sz w:val="20"/>
          <w:szCs w:val="20"/>
        </w:rPr>
      </w:pPr>
      <w:r w:rsidRPr="00761C52">
        <w:rPr>
          <w:rFonts w:eastAsia="Times New Roman"/>
        </w:rPr>
        <w:t>Ricker, W.E. 1959. Evidence for environmental and genetic influence on certain characters which distinguish stocks of the Pacific salmons and steelhead trout. Fisheries Research Board of Canada, Manuscript Report Series (Biological) No. 695. Nanaimo, British Columbia.</w:t>
      </w:r>
    </w:p>
    <w:p w14:paraId="71A3A464" w14:textId="77777777" w:rsidR="00761C52" w:rsidRPr="00761C52" w:rsidRDefault="00761C52" w:rsidP="007E4777">
      <w:pPr>
        <w:spacing w:after="160"/>
        <w:ind w:left="720" w:hanging="720"/>
        <w:rPr>
          <w:rFonts w:eastAsia="Times New Roman"/>
          <w:sz w:val="20"/>
          <w:szCs w:val="20"/>
        </w:rPr>
      </w:pPr>
      <w:r w:rsidRPr="00761C52">
        <w:rPr>
          <w:rFonts w:eastAsia="Times New Roman"/>
        </w:rPr>
        <w:t>Ricker, W.E. 1972. Hereditary and environmental factors affecting certain salmonid populations. In The stock concept in Pacific salmon. Edited by R.C. Simon and P.A. Larkin. H.R. MacMillan Lectures in Fisheries, University of British Columbia, Vancouver, B.C. pp. 19–160.</w:t>
      </w:r>
    </w:p>
    <w:p w14:paraId="2DE681C5" w14:textId="77777777" w:rsidR="00761C52" w:rsidRPr="00761C52" w:rsidRDefault="00761C52" w:rsidP="007E4777">
      <w:pPr>
        <w:spacing w:after="160"/>
        <w:ind w:left="720" w:hanging="720"/>
        <w:rPr>
          <w:rFonts w:eastAsia="Times New Roman"/>
          <w:sz w:val="20"/>
          <w:szCs w:val="20"/>
        </w:rPr>
      </w:pPr>
      <w:r w:rsidRPr="00761C52">
        <w:rPr>
          <w:rFonts w:eastAsia="Times New Roman"/>
        </w:rPr>
        <w:t>Ruff, C.P., Schindler, D.E., Armstrong, J.B., Bentley, K.T., Brooks, G.T., Holtgrieve, G.W., McGlauflin, M.T., Torgersen, C.E., and Seeb, J.E. 2011. Temperature‑associated population diversity in salmon confers benefits to mobile consumers. Ecology 92(11): 2073–2084. doi:10.1890/10-1837.1.</w:t>
      </w:r>
    </w:p>
    <w:p w14:paraId="7F0D3CB4" w14:textId="77777777" w:rsidR="00761C52" w:rsidRPr="00761C52" w:rsidRDefault="00761C52" w:rsidP="007E4777">
      <w:pPr>
        <w:spacing w:after="160"/>
        <w:ind w:left="720" w:hanging="720"/>
        <w:rPr>
          <w:rFonts w:eastAsia="Times New Roman"/>
          <w:sz w:val="20"/>
          <w:szCs w:val="20"/>
        </w:rPr>
      </w:pPr>
      <w:r w:rsidRPr="00761C52">
        <w:rPr>
          <w:rFonts w:eastAsia="Times New Roman"/>
        </w:rPr>
        <w:lastRenderedPageBreak/>
        <w:t>Schindler, D.E., Hilborn, R., Chasco, B., Boatright, C.P., Quinn, T.P., Rogers, L.A., and Webster, M.S. 2010. Population diversity and the portfolio effect in an exploited species. Nature 465(7298): 609–612. doi:10.1038/nature09060.</w:t>
      </w:r>
    </w:p>
    <w:p w14:paraId="39DEB2F0" w14:textId="77777777" w:rsidR="00761C52" w:rsidRPr="00761C52" w:rsidRDefault="00761C52" w:rsidP="007E4777">
      <w:pPr>
        <w:spacing w:after="160"/>
        <w:ind w:left="720" w:hanging="720"/>
        <w:rPr>
          <w:rFonts w:eastAsia="Times New Roman"/>
          <w:sz w:val="20"/>
          <w:szCs w:val="20"/>
        </w:rPr>
      </w:pPr>
      <w:r w:rsidRPr="00761C52">
        <w:rPr>
          <w:rFonts w:eastAsia="Times New Roman"/>
        </w:rPr>
        <w:t>Schindler, D.E., Armstrong, J.B., Bentley, K.T., Jankowski, K., Lisi, P.J., and Payne, L.X. 2013. Riding the crimson tide: mobile terrestrial consumers track phenological variation in spawning of an anadromous fish. Biol. Lett. 9(3). doi:10.1098/rsbl.2013.0048.</w:t>
      </w:r>
    </w:p>
    <w:p w14:paraId="2F836A3E"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Schlosser, I.J. 1991. Stream fish ecology: a landscape perspective. </w:t>
      </w:r>
      <w:proofErr w:type="spellStart"/>
      <w:r w:rsidRPr="00761C52">
        <w:rPr>
          <w:rFonts w:eastAsia="Times New Roman"/>
        </w:rPr>
        <w:t>BioScience</w:t>
      </w:r>
      <w:proofErr w:type="spellEnd"/>
      <w:r w:rsidRPr="00761C52">
        <w:rPr>
          <w:rFonts w:eastAsia="Times New Roman"/>
        </w:rPr>
        <w:t xml:space="preserve"> 41(10): 704–712. doi:10.2307/1311765.</w:t>
      </w:r>
    </w:p>
    <w:p w14:paraId="5F8FAA2F"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Schlosser, I.J. 1995a. Critical landscape attributes that influence fish population dynamics in headwater streams. </w:t>
      </w:r>
      <w:proofErr w:type="spellStart"/>
      <w:r w:rsidRPr="00761C52">
        <w:rPr>
          <w:rFonts w:eastAsia="Times New Roman"/>
        </w:rPr>
        <w:t>Hydrobiologia</w:t>
      </w:r>
      <w:proofErr w:type="spellEnd"/>
      <w:r w:rsidRPr="00761C52">
        <w:rPr>
          <w:rFonts w:eastAsia="Times New Roman"/>
        </w:rPr>
        <w:t xml:space="preserve"> 303(1): 71–81. doi:10.1007/BF00034045.</w:t>
      </w:r>
    </w:p>
    <w:p w14:paraId="2580A8DD" w14:textId="77777777" w:rsidR="00761C52" w:rsidRPr="00761C52" w:rsidRDefault="00761C52" w:rsidP="007E4777">
      <w:pPr>
        <w:spacing w:after="160"/>
        <w:ind w:left="720" w:hanging="720"/>
        <w:rPr>
          <w:rFonts w:eastAsia="Times New Roman"/>
          <w:sz w:val="20"/>
          <w:szCs w:val="20"/>
        </w:rPr>
      </w:pPr>
      <w:r w:rsidRPr="00761C52">
        <w:rPr>
          <w:rFonts w:eastAsia="Times New Roman"/>
        </w:rPr>
        <w:t>Schlosser, I.J. 1995b. Dispersal, boundary processes, and trophic‑level interactions in streams adjacent to beaver ponds. Ecology 76(3): 908–925. doi:10.2307/1939355.</w:t>
      </w:r>
    </w:p>
    <w:p w14:paraId="53DAED51" w14:textId="77777777" w:rsidR="00761C52" w:rsidRPr="00761C52" w:rsidRDefault="00761C52" w:rsidP="007E4777">
      <w:pPr>
        <w:spacing w:after="160"/>
        <w:ind w:left="720" w:hanging="720"/>
        <w:rPr>
          <w:rFonts w:eastAsia="Times New Roman"/>
          <w:sz w:val="20"/>
          <w:szCs w:val="20"/>
        </w:rPr>
      </w:pPr>
      <w:r w:rsidRPr="00761C52">
        <w:rPr>
          <w:rFonts w:eastAsia="Times New Roman"/>
        </w:rPr>
        <w:t>Servheen, G., and Huntington, C. 2001. Salmon subbasin summary. Prepared for the Northwest Power Planning Council. Available from http://cfw.nwcouncil.org/Content/FWProgram/ReviewCycle/fy2002ms/workplan/011130Salmon.pdf.</w:t>
      </w:r>
    </w:p>
    <w:p w14:paraId="10CF1DC3" w14:textId="77777777" w:rsidR="00761C52" w:rsidRPr="00761C52" w:rsidRDefault="00761C52" w:rsidP="007E4777">
      <w:pPr>
        <w:spacing w:after="160"/>
        <w:ind w:left="720" w:hanging="720"/>
        <w:rPr>
          <w:rFonts w:eastAsia="Times New Roman"/>
          <w:sz w:val="20"/>
          <w:szCs w:val="20"/>
        </w:rPr>
      </w:pPr>
      <w:r w:rsidRPr="00761C52">
        <w:rPr>
          <w:rFonts w:eastAsia="Times New Roman"/>
        </w:rPr>
        <w:t>Sheridan, W.L. 1962. Waterflow through a salmon spawning riffle in southeastern Alaska. U.S. Fish and Wildlife Service Special Scientific Report — Fisheries No. 407.</w:t>
      </w:r>
    </w:p>
    <w:p w14:paraId="74B57371"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Siegel, J.E., Fullerton, A.H., FitzGerald, A.M., Holzer, D., and Jordan, C.E. 2023. Daily stream temperature predictions for free-flowing streams in the Pacific Northwest, USA. PLOS Water 2(8): e0000119. </w:t>
      </w:r>
      <w:proofErr w:type="gramStart"/>
      <w:r w:rsidRPr="00761C52">
        <w:rPr>
          <w:rFonts w:eastAsia="Times New Roman"/>
        </w:rPr>
        <w:t>doi:10.1371/journal.pwat</w:t>
      </w:r>
      <w:proofErr w:type="gramEnd"/>
      <w:r w:rsidRPr="00761C52">
        <w:rPr>
          <w:rFonts w:eastAsia="Times New Roman"/>
        </w:rPr>
        <w:t>.0000119.</w:t>
      </w:r>
    </w:p>
    <w:p w14:paraId="701A9954"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Sparks, M.M., Falke, J.A., Quinn, T.P., Adkison, M.D., Schindler, D.E., Bartz, K., Young, D., and Westley, P.A. 2019. Influences of spawning timing, water temperature, and climatic warming on early life history phenology in western Alaska sockeye salmon. Can. J. Fish. </w:t>
      </w:r>
      <w:proofErr w:type="spellStart"/>
      <w:r w:rsidRPr="00761C52">
        <w:rPr>
          <w:rFonts w:eastAsia="Times New Roman"/>
        </w:rPr>
        <w:t>Aquat</w:t>
      </w:r>
      <w:proofErr w:type="spellEnd"/>
      <w:r w:rsidRPr="00761C52">
        <w:rPr>
          <w:rFonts w:eastAsia="Times New Roman"/>
        </w:rPr>
        <w:t>. Sci. 76(1): 123–135. doi:10.1139/cjfas-2017-0468.</w:t>
      </w:r>
    </w:p>
    <w:p w14:paraId="47791F48" w14:textId="77777777" w:rsidR="00761C52" w:rsidRPr="00761C52" w:rsidRDefault="00761C52" w:rsidP="007E4777">
      <w:pPr>
        <w:spacing w:after="160"/>
        <w:ind w:left="720" w:hanging="720"/>
        <w:rPr>
          <w:rFonts w:eastAsia="Times New Roman"/>
          <w:sz w:val="20"/>
          <w:szCs w:val="20"/>
        </w:rPr>
      </w:pPr>
      <w:r w:rsidRPr="00761C52">
        <w:rPr>
          <w:rFonts w:eastAsia="Times New Roman"/>
        </w:rPr>
        <w:t>Sparks, M.M., Maitland, B.M., Felts, E.A., Swartz, A.G., and Frater, P.N. 2026. hatchR: a toolset to predict when fish hatch and emerge. Fisheries 51(2): 49–59. doi:10.1093/fisheries/hvae168.</w:t>
      </w:r>
    </w:p>
    <w:p w14:paraId="0CB1D910" w14:textId="77777777" w:rsidR="00761C52" w:rsidRPr="00761C52" w:rsidRDefault="00761C52" w:rsidP="007E4777">
      <w:pPr>
        <w:spacing w:after="160"/>
        <w:ind w:left="720" w:hanging="720"/>
        <w:rPr>
          <w:rFonts w:eastAsia="Times New Roman"/>
          <w:sz w:val="20"/>
          <w:szCs w:val="20"/>
        </w:rPr>
      </w:pPr>
      <w:r w:rsidRPr="00761C52">
        <w:rPr>
          <w:rFonts w:eastAsia="Times New Roman"/>
        </w:rPr>
        <w:t>Stearns, S.C. 1976. Life-history tactics: a review of the ideas. Q. Rev. Biol. 51(1): 3–47. doi:10.1086/409052.</w:t>
      </w:r>
    </w:p>
    <w:p w14:paraId="1DE0EE5E"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Sturrock, A.M., Carlson, S.M., Wikert, J.D., Heyne, T., </w:t>
      </w:r>
      <w:proofErr w:type="spellStart"/>
      <w:r w:rsidRPr="00761C52">
        <w:rPr>
          <w:rFonts w:eastAsia="Times New Roman"/>
        </w:rPr>
        <w:t>Nusslé</w:t>
      </w:r>
      <w:proofErr w:type="spellEnd"/>
      <w:r w:rsidRPr="00761C52">
        <w:rPr>
          <w:rFonts w:eastAsia="Times New Roman"/>
        </w:rPr>
        <w:t>, S., Merz, J.E., Sturrock, H.J., and Johnson, R.C. 2020. Unnatural selection of salmon life histories in a modified riverscape. Glob. Change Biol. 26(3): 1235–1247. doi:10.1111/gcb.14896.</w:t>
      </w:r>
    </w:p>
    <w:p w14:paraId="59253E6D"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Taylor, E.B. 1991. A review of local adaptation in Salmonidae, with </w:t>
      </w:r>
      <w:proofErr w:type="gramStart"/>
      <w:r w:rsidRPr="00761C52">
        <w:rPr>
          <w:rFonts w:eastAsia="Times New Roman"/>
        </w:rPr>
        <w:t>particular reference</w:t>
      </w:r>
      <w:proofErr w:type="gramEnd"/>
      <w:r w:rsidRPr="00761C52">
        <w:rPr>
          <w:rFonts w:eastAsia="Times New Roman"/>
        </w:rPr>
        <w:t xml:space="preserve"> to Pacific and Atlantic salmon. Aquaculture 98(1–3): 185–207. doi:10.1016/0044-8486(91)90383-I.</w:t>
      </w:r>
    </w:p>
    <w:p w14:paraId="04D8B0DF"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Thompson, T.Q., Bellinger, M.R., O’Rourke, S.M., Prince, D.J., Stevenson, A.E., Rodrigues, A.T., and Miller, M.R. 2019. Anthropogenic habitat alteration leads to rapid loss of </w:t>
      </w:r>
      <w:r w:rsidRPr="00761C52">
        <w:rPr>
          <w:rFonts w:eastAsia="Times New Roman"/>
        </w:rPr>
        <w:lastRenderedPageBreak/>
        <w:t>adaptive variation and restoration potential in wild salmon populations. Proc. Natl. Acad. Sci. U.S.A. 116(1): 177–186. doi:10.1073/pnas.1811559115.</w:t>
      </w:r>
    </w:p>
    <w:p w14:paraId="08060341" w14:textId="77777777" w:rsidR="00761C52" w:rsidRPr="00761C52" w:rsidRDefault="00761C52" w:rsidP="007E4777">
      <w:pPr>
        <w:spacing w:after="160"/>
        <w:ind w:left="720" w:hanging="720"/>
        <w:rPr>
          <w:rFonts w:eastAsia="Times New Roman"/>
          <w:sz w:val="20"/>
          <w:szCs w:val="20"/>
        </w:rPr>
      </w:pPr>
      <w:r w:rsidRPr="00761C52">
        <w:rPr>
          <w:rFonts w:eastAsia="Times New Roman"/>
        </w:rPr>
        <w:t>Thurow, R.F. 1985. Middle Fork Salmon River fisheries investigations. Federal Aid in Fish Restoration Project F-73-R-6. Idaho Department of Fish and Game, Job Completion Report, Boise, Idaho. Available from https://collaboration.idfg.idaho.gov/FisheriesTechnicalReports/Res-Thurow1984%20River%20and.</w:t>
      </w:r>
    </w:p>
    <w:p w14:paraId="69B7767B" w14:textId="77777777" w:rsidR="00761C52" w:rsidRPr="00761C52" w:rsidRDefault="00761C52" w:rsidP="007E4777">
      <w:pPr>
        <w:spacing w:after="160"/>
        <w:ind w:left="720" w:hanging="720"/>
        <w:rPr>
          <w:rFonts w:eastAsia="Times New Roman"/>
          <w:sz w:val="20"/>
          <w:szCs w:val="20"/>
        </w:rPr>
      </w:pPr>
      <w:r w:rsidRPr="00761C52">
        <w:rPr>
          <w:rFonts w:eastAsia="Times New Roman"/>
        </w:rPr>
        <w:t>Thurow, R.F. 2000. Dynamics of Chinook salmon populations. In Wilderness science in a time of change conference: wilderness as a place for scientific inquiry, Vol. 3. Edited by S.F. McCool, D.N. Cole, W.T. Borrie, and J. O’Loughlin. USDA Forest Service, Rocky Mountain Research Station, Ogden, UT. pp. 143–151.</w:t>
      </w:r>
    </w:p>
    <w:p w14:paraId="3E492A6B" w14:textId="77777777" w:rsidR="00761C52" w:rsidRPr="00761C52" w:rsidRDefault="00761C52" w:rsidP="007E4777">
      <w:pPr>
        <w:spacing w:after="160"/>
        <w:ind w:left="720" w:hanging="720"/>
        <w:rPr>
          <w:rFonts w:eastAsia="Times New Roman"/>
          <w:sz w:val="20"/>
          <w:szCs w:val="20"/>
        </w:rPr>
      </w:pPr>
      <w:r w:rsidRPr="00761C52">
        <w:rPr>
          <w:rFonts w:eastAsia="Times New Roman"/>
        </w:rPr>
        <w:t>Thurow, R.F. 2015. Accountability across resources. Wilderness Advisory Group News, WAG Tales. Winter 2015: 6–11.</w:t>
      </w:r>
    </w:p>
    <w:p w14:paraId="17ED2DA1"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Thurow, R.F., Copeland, T., and Oldemeyer, B.N. 2020. Wild salmon and the shifting baseline syndrome: application of archival and contemporary redd counts to estimate historical Chinook salmon (Oncorhynchus tshawytscha) production potential in the central Idaho wilderness. Can. J. Fish. </w:t>
      </w:r>
      <w:proofErr w:type="spellStart"/>
      <w:r w:rsidRPr="00761C52">
        <w:rPr>
          <w:rFonts w:eastAsia="Times New Roman"/>
        </w:rPr>
        <w:t>Aquat</w:t>
      </w:r>
      <w:proofErr w:type="spellEnd"/>
      <w:r w:rsidRPr="00761C52">
        <w:rPr>
          <w:rFonts w:eastAsia="Times New Roman"/>
        </w:rPr>
        <w:t>. Sci. 77(4): 651–665. doi:10.1139/cjfas-2019-0111.</w:t>
      </w:r>
    </w:p>
    <w:p w14:paraId="00FC3C67" w14:textId="77777777" w:rsidR="00761C52" w:rsidRDefault="00761C52" w:rsidP="007E4777">
      <w:pPr>
        <w:spacing w:after="160"/>
        <w:ind w:left="720" w:hanging="720"/>
        <w:rPr>
          <w:ins w:id="273" w:author="Thurow, Russ - FS, ID" w:date="2026-03-31T09:42:00Z"/>
          <w:rFonts w:eastAsia="Times New Roman"/>
        </w:rPr>
      </w:pPr>
      <w:r w:rsidRPr="00761C52">
        <w:rPr>
          <w:rFonts w:eastAsia="Times New Roman"/>
        </w:rPr>
        <w:t>Thurow, R.F., Lee, D.C., and Rieman, B.E. 2000. Status and distribution of chinook salmon and steelhead in the interior Columbia River basin and portions of the Klamath River basin. In Sustainable fisheries management: Pacific salmon. Edited by E.E. Knudsen, C.R. Steward, D.D. MacDonald, J.E. Williams, and D.W. Reiser. CRC Press, Boca Raton, FL. pp. 133–160.</w:t>
      </w:r>
    </w:p>
    <w:p w14:paraId="6199C07E" w14:textId="77777777" w:rsidR="00AD5947" w:rsidRPr="00AD5947" w:rsidRDefault="00AD5947" w:rsidP="00AD5947">
      <w:pPr>
        <w:spacing w:after="160"/>
        <w:ind w:left="720" w:hanging="720"/>
        <w:rPr>
          <w:rFonts w:eastAsia="Times New Roman"/>
        </w:rPr>
      </w:pPr>
      <w:ins w:id="274" w:author="Thurow, Russ - FS, ID" w:date="2026-03-31T09:42:00Z">
        <w:r w:rsidRPr="00AD5947">
          <w:rPr>
            <w:rFonts w:eastAsia="Times New Roman"/>
          </w:rPr>
          <w:t>Tonina, D., and Buffington, J. M. 2009. Hyporheic exchange in mountain rivers I: Mechanics and environmental effects. Geog. Compass</w:t>
        </w:r>
        <w:r w:rsidRPr="00AD5947">
          <w:rPr>
            <w:rFonts w:eastAsia="Times New Roman"/>
            <w:i/>
            <w:iCs/>
          </w:rPr>
          <w:t xml:space="preserve">, </w:t>
        </w:r>
        <w:r w:rsidRPr="00AD5947">
          <w:rPr>
            <w:rFonts w:eastAsia="Times New Roman"/>
          </w:rPr>
          <w:t>3(3): 1063-1086. https://doi.org/1010.1111/j.1749-8198.2009.00226.x.</w:t>
        </w:r>
      </w:ins>
    </w:p>
    <w:p w14:paraId="67A5F6C2" w14:textId="77777777" w:rsidR="00761C52" w:rsidRPr="00761C52" w:rsidRDefault="00761C52" w:rsidP="007E4777">
      <w:pPr>
        <w:spacing w:after="160"/>
        <w:ind w:left="720" w:hanging="720"/>
        <w:rPr>
          <w:rFonts w:eastAsia="Times New Roman"/>
          <w:sz w:val="20"/>
          <w:szCs w:val="20"/>
        </w:rPr>
      </w:pPr>
      <w:r w:rsidRPr="00761C52">
        <w:rPr>
          <w:rFonts w:eastAsia="Times New Roman"/>
        </w:rPr>
        <w:t>United States Forest Service (USFS). 1998. Frank Church–River of No Return Wilderness programmatic and operational management plans. Draft Environmental Impact Statement. U.S. Forest Service Intermountain and Northern Regions.</w:t>
      </w:r>
    </w:p>
    <w:p w14:paraId="64F86B49" w14:textId="77777777" w:rsidR="00761C52" w:rsidRPr="00761C52" w:rsidRDefault="00761C52" w:rsidP="007E4777">
      <w:pPr>
        <w:spacing w:after="160"/>
        <w:ind w:left="720" w:hanging="720"/>
        <w:rPr>
          <w:rFonts w:eastAsia="Times New Roman"/>
          <w:sz w:val="20"/>
          <w:szCs w:val="20"/>
        </w:rPr>
      </w:pPr>
      <w:r w:rsidRPr="00761C52">
        <w:rPr>
          <w:rFonts w:eastAsia="Times New Roman"/>
        </w:rPr>
        <w:t>Waples, R.S., Beechie, T., and Pess, G.R. 2009. Evolutionary history, habitat disturbance regimes, and anthropogenic changes: what do these mean for resilience of Pacific salmon populations? Ecol. Soc. 14(1). doi:10.5751/ES-02784-140117.</w:t>
      </w:r>
    </w:p>
    <w:p w14:paraId="2938A9A9" w14:textId="77777777" w:rsidR="00761C52" w:rsidRPr="00761C52" w:rsidRDefault="00761C52" w:rsidP="007E4777">
      <w:pPr>
        <w:spacing w:after="160"/>
        <w:ind w:left="720" w:hanging="720"/>
        <w:rPr>
          <w:rFonts w:eastAsia="Times New Roman"/>
          <w:sz w:val="20"/>
          <w:szCs w:val="20"/>
        </w:rPr>
      </w:pPr>
      <w:r w:rsidRPr="00761C52">
        <w:rPr>
          <w:rFonts w:eastAsia="Times New Roman"/>
        </w:rPr>
        <w:t>Waples, R.S., Teel, D.J., Myers, J.M., and Marshall, A.R. 2004. Life‑history divergence in Chinook salmon: historic contingency and parallel evolution. Evolution 58(2): 386–403. doi:10.1111/j.0014-</w:t>
      </w:r>
      <w:proofErr w:type="gramStart"/>
      <w:r w:rsidRPr="00761C52">
        <w:rPr>
          <w:rFonts w:eastAsia="Times New Roman"/>
        </w:rPr>
        <w:t>3820.2004.tb</w:t>
      </w:r>
      <w:proofErr w:type="gramEnd"/>
      <w:r w:rsidRPr="00761C52">
        <w:rPr>
          <w:rFonts w:eastAsia="Times New Roman"/>
        </w:rPr>
        <w:t>01654.x.</w:t>
      </w:r>
    </w:p>
    <w:p w14:paraId="7DD17F93" w14:textId="77777777" w:rsidR="00761C52" w:rsidRPr="00761C52" w:rsidRDefault="00761C52" w:rsidP="007E4777">
      <w:pPr>
        <w:spacing w:after="160"/>
        <w:ind w:left="720" w:hanging="720"/>
        <w:rPr>
          <w:rFonts w:eastAsia="Times New Roman"/>
          <w:sz w:val="20"/>
          <w:szCs w:val="20"/>
        </w:rPr>
      </w:pPr>
      <w:r w:rsidRPr="00761C52">
        <w:rPr>
          <w:rFonts w:eastAsia="Times New Roman"/>
        </w:rPr>
        <w:t>Williams, R.N., Stanford, J.A., Lichatowich, J.A., Liss, W.J., Coutant, C.C., McConnaha, W.E., Whitney, R.R., Mundy, P.R., Bisson, P.A., and Powell, M.S. 2006. Return to the river: strategies for salmon restoration in the Columbia River Basin. In Return to the river. Edited by R.N. Williams. Elsevier, Amsterdam. pp. 629–666.</w:t>
      </w:r>
    </w:p>
    <w:p w14:paraId="691819AB"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Willson, M.F., and Halupka, K.C. 1995. Anadromous fish as keystone species in vertebrate communities. </w:t>
      </w:r>
      <w:proofErr w:type="spellStart"/>
      <w:r w:rsidRPr="00761C52">
        <w:rPr>
          <w:rFonts w:eastAsia="Times New Roman"/>
        </w:rPr>
        <w:t>Conserv</w:t>
      </w:r>
      <w:proofErr w:type="spellEnd"/>
      <w:r w:rsidRPr="00761C52">
        <w:rPr>
          <w:rFonts w:eastAsia="Times New Roman"/>
        </w:rPr>
        <w:t>. Biol. 9(3): 489–497. doi:10.1046/j.1523-1739.1995.</w:t>
      </w:r>
      <w:proofErr w:type="gramStart"/>
      <w:r w:rsidRPr="00761C52">
        <w:rPr>
          <w:rFonts w:eastAsia="Times New Roman"/>
        </w:rPr>
        <w:t>09030489.x.</w:t>
      </w:r>
      <w:proofErr w:type="gramEnd"/>
    </w:p>
    <w:p w14:paraId="5C9DAB48" w14:textId="77777777" w:rsidR="00761C52" w:rsidRPr="00761C52" w:rsidRDefault="00761C52" w:rsidP="007E4777">
      <w:pPr>
        <w:spacing w:after="160"/>
        <w:ind w:left="720" w:hanging="720"/>
        <w:rPr>
          <w:rFonts w:eastAsia="Times New Roman"/>
          <w:sz w:val="20"/>
          <w:szCs w:val="20"/>
        </w:rPr>
      </w:pPr>
      <w:r w:rsidRPr="00761C52">
        <w:rPr>
          <w:rFonts w:eastAsia="Times New Roman"/>
        </w:rPr>
        <w:lastRenderedPageBreak/>
        <w:t>Wipfli, M.S., and Baxter, C.V. 2010. Linking ecosystems, food webs, and fish production: subsidies in salmonid watersheds. Fisheries 35(8): 373–387. doi:10.1577/1548-8446-35.8.373.</w:t>
      </w:r>
    </w:p>
    <w:p w14:paraId="6BE3036E" w14:textId="77777777" w:rsidR="00FE38DE" w:rsidRDefault="00FE38DE" w:rsidP="007E4777"/>
    <w:p w14:paraId="3D923BCD" w14:textId="77777777" w:rsidR="00FE38DE" w:rsidRDefault="00FE38DE" w:rsidP="007E4777"/>
    <w:p w14:paraId="536C4549" w14:textId="77777777" w:rsidR="00CC5927" w:rsidRDefault="00CC5927" w:rsidP="007E4777">
      <w:pPr>
        <w:rPr>
          <w:b/>
          <w:bCs/>
          <w:color w:val="000000" w:themeColor="text1"/>
        </w:rPr>
      </w:pPr>
      <w:r>
        <w:rPr>
          <w:b/>
          <w:bCs/>
          <w:color w:val="000000" w:themeColor="text1"/>
        </w:rPr>
        <w:br w:type="page"/>
      </w:r>
    </w:p>
    <w:p w14:paraId="4827A3AD" w14:textId="0137C424" w:rsidR="00B813EE" w:rsidRDefault="00FE38DE" w:rsidP="007E4777">
      <w:pPr>
        <w:rPr>
          <w:b/>
          <w:bCs/>
          <w:color w:val="000000" w:themeColor="text1"/>
        </w:rPr>
      </w:pPr>
      <w:r w:rsidRPr="00FE38DE">
        <w:rPr>
          <w:b/>
          <w:bCs/>
          <w:color w:val="000000" w:themeColor="text1"/>
        </w:rPr>
        <w:lastRenderedPageBreak/>
        <w:t>Tables and Figures</w:t>
      </w:r>
    </w:p>
    <w:p w14:paraId="2DD55F52" w14:textId="5AAA5FD7" w:rsidR="00B813EE" w:rsidRDefault="00B813EE" w:rsidP="007E4777">
      <w:pPr>
        <w:rPr>
          <w:bCs/>
        </w:rPr>
      </w:pPr>
      <w:r w:rsidRPr="00613FB6">
        <w:rPr>
          <w:bCs/>
        </w:rPr>
        <w:t xml:space="preserve">Table 1. </w:t>
      </w:r>
      <w:r w:rsidR="00CC5927">
        <w:rPr>
          <w:bCs/>
        </w:rPr>
        <w:t xml:space="preserve">Model selection </w:t>
      </w:r>
      <w:r w:rsidRPr="00613FB6">
        <w:rPr>
          <w:bCs/>
        </w:rPr>
        <w:t>for linear</w:t>
      </w:r>
      <w:r w:rsidR="00CC5927">
        <w:rPr>
          <w:bCs/>
        </w:rPr>
        <w:t xml:space="preserve">-mixed effects </w:t>
      </w:r>
      <w:r w:rsidRPr="00613FB6">
        <w:rPr>
          <w:bCs/>
        </w:rPr>
        <w:t>models</w:t>
      </w:r>
      <w:r w:rsidR="00CC5927">
        <w:rPr>
          <w:bCs/>
        </w:rPr>
        <w:t xml:space="preserve"> of Chinook salmon spawn timing</w:t>
      </w:r>
      <w:r w:rsidR="00DA742D">
        <w:rPr>
          <w:bCs/>
        </w:rPr>
        <w:t xml:space="preserve"> </w:t>
      </w:r>
      <w:r w:rsidR="00DA742D" w:rsidRPr="00DA742D">
        <w:rPr>
          <w:bCs/>
        </w:rPr>
        <w:t>(</w:t>
      </w:r>
      <w:r w:rsidR="00DA742D" w:rsidRPr="00DA742D">
        <w:rPr>
          <w:rFonts w:ascii="Cambria Math" w:hAnsi="Cambria Math" w:cs="Cambria Math"/>
          <w:bCs/>
        </w:rPr>
        <w:t>𝑛</w:t>
      </w:r>
      <w:r w:rsidR="00DA742D" w:rsidRPr="00DA742D">
        <w:rPr>
          <w:bCs/>
        </w:rPr>
        <w:t xml:space="preserve"> = 3,016</w:t>
      </w:r>
      <w:r w:rsidR="00DA742D">
        <w:rPr>
          <w:bCs/>
        </w:rPr>
        <w:t xml:space="preserve"> </w:t>
      </w:r>
      <w:r w:rsidR="00DA742D" w:rsidRPr="00DA742D">
        <w:rPr>
          <w:bCs/>
        </w:rPr>
        <w:t>redds; 104 COMIDs; 8 streams; 2002–2005). Models were evaluated sequentially across four decision points:</w:t>
      </w:r>
      <w:r w:rsidR="00DA742D">
        <w:rPr>
          <w:bCs/>
        </w:rPr>
        <w:t xml:space="preserve"> </w:t>
      </w:r>
      <w:r w:rsidR="00DA742D" w:rsidRPr="00DA742D">
        <w:rPr>
          <w:bCs/>
        </w:rPr>
        <w:t>fixed-effect structure, random slope inclusion, temperature functional form, and interaction terms.</w:t>
      </w:r>
    </w:p>
    <w:p w14:paraId="0D4A8AAF" w14:textId="77777777" w:rsidR="00DA742D" w:rsidRDefault="00DA742D" w:rsidP="007E4777">
      <w:pPr>
        <w:rPr>
          <w:bCs/>
        </w:rPr>
      </w:pPr>
    </w:p>
    <w:tbl>
      <w:tblPr>
        <w:tblStyle w:val="Table"/>
        <w:tblW w:w="0" w:type="auto"/>
        <w:jc w:val="center"/>
        <w:tblCellMar>
          <w:left w:w="60" w:type="dxa"/>
          <w:right w:w="60" w:type="dxa"/>
        </w:tblCellMar>
        <w:tblLook w:val="0000" w:firstRow="0" w:lastRow="0" w:firstColumn="0" w:lastColumn="0" w:noHBand="0" w:noVBand="0"/>
      </w:tblPr>
      <w:tblGrid>
        <w:gridCol w:w="1939"/>
        <w:gridCol w:w="785"/>
        <w:gridCol w:w="819"/>
        <w:gridCol w:w="1077"/>
        <w:gridCol w:w="1286"/>
        <w:gridCol w:w="3454"/>
      </w:tblGrid>
      <w:tr w:rsidR="003307DE" w14:paraId="06A384EC" w14:textId="77777777" w:rsidTr="00E528E3">
        <w:trPr>
          <w:cantSplit/>
          <w:tblHeader/>
          <w:jc w:val="center"/>
        </w:trPr>
        <w:tc>
          <w:tcPr>
            <w:tcW w:w="0" w:type="auto"/>
            <w:tcBorders>
              <w:top w:val="single" w:sz="16" w:space="0" w:color="D3D3D3"/>
              <w:left w:val="single" w:sz="0" w:space="0" w:color="D3D3D3"/>
              <w:bottom w:val="single" w:sz="16" w:space="0" w:color="D3D3D3"/>
            </w:tcBorders>
          </w:tcPr>
          <w:p w14:paraId="3C31E21F" w14:textId="77777777" w:rsidR="003307DE" w:rsidRDefault="003307DE" w:rsidP="007E4777">
            <w:pPr>
              <w:keepNext/>
              <w:spacing w:after="60"/>
            </w:pPr>
            <w:r>
              <w:rPr>
                <w:rFonts w:ascii="Calibri" w:hAnsi="Calibri"/>
                <w:sz w:val="20"/>
              </w:rPr>
              <w:t>Model</w:t>
            </w:r>
          </w:p>
        </w:tc>
        <w:tc>
          <w:tcPr>
            <w:tcW w:w="0" w:type="auto"/>
            <w:tcBorders>
              <w:top w:val="single" w:sz="16" w:space="0" w:color="D3D3D3"/>
              <w:bottom w:val="single" w:sz="16" w:space="0" w:color="D3D3D3"/>
            </w:tcBorders>
          </w:tcPr>
          <w:p w14:paraId="60BC82B2" w14:textId="77777777" w:rsidR="003307DE" w:rsidRDefault="003307DE" w:rsidP="007E4777">
            <w:pPr>
              <w:keepNext/>
              <w:spacing w:after="60"/>
              <w:jc w:val="right"/>
            </w:pPr>
            <w:r>
              <w:rPr>
                <w:rFonts w:ascii="Calibri" w:hAnsi="Calibri"/>
                <w:sz w:val="20"/>
              </w:rPr>
              <w:t>ΔAIC</w:t>
            </w:r>
            <w:r>
              <w:rPr>
                <w:rFonts w:ascii="Calibri" w:hAnsi="Calibri"/>
                <w:i/>
                <w:sz w:val="20"/>
                <w:vertAlign w:val="superscript"/>
              </w:rPr>
              <w:t>1</w:t>
            </w:r>
          </w:p>
        </w:tc>
        <w:tc>
          <w:tcPr>
            <w:tcW w:w="0" w:type="auto"/>
            <w:tcBorders>
              <w:top w:val="single" w:sz="16" w:space="0" w:color="D3D3D3"/>
              <w:bottom w:val="single" w:sz="16" w:space="0" w:color="D3D3D3"/>
            </w:tcBorders>
          </w:tcPr>
          <w:p w14:paraId="3AEED2C9" w14:textId="77777777" w:rsidR="003307DE" w:rsidRDefault="003307DE" w:rsidP="007E4777">
            <w:pPr>
              <w:keepNext/>
              <w:spacing w:after="60"/>
              <w:jc w:val="right"/>
            </w:pPr>
            <w:r>
              <w:rPr>
                <w:rFonts w:ascii="Calibri" w:hAnsi="Calibri"/>
                <w:sz w:val="20"/>
              </w:rPr>
              <w:t>RMSE (days)</w:t>
            </w:r>
          </w:p>
        </w:tc>
        <w:tc>
          <w:tcPr>
            <w:tcW w:w="0" w:type="auto"/>
            <w:tcBorders>
              <w:top w:val="single" w:sz="16" w:space="0" w:color="D3D3D3"/>
              <w:bottom w:val="single" w:sz="16" w:space="0" w:color="D3D3D3"/>
            </w:tcBorders>
          </w:tcPr>
          <w:p w14:paraId="771946FA" w14:textId="77777777" w:rsidR="003307DE" w:rsidRDefault="003307DE" w:rsidP="007E4777">
            <w:pPr>
              <w:keepNext/>
              <w:spacing w:after="60"/>
              <w:jc w:val="right"/>
            </w:pPr>
            <w:r>
              <w:rPr>
                <w:rFonts w:ascii="Calibri" w:hAnsi="Calibri"/>
                <w:sz w:val="20"/>
              </w:rPr>
              <w:t>R² (marginal)</w:t>
            </w:r>
          </w:p>
        </w:tc>
        <w:tc>
          <w:tcPr>
            <w:tcW w:w="0" w:type="auto"/>
            <w:tcBorders>
              <w:top w:val="single" w:sz="16" w:space="0" w:color="D3D3D3"/>
              <w:bottom w:val="single" w:sz="16" w:space="0" w:color="D3D3D3"/>
            </w:tcBorders>
          </w:tcPr>
          <w:p w14:paraId="1FC4DC7C" w14:textId="77777777" w:rsidR="003307DE" w:rsidRDefault="003307DE" w:rsidP="007E4777">
            <w:pPr>
              <w:keepNext/>
              <w:spacing w:after="60"/>
              <w:jc w:val="right"/>
            </w:pPr>
            <w:r>
              <w:rPr>
                <w:rFonts w:ascii="Calibri" w:hAnsi="Calibri"/>
                <w:sz w:val="20"/>
              </w:rPr>
              <w:t>R² (conditional)</w:t>
            </w:r>
          </w:p>
        </w:tc>
        <w:tc>
          <w:tcPr>
            <w:tcW w:w="0" w:type="auto"/>
            <w:tcBorders>
              <w:top w:val="single" w:sz="16" w:space="0" w:color="D3D3D3"/>
              <w:bottom w:val="single" w:sz="16" w:space="0" w:color="D3D3D3"/>
              <w:right w:val="single" w:sz="0" w:space="0" w:color="D3D3D3"/>
            </w:tcBorders>
          </w:tcPr>
          <w:p w14:paraId="5E4B37AB" w14:textId="77777777" w:rsidR="003307DE" w:rsidRDefault="003307DE" w:rsidP="007E4777">
            <w:pPr>
              <w:keepNext/>
              <w:spacing w:after="60"/>
            </w:pPr>
            <w:r>
              <w:rPr>
                <w:rFonts w:ascii="Calibri" w:hAnsi="Calibri"/>
                <w:sz w:val="20"/>
              </w:rPr>
              <w:t>Notes</w:t>
            </w:r>
            <w:r>
              <w:rPr>
                <w:rFonts w:ascii="Calibri" w:hAnsi="Calibri"/>
                <w:i/>
                <w:sz w:val="20"/>
                <w:vertAlign w:val="superscript"/>
              </w:rPr>
              <w:t>2</w:t>
            </w:r>
          </w:p>
        </w:tc>
      </w:tr>
      <w:tr w:rsidR="003307DE" w14:paraId="0BA51ABD" w14:textId="77777777" w:rsidTr="00E528E3">
        <w:trPr>
          <w:cantSplit/>
          <w:jc w:val="center"/>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4A2F177E" w14:textId="77777777" w:rsidR="003307DE" w:rsidRDefault="003307DE" w:rsidP="007E4777">
            <w:pPr>
              <w:keepNext/>
              <w:spacing w:after="60"/>
            </w:pPr>
            <w:r>
              <w:rPr>
                <w:rFonts w:ascii="Calibri" w:hAnsi="Calibri"/>
                <w:sz w:val="20"/>
              </w:rPr>
              <w:t>1. Additive models (random intercept only)</w:t>
            </w:r>
          </w:p>
        </w:tc>
      </w:tr>
      <w:tr w:rsidR="003307DE" w14:paraId="579FF242"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FF6F98" w14:textId="77777777" w:rsidR="003307DE" w:rsidRDefault="003307DE" w:rsidP="007E4777">
            <w:pPr>
              <w:keepNext/>
              <w:spacing w:after="60"/>
            </w:pPr>
            <w:r>
              <w:rPr>
                <w:rFonts w:ascii="Calibri" w:hAnsi="Calibri"/>
                <w:b/>
                <w:sz w:val="20"/>
              </w:rPr>
              <w:t>m16: temp_90 + stream + year</w:t>
            </w:r>
          </w:p>
        </w:tc>
        <w:tc>
          <w:tcPr>
            <w:tcW w:w="0" w:type="auto"/>
            <w:tcBorders>
              <w:top w:val="single" w:sz="0" w:space="0" w:color="D3D3D3"/>
              <w:left w:val="single" w:sz="0" w:space="0" w:color="D3D3D3"/>
              <w:bottom w:val="single" w:sz="0" w:space="0" w:color="D3D3D3"/>
              <w:right w:val="single" w:sz="0" w:space="0" w:color="D3D3D3"/>
            </w:tcBorders>
          </w:tcPr>
          <w:p w14:paraId="7D68F720" w14:textId="77777777" w:rsidR="003307DE" w:rsidRDefault="003307DE" w:rsidP="007E4777">
            <w:pPr>
              <w:keepNext/>
              <w:spacing w:after="60"/>
              <w:jc w:val="right"/>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3EDD8FD2" w14:textId="77777777" w:rsidR="003307DE" w:rsidRDefault="003307DE" w:rsidP="007E4777">
            <w:pPr>
              <w:keepNext/>
              <w:spacing w:after="60"/>
              <w:jc w:val="right"/>
            </w:pPr>
            <w:r>
              <w:rPr>
                <w:rFonts w:ascii="Calibri" w:hAnsi="Calibri"/>
                <w:b/>
                <w:sz w:val="20"/>
              </w:rPr>
              <w:t>2.02</w:t>
            </w:r>
          </w:p>
        </w:tc>
        <w:tc>
          <w:tcPr>
            <w:tcW w:w="0" w:type="auto"/>
            <w:tcBorders>
              <w:top w:val="single" w:sz="0" w:space="0" w:color="D3D3D3"/>
              <w:left w:val="single" w:sz="0" w:space="0" w:color="D3D3D3"/>
              <w:bottom w:val="single" w:sz="0" w:space="0" w:color="D3D3D3"/>
              <w:right w:val="single" w:sz="0" w:space="0" w:color="D3D3D3"/>
            </w:tcBorders>
          </w:tcPr>
          <w:p w14:paraId="54E3353E" w14:textId="77777777" w:rsidR="003307DE" w:rsidRDefault="003307DE" w:rsidP="007E4777">
            <w:pPr>
              <w:keepNext/>
              <w:spacing w:after="60"/>
              <w:jc w:val="right"/>
            </w:pPr>
            <w:r>
              <w:rPr>
                <w:rFonts w:ascii="Calibri" w:hAnsi="Calibri"/>
                <w:b/>
                <w:sz w:val="20"/>
              </w:rPr>
              <w:t>0.729</w:t>
            </w:r>
          </w:p>
        </w:tc>
        <w:tc>
          <w:tcPr>
            <w:tcW w:w="0" w:type="auto"/>
            <w:tcBorders>
              <w:top w:val="single" w:sz="0" w:space="0" w:color="D3D3D3"/>
              <w:left w:val="single" w:sz="0" w:space="0" w:color="D3D3D3"/>
              <w:bottom w:val="single" w:sz="0" w:space="0" w:color="D3D3D3"/>
              <w:right w:val="single" w:sz="0" w:space="0" w:color="D3D3D3"/>
            </w:tcBorders>
          </w:tcPr>
          <w:p w14:paraId="2B7E7014" w14:textId="77777777" w:rsidR="003307DE" w:rsidRDefault="003307DE" w:rsidP="007E4777">
            <w:pPr>
              <w:keepNext/>
              <w:spacing w:after="60"/>
              <w:jc w:val="right"/>
            </w:pPr>
            <w:r>
              <w:rPr>
                <w:rFonts w:ascii="Calibri" w:hAnsi="Calibri"/>
                <w:b/>
                <w:sz w:val="20"/>
              </w:rPr>
              <w:t>0.980</w:t>
            </w:r>
          </w:p>
        </w:tc>
        <w:tc>
          <w:tcPr>
            <w:tcW w:w="0" w:type="auto"/>
            <w:tcBorders>
              <w:top w:val="single" w:sz="0" w:space="0" w:color="D3D3D3"/>
              <w:left w:val="single" w:sz="0" w:space="0" w:color="D3D3D3"/>
              <w:bottom w:val="single" w:sz="0" w:space="0" w:color="D3D3D3"/>
              <w:right w:val="single" w:sz="0" w:space="0" w:color="D3D3D3"/>
            </w:tcBorders>
          </w:tcPr>
          <w:p w14:paraId="2C9E7FF7" w14:textId="77777777" w:rsidR="003307DE" w:rsidRDefault="003307DE" w:rsidP="007E4777">
            <w:pPr>
              <w:keepNext/>
              <w:spacing w:after="60"/>
            </w:pPr>
            <w:r>
              <w:rPr>
                <w:rFonts w:ascii="Calibri" w:hAnsi="Calibri"/>
                <w:b/>
                <w:sz w:val="20"/>
              </w:rPr>
              <w:t>Selected base model</w:t>
            </w:r>
          </w:p>
        </w:tc>
      </w:tr>
      <w:tr w:rsidR="003307DE" w14:paraId="148B4339"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1DAB6A" w14:textId="77777777" w:rsidR="003307DE" w:rsidRDefault="003307DE" w:rsidP="007E4777">
            <w:pPr>
              <w:keepNext/>
              <w:spacing w:after="60"/>
            </w:pPr>
            <w:r>
              <w:rPr>
                <w:rFonts w:ascii="Calibri" w:hAnsi="Calibri"/>
                <w:i/>
                <w:color w:val="888888"/>
                <w:sz w:val="20"/>
              </w:rPr>
              <w:t>m26: m16 + elevation†</w:t>
            </w:r>
          </w:p>
        </w:tc>
        <w:tc>
          <w:tcPr>
            <w:tcW w:w="0" w:type="auto"/>
            <w:tcBorders>
              <w:top w:val="single" w:sz="0" w:space="0" w:color="D3D3D3"/>
              <w:left w:val="single" w:sz="0" w:space="0" w:color="D3D3D3"/>
              <w:bottom w:val="single" w:sz="0" w:space="0" w:color="D3D3D3"/>
              <w:right w:val="single" w:sz="0" w:space="0" w:color="D3D3D3"/>
            </w:tcBorders>
          </w:tcPr>
          <w:p w14:paraId="4345C864" w14:textId="77777777" w:rsidR="003307DE" w:rsidRDefault="003307DE" w:rsidP="007E4777">
            <w:pPr>
              <w:keepNext/>
              <w:spacing w:after="60"/>
              <w:jc w:val="right"/>
            </w:pPr>
            <w:r>
              <w:rPr>
                <w:rFonts w:ascii="Calibri" w:hAnsi="Calibri"/>
                <w:i/>
                <w:color w:val="888888"/>
                <w:sz w:val="20"/>
              </w:rPr>
              <w:t>-117.1</w:t>
            </w:r>
          </w:p>
        </w:tc>
        <w:tc>
          <w:tcPr>
            <w:tcW w:w="0" w:type="auto"/>
            <w:tcBorders>
              <w:top w:val="single" w:sz="0" w:space="0" w:color="D3D3D3"/>
              <w:left w:val="single" w:sz="0" w:space="0" w:color="D3D3D3"/>
              <w:bottom w:val="single" w:sz="0" w:space="0" w:color="D3D3D3"/>
              <w:right w:val="single" w:sz="0" w:space="0" w:color="D3D3D3"/>
            </w:tcBorders>
          </w:tcPr>
          <w:p w14:paraId="672577B9" w14:textId="77777777" w:rsidR="003307DE" w:rsidRDefault="003307DE" w:rsidP="007E4777">
            <w:pPr>
              <w:keepNext/>
              <w:spacing w:after="60"/>
              <w:jc w:val="right"/>
            </w:pPr>
            <w:r>
              <w:rPr>
                <w:rFonts w:ascii="Calibri" w:hAnsi="Calibri"/>
                <w:i/>
                <w:color w:val="888888"/>
                <w:sz w:val="20"/>
              </w:rPr>
              <w:t>2.02</w:t>
            </w:r>
          </w:p>
        </w:tc>
        <w:tc>
          <w:tcPr>
            <w:tcW w:w="0" w:type="auto"/>
            <w:tcBorders>
              <w:top w:val="single" w:sz="0" w:space="0" w:color="D3D3D3"/>
              <w:left w:val="single" w:sz="0" w:space="0" w:color="D3D3D3"/>
              <w:bottom w:val="single" w:sz="0" w:space="0" w:color="D3D3D3"/>
              <w:right w:val="single" w:sz="0" w:space="0" w:color="D3D3D3"/>
            </w:tcBorders>
          </w:tcPr>
          <w:p w14:paraId="236ED46B" w14:textId="77777777" w:rsidR="003307DE" w:rsidRDefault="003307DE" w:rsidP="007E4777">
            <w:pPr>
              <w:keepNext/>
              <w:spacing w:after="60"/>
              <w:jc w:val="right"/>
            </w:pPr>
            <w:r>
              <w:rPr>
                <w:rFonts w:ascii="Calibri" w:hAnsi="Calibri"/>
                <w:i/>
                <w:color w:val="888888"/>
                <w:sz w:val="20"/>
              </w:rPr>
              <w:t>0.785</w:t>
            </w:r>
          </w:p>
        </w:tc>
        <w:tc>
          <w:tcPr>
            <w:tcW w:w="0" w:type="auto"/>
            <w:tcBorders>
              <w:top w:val="single" w:sz="0" w:space="0" w:color="D3D3D3"/>
              <w:left w:val="single" w:sz="0" w:space="0" w:color="D3D3D3"/>
              <w:bottom w:val="single" w:sz="0" w:space="0" w:color="D3D3D3"/>
              <w:right w:val="single" w:sz="0" w:space="0" w:color="D3D3D3"/>
            </w:tcBorders>
          </w:tcPr>
          <w:p w14:paraId="6DD7C909" w14:textId="77777777" w:rsidR="003307DE" w:rsidRDefault="003307DE" w:rsidP="007E4777">
            <w:pPr>
              <w:keepNext/>
              <w:spacing w:after="60"/>
              <w:jc w:val="right"/>
            </w:pPr>
            <w:r>
              <w:rPr>
                <w:rFonts w:ascii="Calibri" w:hAnsi="Calibri"/>
                <w:i/>
                <w:color w:val="888888"/>
                <w:sz w:val="20"/>
              </w:rPr>
              <w:t>0.956</w:t>
            </w:r>
          </w:p>
        </w:tc>
        <w:tc>
          <w:tcPr>
            <w:tcW w:w="0" w:type="auto"/>
            <w:tcBorders>
              <w:top w:val="single" w:sz="0" w:space="0" w:color="D3D3D3"/>
              <w:left w:val="single" w:sz="0" w:space="0" w:color="D3D3D3"/>
              <w:bottom w:val="single" w:sz="0" w:space="0" w:color="D3D3D3"/>
              <w:right w:val="single" w:sz="0" w:space="0" w:color="D3D3D3"/>
            </w:tcBorders>
          </w:tcPr>
          <w:p w14:paraId="0A485901" w14:textId="77777777" w:rsidR="003307DE" w:rsidRDefault="003307DE" w:rsidP="007E4777">
            <w:pPr>
              <w:keepNext/>
              <w:spacing w:after="60"/>
            </w:pPr>
            <w:r>
              <w:rPr>
                <w:rFonts w:ascii="Calibri" w:hAnsi="Calibri"/>
                <w:i/>
                <w:color w:val="888888"/>
                <w:sz w:val="20"/>
              </w:rPr>
              <w:t>Collinearity and signal captured by random structure; excluded</w:t>
            </w:r>
          </w:p>
        </w:tc>
      </w:tr>
      <w:tr w:rsidR="003307DE" w14:paraId="17F71934"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9E9C9A" w14:textId="77777777" w:rsidR="003307DE" w:rsidRDefault="003307DE" w:rsidP="007E4777">
            <w:pPr>
              <w:keepNext/>
              <w:spacing w:after="60"/>
            </w:pPr>
            <w:r>
              <w:rPr>
                <w:rFonts w:ascii="Calibri" w:hAnsi="Calibri"/>
                <w:i/>
                <w:color w:val="888888"/>
                <w:sz w:val="20"/>
              </w:rPr>
              <w:t>m31: m26 + slope†</w:t>
            </w:r>
          </w:p>
        </w:tc>
        <w:tc>
          <w:tcPr>
            <w:tcW w:w="0" w:type="auto"/>
            <w:tcBorders>
              <w:top w:val="single" w:sz="0" w:space="0" w:color="D3D3D3"/>
              <w:left w:val="single" w:sz="0" w:space="0" w:color="D3D3D3"/>
              <w:bottom w:val="single" w:sz="0" w:space="0" w:color="D3D3D3"/>
              <w:right w:val="single" w:sz="0" w:space="0" w:color="D3D3D3"/>
            </w:tcBorders>
          </w:tcPr>
          <w:p w14:paraId="08EA90F2" w14:textId="77777777" w:rsidR="003307DE" w:rsidRDefault="003307DE" w:rsidP="007E4777">
            <w:pPr>
              <w:keepNext/>
              <w:spacing w:after="60"/>
              <w:jc w:val="right"/>
            </w:pPr>
            <w:r>
              <w:rPr>
                <w:rFonts w:ascii="Calibri" w:hAnsi="Calibri"/>
                <w:i/>
                <w:color w:val="888888"/>
                <w:sz w:val="20"/>
              </w:rPr>
              <w:t>-115.1</w:t>
            </w:r>
          </w:p>
        </w:tc>
        <w:tc>
          <w:tcPr>
            <w:tcW w:w="0" w:type="auto"/>
            <w:tcBorders>
              <w:top w:val="single" w:sz="0" w:space="0" w:color="D3D3D3"/>
              <w:left w:val="single" w:sz="0" w:space="0" w:color="D3D3D3"/>
              <w:bottom w:val="single" w:sz="0" w:space="0" w:color="D3D3D3"/>
              <w:right w:val="single" w:sz="0" w:space="0" w:color="D3D3D3"/>
            </w:tcBorders>
          </w:tcPr>
          <w:p w14:paraId="29C754F4" w14:textId="77777777" w:rsidR="003307DE" w:rsidRDefault="003307DE" w:rsidP="007E4777">
            <w:pPr>
              <w:keepNext/>
              <w:spacing w:after="60"/>
              <w:jc w:val="right"/>
            </w:pPr>
            <w:r>
              <w:rPr>
                <w:rFonts w:ascii="Calibri" w:hAnsi="Calibri"/>
                <w:i/>
                <w:color w:val="888888"/>
                <w:sz w:val="20"/>
              </w:rPr>
              <w:t>2.02</w:t>
            </w:r>
          </w:p>
        </w:tc>
        <w:tc>
          <w:tcPr>
            <w:tcW w:w="0" w:type="auto"/>
            <w:tcBorders>
              <w:top w:val="single" w:sz="0" w:space="0" w:color="D3D3D3"/>
              <w:left w:val="single" w:sz="0" w:space="0" w:color="D3D3D3"/>
              <w:bottom w:val="single" w:sz="0" w:space="0" w:color="D3D3D3"/>
              <w:right w:val="single" w:sz="0" w:space="0" w:color="D3D3D3"/>
            </w:tcBorders>
          </w:tcPr>
          <w:p w14:paraId="5F12E197" w14:textId="77777777" w:rsidR="003307DE" w:rsidRDefault="003307DE" w:rsidP="007E4777">
            <w:pPr>
              <w:keepNext/>
              <w:spacing w:after="60"/>
              <w:jc w:val="right"/>
            </w:pPr>
            <w:r>
              <w:rPr>
                <w:rFonts w:ascii="Calibri" w:hAnsi="Calibri"/>
                <w:i/>
                <w:color w:val="888888"/>
                <w:sz w:val="20"/>
              </w:rPr>
              <w:t>0.785</w:t>
            </w:r>
          </w:p>
        </w:tc>
        <w:tc>
          <w:tcPr>
            <w:tcW w:w="0" w:type="auto"/>
            <w:tcBorders>
              <w:top w:val="single" w:sz="0" w:space="0" w:color="D3D3D3"/>
              <w:left w:val="single" w:sz="0" w:space="0" w:color="D3D3D3"/>
              <w:bottom w:val="single" w:sz="0" w:space="0" w:color="D3D3D3"/>
              <w:right w:val="single" w:sz="0" w:space="0" w:color="D3D3D3"/>
            </w:tcBorders>
          </w:tcPr>
          <w:p w14:paraId="72654C99" w14:textId="77777777" w:rsidR="003307DE" w:rsidRDefault="003307DE" w:rsidP="007E4777">
            <w:pPr>
              <w:keepNext/>
              <w:spacing w:after="60"/>
              <w:jc w:val="right"/>
            </w:pPr>
            <w:r>
              <w:rPr>
                <w:rFonts w:ascii="Calibri" w:hAnsi="Calibri"/>
                <w:i/>
                <w:color w:val="888888"/>
                <w:sz w:val="20"/>
              </w:rPr>
              <w:t>0.956</w:t>
            </w:r>
          </w:p>
        </w:tc>
        <w:tc>
          <w:tcPr>
            <w:tcW w:w="0" w:type="auto"/>
            <w:tcBorders>
              <w:top w:val="single" w:sz="0" w:space="0" w:color="D3D3D3"/>
              <w:left w:val="single" w:sz="0" w:space="0" w:color="D3D3D3"/>
              <w:bottom w:val="single" w:sz="0" w:space="0" w:color="D3D3D3"/>
              <w:right w:val="single" w:sz="0" w:space="0" w:color="D3D3D3"/>
            </w:tcBorders>
          </w:tcPr>
          <w:p w14:paraId="33387541" w14:textId="251EC726" w:rsidR="003307DE" w:rsidRDefault="003307DE" w:rsidP="007E4777">
            <w:pPr>
              <w:keepNext/>
              <w:spacing w:after="60"/>
            </w:pPr>
            <w:r>
              <w:rPr>
                <w:rFonts w:ascii="Calibri" w:hAnsi="Calibri"/>
                <w:i/>
                <w:color w:val="888888"/>
                <w:sz w:val="20"/>
              </w:rPr>
              <w:t xml:space="preserve">As m26, </w:t>
            </w:r>
            <w:r w:rsidR="00D755C9">
              <w:rPr>
                <w:rFonts w:ascii="Calibri" w:hAnsi="Calibri"/>
                <w:i/>
                <w:color w:val="888888"/>
                <w:sz w:val="20"/>
              </w:rPr>
              <w:t>negligible</w:t>
            </w:r>
            <w:r>
              <w:rPr>
                <w:rFonts w:ascii="Calibri" w:hAnsi="Calibri"/>
                <w:i/>
                <w:color w:val="888888"/>
                <w:sz w:val="20"/>
              </w:rPr>
              <w:t xml:space="preserve"> improvement; excluded</w:t>
            </w:r>
          </w:p>
        </w:tc>
      </w:tr>
      <w:tr w:rsidR="003307DE" w14:paraId="653086DB" w14:textId="77777777" w:rsidTr="00E528E3">
        <w:trPr>
          <w:cantSplit/>
          <w:jc w:val="center"/>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7D8EAA84" w14:textId="77777777" w:rsidR="003307DE" w:rsidRDefault="003307DE" w:rsidP="007E4777">
            <w:pPr>
              <w:keepNext/>
              <w:spacing w:after="60"/>
            </w:pPr>
            <w:r>
              <w:rPr>
                <w:rFonts w:ascii="Calibri" w:hAnsi="Calibri"/>
                <w:sz w:val="20"/>
              </w:rPr>
              <w:t>2. Random slope evaluation (ML fit)</w:t>
            </w:r>
          </w:p>
        </w:tc>
      </w:tr>
      <w:tr w:rsidR="003307DE" w14:paraId="31F0E23A"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B277F9" w14:textId="77777777" w:rsidR="003307DE" w:rsidRDefault="003307DE" w:rsidP="007E4777">
            <w:pPr>
              <w:keepNext/>
              <w:spacing w:after="60"/>
            </w:pPr>
            <w:r>
              <w:rPr>
                <w:rFonts w:ascii="Calibri" w:hAnsi="Calibri"/>
                <w:b/>
                <w:sz w:val="20"/>
              </w:rPr>
              <w:t>m16_rs: + random slopes for temp_90</w:t>
            </w:r>
          </w:p>
        </w:tc>
        <w:tc>
          <w:tcPr>
            <w:tcW w:w="0" w:type="auto"/>
            <w:tcBorders>
              <w:top w:val="single" w:sz="0" w:space="0" w:color="D3D3D3"/>
              <w:left w:val="single" w:sz="0" w:space="0" w:color="D3D3D3"/>
              <w:bottom w:val="single" w:sz="0" w:space="0" w:color="D3D3D3"/>
              <w:right w:val="single" w:sz="0" w:space="0" w:color="D3D3D3"/>
            </w:tcBorders>
          </w:tcPr>
          <w:p w14:paraId="06B13AF7" w14:textId="77777777" w:rsidR="003307DE" w:rsidRDefault="003307DE" w:rsidP="007E4777">
            <w:pPr>
              <w:keepNext/>
              <w:spacing w:after="60"/>
              <w:jc w:val="right"/>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582FCF59" w14:textId="77777777" w:rsidR="003307DE" w:rsidRDefault="003307DE" w:rsidP="007E4777">
            <w:pPr>
              <w:keepNext/>
              <w:spacing w:after="60"/>
              <w:jc w:val="right"/>
            </w:pPr>
            <w:r>
              <w:rPr>
                <w:rFonts w:ascii="Calibri" w:hAnsi="Calibri"/>
                <w:b/>
                <w:sz w:val="20"/>
              </w:rPr>
              <w:t>1.78</w:t>
            </w:r>
          </w:p>
        </w:tc>
        <w:tc>
          <w:tcPr>
            <w:tcW w:w="0" w:type="auto"/>
            <w:tcBorders>
              <w:top w:val="single" w:sz="0" w:space="0" w:color="D3D3D3"/>
              <w:left w:val="single" w:sz="0" w:space="0" w:color="D3D3D3"/>
              <w:bottom w:val="single" w:sz="0" w:space="0" w:color="D3D3D3"/>
              <w:right w:val="single" w:sz="0" w:space="0" w:color="D3D3D3"/>
            </w:tcBorders>
          </w:tcPr>
          <w:p w14:paraId="3D327D52" w14:textId="77777777" w:rsidR="003307DE" w:rsidRDefault="003307DE" w:rsidP="007E4777">
            <w:pPr>
              <w:keepNext/>
              <w:spacing w:after="60"/>
              <w:jc w:val="right"/>
            </w:pPr>
            <w:r>
              <w:rPr>
                <w:rFonts w:ascii="Calibri" w:hAnsi="Calibri"/>
                <w:b/>
                <w:sz w:val="20"/>
              </w:rPr>
              <w:t>0.713</w:t>
            </w:r>
          </w:p>
        </w:tc>
        <w:tc>
          <w:tcPr>
            <w:tcW w:w="0" w:type="auto"/>
            <w:tcBorders>
              <w:top w:val="single" w:sz="0" w:space="0" w:color="D3D3D3"/>
              <w:left w:val="single" w:sz="0" w:space="0" w:color="D3D3D3"/>
              <w:bottom w:val="single" w:sz="0" w:space="0" w:color="D3D3D3"/>
              <w:right w:val="single" w:sz="0" w:space="0" w:color="D3D3D3"/>
            </w:tcBorders>
          </w:tcPr>
          <w:p w14:paraId="54FE9385" w14:textId="77777777" w:rsidR="003307DE" w:rsidRDefault="003307DE" w:rsidP="007E4777">
            <w:pPr>
              <w:keepNext/>
              <w:spacing w:after="60"/>
              <w:jc w:val="right"/>
            </w:pPr>
            <w:r>
              <w:rPr>
                <w:rFonts w:ascii="Calibri" w:hAnsi="Calibri"/>
                <w:b/>
                <w:sz w:val="20"/>
              </w:rPr>
              <w:t>0.984</w:t>
            </w:r>
          </w:p>
        </w:tc>
        <w:tc>
          <w:tcPr>
            <w:tcW w:w="0" w:type="auto"/>
            <w:tcBorders>
              <w:top w:val="single" w:sz="0" w:space="0" w:color="D3D3D3"/>
              <w:left w:val="single" w:sz="0" w:space="0" w:color="D3D3D3"/>
              <w:bottom w:val="single" w:sz="0" w:space="0" w:color="D3D3D3"/>
              <w:right w:val="single" w:sz="0" w:space="0" w:color="D3D3D3"/>
            </w:tcBorders>
          </w:tcPr>
          <w:p w14:paraId="456E4243" w14:textId="77777777" w:rsidR="003307DE" w:rsidRDefault="003307DE" w:rsidP="007E4777">
            <w:pPr>
              <w:keepNext/>
              <w:spacing w:after="60"/>
            </w:pPr>
            <w:r>
              <w:rPr>
                <w:rFonts w:ascii="Calibri" w:hAnsi="Calibri"/>
                <w:b/>
                <w:sz w:val="20"/>
              </w:rPr>
              <w:t>ΔAIC = 507.1 vs. intercept-only</w:t>
            </w:r>
          </w:p>
        </w:tc>
      </w:tr>
      <w:tr w:rsidR="003307DE" w14:paraId="66B9D5FB"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239567" w14:textId="77777777" w:rsidR="003307DE" w:rsidRDefault="003307DE" w:rsidP="007E4777">
            <w:pPr>
              <w:keepNext/>
              <w:spacing w:after="60"/>
            </w:pPr>
            <w:r>
              <w:rPr>
                <w:rFonts w:ascii="Calibri" w:hAnsi="Calibri"/>
                <w:sz w:val="20"/>
              </w:rPr>
              <w:t>m16: random intercept only</w:t>
            </w:r>
          </w:p>
        </w:tc>
        <w:tc>
          <w:tcPr>
            <w:tcW w:w="0" w:type="auto"/>
            <w:tcBorders>
              <w:top w:val="single" w:sz="0" w:space="0" w:color="D3D3D3"/>
              <w:left w:val="single" w:sz="0" w:space="0" w:color="D3D3D3"/>
              <w:bottom w:val="single" w:sz="0" w:space="0" w:color="D3D3D3"/>
              <w:right w:val="single" w:sz="0" w:space="0" w:color="D3D3D3"/>
            </w:tcBorders>
          </w:tcPr>
          <w:p w14:paraId="4D274B16" w14:textId="77777777" w:rsidR="003307DE" w:rsidRDefault="003307DE" w:rsidP="007E4777">
            <w:pPr>
              <w:keepNext/>
              <w:spacing w:after="60"/>
              <w:jc w:val="right"/>
            </w:pPr>
            <w:r>
              <w:rPr>
                <w:rFonts w:ascii="Calibri" w:hAnsi="Calibri"/>
                <w:sz w:val="20"/>
              </w:rPr>
              <w:t>507.1</w:t>
            </w:r>
          </w:p>
        </w:tc>
        <w:tc>
          <w:tcPr>
            <w:tcW w:w="0" w:type="auto"/>
            <w:tcBorders>
              <w:top w:val="single" w:sz="0" w:space="0" w:color="D3D3D3"/>
              <w:left w:val="single" w:sz="0" w:space="0" w:color="D3D3D3"/>
              <w:bottom w:val="single" w:sz="0" w:space="0" w:color="D3D3D3"/>
              <w:right w:val="single" w:sz="0" w:space="0" w:color="D3D3D3"/>
            </w:tcBorders>
          </w:tcPr>
          <w:p w14:paraId="77786D72" w14:textId="77777777" w:rsidR="003307DE" w:rsidRDefault="003307DE" w:rsidP="007E4777">
            <w:pPr>
              <w:keepNext/>
              <w:spacing w:after="60"/>
              <w:jc w:val="right"/>
            </w:pPr>
            <w:r>
              <w:rPr>
                <w:rFonts w:ascii="Calibri" w:hAnsi="Calibri"/>
                <w:sz w:val="20"/>
              </w:rPr>
              <w:t>2.02</w:t>
            </w:r>
          </w:p>
        </w:tc>
        <w:tc>
          <w:tcPr>
            <w:tcW w:w="0" w:type="auto"/>
            <w:tcBorders>
              <w:top w:val="single" w:sz="0" w:space="0" w:color="D3D3D3"/>
              <w:left w:val="single" w:sz="0" w:space="0" w:color="D3D3D3"/>
              <w:bottom w:val="single" w:sz="0" w:space="0" w:color="D3D3D3"/>
              <w:right w:val="single" w:sz="0" w:space="0" w:color="D3D3D3"/>
            </w:tcBorders>
          </w:tcPr>
          <w:p w14:paraId="620BADA4" w14:textId="77777777" w:rsidR="003307DE" w:rsidRDefault="003307DE" w:rsidP="007E4777">
            <w:pPr>
              <w:keepNext/>
              <w:spacing w:after="60"/>
              <w:jc w:val="right"/>
            </w:pPr>
            <w:r>
              <w:rPr>
                <w:rFonts w:ascii="Calibri" w:hAnsi="Calibri"/>
                <w:sz w:val="20"/>
              </w:rPr>
              <w:t>0.729</w:t>
            </w:r>
          </w:p>
        </w:tc>
        <w:tc>
          <w:tcPr>
            <w:tcW w:w="0" w:type="auto"/>
            <w:tcBorders>
              <w:top w:val="single" w:sz="0" w:space="0" w:color="D3D3D3"/>
              <w:left w:val="single" w:sz="0" w:space="0" w:color="D3D3D3"/>
              <w:bottom w:val="single" w:sz="0" w:space="0" w:color="D3D3D3"/>
              <w:right w:val="single" w:sz="0" w:space="0" w:color="D3D3D3"/>
            </w:tcBorders>
          </w:tcPr>
          <w:p w14:paraId="751156E6" w14:textId="77777777" w:rsidR="003307DE" w:rsidRDefault="003307DE" w:rsidP="007E4777">
            <w:pPr>
              <w:keepNext/>
              <w:spacing w:after="60"/>
              <w:jc w:val="right"/>
            </w:pPr>
            <w:r>
              <w:rPr>
                <w:rFonts w:ascii="Calibri" w:hAnsi="Calibri"/>
                <w:sz w:val="20"/>
              </w:rPr>
              <w:t>0.980</w:t>
            </w:r>
          </w:p>
        </w:tc>
        <w:tc>
          <w:tcPr>
            <w:tcW w:w="0" w:type="auto"/>
            <w:tcBorders>
              <w:top w:val="single" w:sz="0" w:space="0" w:color="D3D3D3"/>
              <w:left w:val="single" w:sz="0" w:space="0" w:color="D3D3D3"/>
              <w:bottom w:val="single" w:sz="0" w:space="0" w:color="D3D3D3"/>
              <w:right w:val="single" w:sz="0" w:space="0" w:color="D3D3D3"/>
            </w:tcBorders>
          </w:tcPr>
          <w:p w14:paraId="353FAC18" w14:textId="77777777" w:rsidR="003307DE" w:rsidRDefault="003307DE" w:rsidP="007E4777">
            <w:pPr>
              <w:keepNext/>
              <w:spacing w:after="60"/>
            </w:pPr>
          </w:p>
        </w:tc>
      </w:tr>
      <w:tr w:rsidR="003307DE" w14:paraId="4069C204" w14:textId="77777777" w:rsidTr="00E528E3">
        <w:trPr>
          <w:cantSplit/>
          <w:jc w:val="center"/>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0252E00B" w14:textId="77777777" w:rsidR="003307DE" w:rsidRDefault="003307DE" w:rsidP="007E4777">
            <w:pPr>
              <w:keepNext/>
              <w:spacing w:after="60"/>
            </w:pPr>
            <w:r>
              <w:rPr>
                <w:rFonts w:ascii="Calibri" w:hAnsi="Calibri"/>
                <w:sz w:val="20"/>
              </w:rPr>
              <w:t>3. Temperature functional form (ML fit)</w:t>
            </w:r>
          </w:p>
        </w:tc>
      </w:tr>
      <w:tr w:rsidR="003307DE" w14:paraId="1FF5F8D8"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44D9E4" w14:textId="77777777" w:rsidR="003307DE" w:rsidRDefault="003307DE" w:rsidP="007E4777">
            <w:pPr>
              <w:keepNext/>
              <w:spacing w:after="60"/>
            </w:pPr>
            <w:r>
              <w:rPr>
                <w:rFonts w:ascii="Calibri" w:hAnsi="Calibri"/>
                <w:b/>
                <w:sz w:val="20"/>
              </w:rPr>
              <w:t xml:space="preserve">Natural spline </w:t>
            </w:r>
            <w:proofErr w:type="spellStart"/>
            <w:r>
              <w:rPr>
                <w:rFonts w:ascii="Calibri" w:hAnsi="Calibri"/>
                <w:b/>
                <w:sz w:val="20"/>
              </w:rPr>
              <w:t>df</w:t>
            </w:r>
            <w:proofErr w:type="spellEnd"/>
            <w:r>
              <w:rPr>
                <w:rFonts w:ascii="Calibri" w:hAnsi="Calibri"/>
                <w:b/>
                <w:sz w:val="20"/>
              </w:rPr>
              <w:t xml:space="preserve"> = 3</w:t>
            </w:r>
          </w:p>
        </w:tc>
        <w:tc>
          <w:tcPr>
            <w:tcW w:w="0" w:type="auto"/>
            <w:tcBorders>
              <w:top w:val="single" w:sz="0" w:space="0" w:color="D3D3D3"/>
              <w:left w:val="single" w:sz="0" w:space="0" w:color="D3D3D3"/>
              <w:bottom w:val="single" w:sz="0" w:space="0" w:color="D3D3D3"/>
              <w:right w:val="single" w:sz="0" w:space="0" w:color="D3D3D3"/>
            </w:tcBorders>
          </w:tcPr>
          <w:p w14:paraId="5067C06A" w14:textId="77777777" w:rsidR="003307DE" w:rsidRDefault="003307DE" w:rsidP="007E4777">
            <w:pPr>
              <w:keepNext/>
              <w:spacing w:after="60"/>
              <w:jc w:val="right"/>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374D9260" w14:textId="77777777" w:rsidR="003307DE" w:rsidRDefault="003307DE" w:rsidP="007E4777">
            <w:pPr>
              <w:keepNext/>
              <w:spacing w:after="60"/>
              <w:jc w:val="right"/>
            </w:pPr>
            <w:r>
              <w:rPr>
                <w:rFonts w:ascii="Calibri" w:hAnsi="Calibri"/>
                <w:b/>
                <w:sz w:val="20"/>
              </w:rPr>
              <w:t>1.72</w:t>
            </w:r>
          </w:p>
        </w:tc>
        <w:tc>
          <w:tcPr>
            <w:tcW w:w="0" w:type="auto"/>
            <w:tcBorders>
              <w:top w:val="single" w:sz="0" w:space="0" w:color="D3D3D3"/>
              <w:left w:val="single" w:sz="0" w:space="0" w:color="D3D3D3"/>
              <w:bottom w:val="single" w:sz="0" w:space="0" w:color="D3D3D3"/>
              <w:right w:val="single" w:sz="0" w:space="0" w:color="D3D3D3"/>
            </w:tcBorders>
          </w:tcPr>
          <w:p w14:paraId="35F54DFC" w14:textId="77777777" w:rsidR="003307DE" w:rsidRDefault="003307DE" w:rsidP="007E4777">
            <w:pPr>
              <w:keepNext/>
              <w:spacing w:after="60"/>
              <w:jc w:val="right"/>
            </w:pPr>
            <w:r>
              <w:rPr>
                <w:rFonts w:ascii="Calibri" w:hAnsi="Calibri"/>
                <w:b/>
                <w:sz w:val="20"/>
              </w:rPr>
              <w:t>0.609</w:t>
            </w:r>
          </w:p>
        </w:tc>
        <w:tc>
          <w:tcPr>
            <w:tcW w:w="0" w:type="auto"/>
            <w:tcBorders>
              <w:top w:val="single" w:sz="0" w:space="0" w:color="D3D3D3"/>
              <w:left w:val="single" w:sz="0" w:space="0" w:color="D3D3D3"/>
              <w:bottom w:val="single" w:sz="0" w:space="0" w:color="D3D3D3"/>
              <w:right w:val="single" w:sz="0" w:space="0" w:color="D3D3D3"/>
            </w:tcBorders>
          </w:tcPr>
          <w:p w14:paraId="1EBD7F9C" w14:textId="77777777" w:rsidR="003307DE" w:rsidRDefault="003307DE" w:rsidP="007E4777">
            <w:pPr>
              <w:keepNext/>
              <w:spacing w:after="60"/>
              <w:jc w:val="right"/>
            </w:pPr>
            <w:r>
              <w:rPr>
                <w:rFonts w:ascii="Calibri" w:hAnsi="Calibri"/>
                <w:b/>
                <w:sz w:val="20"/>
              </w:rPr>
              <w:t>0.990</w:t>
            </w:r>
          </w:p>
        </w:tc>
        <w:tc>
          <w:tcPr>
            <w:tcW w:w="0" w:type="auto"/>
            <w:tcBorders>
              <w:top w:val="single" w:sz="0" w:space="0" w:color="D3D3D3"/>
              <w:left w:val="single" w:sz="0" w:space="0" w:color="D3D3D3"/>
              <w:bottom w:val="single" w:sz="0" w:space="0" w:color="D3D3D3"/>
              <w:right w:val="single" w:sz="0" w:space="0" w:color="D3D3D3"/>
            </w:tcBorders>
          </w:tcPr>
          <w:p w14:paraId="66D54CF3" w14:textId="77777777" w:rsidR="003307DE" w:rsidRDefault="003307DE" w:rsidP="007E4777">
            <w:pPr>
              <w:keepNext/>
              <w:spacing w:after="60"/>
            </w:pPr>
            <w:r>
              <w:rPr>
                <w:rFonts w:ascii="Calibri" w:hAnsi="Calibri"/>
                <w:b/>
                <w:sz w:val="20"/>
              </w:rPr>
              <w:t>Selected final functional form</w:t>
            </w:r>
          </w:p>
        </w:tc>
      </w:tr>
      <w:tr w:rsidR="003307DE" w14:paraId="66C02461"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5845E5" w14:textId="77777777" w:rsidR="003307DE" w:rsidRDefault="003307DE" w:rsidP="007E4777">
            <w:pPr>
              <w:keepNext/>
              <w:spacing w:after="60"/>
            </w:pPr>
            <w:r>
              <w:rPr>
                <w:rFonts w:ascii="Calibri" w:hAnsi="Calibri"/>
                <w:sz w:val="20"/>
              </w:rPr>
              <w:t>Quadratic: temp_90 + temp_90²</w:t>
            </w:r>
          </w:p>
        </w:tc>
        <w:tc>
          <w:tcPr>
            <w:tcW w:w="0" w:type="auto"/>
            <w:tcBorders>
              <w:top w:val="single" w:sz="0" w:space="0" w:color="D3D3D3"/>
              <w:left w:val="single" w:sz="0" w:space="0" w:color="D3D3D3"/>
              <w:bottom w:val="single" w:sz="0" w:space="0" w:color="D3D3D3"/>
              <w:right w:val="single" w:sz="0" w:space="0" w:color="D3D3D3"/>
            </w:tcBorders>
          </w:tcPr>
          <w:p w14:paraId="677E2A58" w14:textId="77777777" w:rsidR="003307DE" w:rsidRDefault="003307DE" w:rsidP="007E4777">
            <w:pPr>
              <w:keepNext/>
              <w:spacing w:after="60"/>
              <w:jc w:val="right"/>
            </w:pPr>
            <w:r>
              <w:rPr>
                <w:rFonts w:ascii="Calibri" w:hAnsi="Calibri"/>
                <w:sz w:val="20"/>
              </w:rPr>
              <w:t>138.9</w:t>
            </w:r>
          </w:p>
        </w:tc>
        <w:tc>
          <w:tcPr>
            <w:tcW w:w="0" w:type="auto"/>
            <w:tcBorders>
              <w:top w:val="single" w:sz="0" w:space="0" w:color="D3D3D3"/>
              <w:left w:val="single" w:sz="0" w:space="0" w:color="D3D3D3"/>
              <w:bottom w:val="single" w:sz="0" w:space="0" w:color="D3D3D3"/>
              <w:right w:val="single" w:sz="0" w:space="0" w:color="D3D3D3"/>
            </w:tcBorders>
          </w:tcPr>
          <w:p w14:paraId="6E2B6F19" w14:textId="77777777" w:rsidR="003307DE" w:rsidRDefault="003307DE" w:rsidP="007E4777">
            <w:pPr>
              <w:keepNext/>
              <w:spacing w:after="60"/>
              <w:jc w:val="right"/>
            </w:pPr>
            <w:r>
              <w:rPr>
                <w:rFonts w:ascii="Calibri" w:hAnsi="Calibri"/>
                <w:sz w:val="20"/>
              </w:rPr>
              <w:t>1.78</w:t>
            </w:r>
          </w:p>
        </w:tc>
        <w:tc>
          <w:tcPr>
            <w:tcW w:w="0" w:type="auto"/>
            <w:tcBorders>
              <w:top w:val="single" w:sz="0" w:space="0" w:color="D3D3D3"/>
              <w:left w:val="single" w:sz="0" w:space="0" w:color="D3D3D3"/>
              <w:bottom w:val="single" w:sz="0" w:space="0" w:color="D3D3D3"/>
              <w:right w:val="single" w:sz="0" w:space="0" w:color="D3D3D3"/>
            </w:tcBorders>
          </w:tcPr>
          <w:p w14:paraId="1351F8F6" w14:textId="77777777" w:rsidR="003307DE" w:rsidRDefault="003307DE" w:rsidP="007E4777">
            <w:pPr>
              <w:keepNext/>
              <w:spacing w:after="60"/>
              <w:jc w:val="right"/>
            </w:pPr>
            <w:r>
              <w:rPr>
                <w:rFonts w:ascii="Calibri" w:hAnsi="Calibri"/>
                <w:sz w:val="20"/>
              </w:rPr>
              <w:t>0.713</w:t>
            </w:r>
          </w:p>
        </w:tc>
        <w:tc>
          <w:tcPr>
            <w:tcW w:w="0" w:type="auto"/>
            <w:tcBorders>
              <w:top w:val="single" w:sz="0" w:space="0" w:color="D3D3D3"/>
              <w:left w:val="single" w:sz="0" w:space="0" w:color="D3D3D3"/>
              <w:bottom w:val="single" w:sz="0" w:space="0" w:color="D3D3D3"/>
              <w:right w:val="single" w:sz="0" w:space="0" w:color="D3D3D3"/>
            </w:tcBorders>
          </w:tcPr>
          <w:p w14:paraId="4AC8B7FA" w14:textId="77777777" w:rsidR="003307DE" w:rsidRDefault="003307DE" w:rsidP="007E4777">
            <w:pPr>
              <w:keepNext/>
              <w:spacing w:after="60"/>
              <w:jc w:val="right"/>
            </w:pPr>
            <w:r>
              <w:rPr>
                <w:rFonts w:ascii="Calibri" w:hAnsi="Calibri"/>
                <w:sz w:val="20"/>
              </w:rPr>
              <w:t>0.984</w:t>
            </w:r>
          </w:p>
        </w:tc>
        <w:tc>
          <w:tcPr>
            <w:tcW w:w="0" w:type="auto"/>
            <w:tcBorders>
              <w:top w:val="single" w:sz="0" w:space="0" w:color="D3D3D3"/>
              <w:left w:val="single" w:sz="0" w:space="0" w:color="D3D3D3"/>
              <w:bottom w:val="single" w:sz="0" w:space="0" w:color="D3D3D3"/>
              <w:right w:val="single" w:sz="0" w:space="0" w:color="D3D3D3"/>
            </w:tcBorders>
          </w:tcPr>
          <w:p w14:paraId="1146DE05" w14:textId="77777777" w:rsidR="003307DE" w:rsidRDefault="003307DE" w:rsidP="007E4777">
            <w:pPr>
              <w:keepNext/>
              <w:spacing w:after="60"/>
            </w:pPr>
          </w:p>
        </w:tc>
      </w:tr>
      <w:tr w:rsidR="003307DE" w14:paraId="26FD85C0"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4090C6" w14:textId="77777777" w:rsidR="003307DE" w:rsidRDefault="003307DE" w:rsidP="007E4777">
            <w:pPr>
              <w:keepNext/>
              <w:spacing w:after="60"/>
            </w:pPr>
            <w:r>
              <w:rPr>
                <w:rFonts w:ascii="Calibri" w:hAnsi="Calibri"/>
                <w:i/>
                <w:color w:val="888888"/>
                <w:sz w:val="20"/>
              </w:rPr>
              <w:t xml:space="preserve">Natural spline </w:t>
            </w:r>
            <w:proofErr w:type="spellStart"/>
            <w:r>
              <w:rPr>
                <w:rFonts w:ascii="Calibri" w:hAnsi="Calibri"/>
                <w:i/>
                <w:color w:val="888888"/>
                <w:sz w:val="20"/>
              </w:rPr>
              <w:t>df</w:t>
            </w:r>
            <w:proofErr w:type="spellEnd"/>
            <w:r>
              <w:rPr>
                <w:rFonts w:ascii="Calibri" w:hAnsi="Calibri"/>
                <w:i/>
                <w:color w:val="888888"/>
                <w:sz w:val="20"/>
              </w:rPr>
              <w:t xml:space="preserve"> = 4†</w:t>
            </w:r>
          </w:p>
        </w:tc>
        <w:tc>
          <w:tcPr>
            <w:tcW w:w="0" w:type="auto"/>
            <w:tcBorders>
              <w:top w:val="single" w:sz="0" w:space="0" w:color="D3D3D3"/>
              <w:left w:val="single" w:sz="0" w:space="0" w:color="D3D3D3"/>
              <w:bottom w:val="single" w:sz="0" w:space="0" w:color="D3D3D3"/>
              <w:right w:val="single" w:sz="0" w:space="0" w:color="D3D3D3"/>
            </w:tcBorders>
          </w:tcPr>
          <w:p w14:paraId="6BFEFF94" w14:textId="77777777" w:rsidR="003307DE" w:rsidRDefault="003307DE" w:rsidP="007E4777">
            <w:pPr>
              <w:keepNext/>
              <w:spacing w:after="60"/>
              <w:jc w:val="right"/>
            </w:pPr>
            <w:r>
              <w:rPr>
                <w:rFonts w:ascii="Calibri" w:hAnsi="Calibri"/>
                <w:i/>
                <w:color w:val="888888"/>
                <w:sz w:val="20"/>
              </w:rPr>
              <w:t>-65.8</w:t>
            </w:r>
          </w:p>
        </w:tc>
        <w:tc>
          <w:tcPr>
            <w:tcW w:w="0" w:type="auto"/>
            <w:tcBorders>
              <w:top w:val="single" w:sz="0" w:space="0" w:color="D3D3D3"/>
              <w:left w:val="single" w:sz="0" w:space="0" w:color="D3D3D3"/>
              <w:bottom w:val="single" w:sz="0" w:space="0" w:color="D3D3D3"/>
              <w:right w:val="single" w:sz="0" w:space="0" w:color="D3D3D3"/>
            </w:tcBorders>
          </w:tcPr>
          <w:p w14:paraId="309FB027" w14:textId="77777777" w:rsidR="003307DE" w:rsidRDefault="003307DE" w:rsidP="007E4777">
            <w:pPr>
              <w:keepNext/>
              <w:spacing w:after="60"/>
              <w:jc w:val="right"/>
            </w:pPr>
            <w:r>
              <w:rPr>
                <w:rFonts w:ascii="Calibri" w:hAnsi="Calibri"/>
                <w:i/>
                <w:color w:val="888888"/>
                <w:sz w:val="20"/>
              </w:rPr>
              <w:t>1.67</w:t>
            </w:r>
          </w:p>
        </w:tc>
        <w:tc>
          <w:tcPr>
            <w:tcW w:w="0" w:type="auto"/>
            <w:tcBorders>
              <w:top w:val="single" w:sz="0" w:space="0" w:color="D3D3D3"/>
              <w:left w:val="single" w:sz="0" w:space="0" w:color="D3D3D3"/>
              <w:bottom w:val="single" w:sz="0" w:space="0" w:color="D3D3D3"/>
              <w:right w:val="single" w:sz="0" w:space="0" w:color="D3D3D3"/>
            </w:tcBorders>
          </w:tcPr>
          <w:p w14:paraId="7935847B" w14:textId="77777777" w:rsidR="003307DE" w:rsidRDefault="003307DE" w:rsidP="007E4777">
            <w:pPr>
              <w:keepNext/>
              <w:spacing w:after="60"/>
              <w:jc w:val="right"/>
            </w:pPr>
            <w:r>
              <w:rPr>
                <w:rFonts w:ascii="Calibri" w:hAnsi="Calibri"/>
                <w:i/>
                <w:color w:val="888888"/>
                <w:sz w:val="20"/>
              </w:rPr>
              <w:t>0.483</w:t>
            </w:r>
          </w:p>
        </w:tc>
        <w:tc>
          <w:tcPr>
            <w:tcW w:w="0" w:type="auto"/>
            <w:tcBorders>
              <w:top w:val="single" w:sz="0" w:space="0" w:color="D3D3D3"/>
              <w:left w:val="single" w:sz="0" w:space="0" w:color="D3D3D3"/>
              <w:bottom w:val="single" w:sz="0" w:space="0" w:color="D3D3D3"/>
              <w:right w:val="single" w:sz="0" w:space="0" w:color="D3D3D3"/>
            </w:tcBorders>
          </w:tcPr>
          <w:p w14:paraId="15286B5B" w14:textId="77777777" w:rsidR="003307DE" w:rsidRDefault="003307DE" w:rsidP="007E4777">
            <w:pPr>
              <w:keepNext/>
              <w:spacing w:after="60"/>
              <w:jc w:val="right"/>
            </w:pPr>
            <w:r>
              <w:rPr>
                <w:rFonts w:ascii="Calibri" w:hAnsi="Calibri"/>
                <w:i/>
                <w:color w:val="888888"/>
                <w:sz w:val="20"/>
              </w:rPr>
              <w:t>0.995</w:t>
            </w:r>
          </w:p>
        </w:tc>
        <w:tc>
          <w:tcPr>
            <w:tcW w:w="0" w:type="auto"/>
            <w:tcBorders>
              <w:top w:val="single" w:sz="0" w:space="0" w:color="D3D3D3"/>
              <w:left w:val="single" w:sz="0" w:space="0" w:color="D3D3D3"/>
              <w:bottom w:val="single" w:sz="0" w:space="0" w:color="D3D3D3"/>
              <w:right w:val="single" w:sz="0" w:space="0" w:color="D3D3D3"/>
            </w:tcBorders>
          </w:tcPr>
          <w:p w14:paraId="4AAB4186" w14:textId="77777777" w:rsidR="003307DE" w:rsidRDefault="003307DE" w:rsidP="007E4777">
            <w:pPr>
              <w:keepNext/>
              <w:spacing w:after="60"/>
            </w:pPr>
            <w:r>
              <w:rPr>
                <w:rFonts w:ascii="Calibri" w:hAnsi="Calibri"/>
                <w:i/>
                <w:color w:val="888888"/>
                <w:sz w:val="20"/>
              </w:rPr>
              <w:t>Biologically implausible at high temperatures; excluded</w:t>
            </w:r>
          </w:p>
        </w:tc>
      </w:tr>
      <w:tr w:rsidR="003307DE" w14:paraId="28F56FB8" w14:textId="77777777" w:rsidTr="00E528E3">
        <w:trPr>
          <w:cantSplit/>
          <w:jc w:val="center"/>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6700E8F2" w14:textId="77777777" w:rsidR="003307DE" w:rsidRDefault="003307DE" w:rsidP="007E4777">
            <w:pPr>
              <w:keepNext/>
              <w:spacing w:after="60"/>
            </w:pPr>
            <w:r>
              <w:rPr>
                <w:rFonts w:ascii="Calibri" w:hAnsi="Calibri"/>
                <w:sz w:val="20"/>
              </w:rPr>
              <w:t>4. Interaction terms (ML fit)</w:t>
            </w:r>
          </w:p>
        </w:tc>
      </w:tr>
      <w:tr w:rsidR="003307DE" w14:paraId="22EE4E67"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CBBD95" w14:textId="77777777" w:rsidR="003307DE" w:rsidRDefault="003307DE" w:rsidP="007E4777">
            <w:pPr>
              <w:keepNext/>
              <w:spacing w:after="60"/>
            </w:pPr>
            <w:r>
              <w:rPr>
                <w:rFonts w:ascii="Calibri" w:hAnsi="Calibri"/>
                <w:b/>
                <w:sz w:val="20"/>
              </w:rPr>
              <w:t>Final model: no interactions</w:t>
            </w:r>
          </w:p>
        </w:tc>
        <w:tc>
          <w:tcPr>
            <w:tcW w:w="0" w:type="auto"/>
            <w:tcBorders>
              <w:top w:val="single" w:sz="0" w:space="0" w:color="D3D3D3"/>
              <w:left w:val="single" w:sz="0" w:space="0" w:color="D3D3D3"/>
              <w:bottom w:val="single" w:sz="0" w:space="0" w:color="D3D3D3"/>
              <w:right w:val="single" w:sz="0" w:space="0" w:color="D3D3D3"/>
            </w:tcBorders>
          </w:tcPr>
          <w:p w14:paraId="2534F1DF" w14:textId="77777777" w:rsidR="003307DE" w:rsidRDefault="003307DE" w:rsidP="007E4777">
            <w:pPr>
              <w:keepNext/>
              <w:spacing w:after="60"/>
              <w:jc w:val="right"/>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7B2FAB7C" w14:textId="77777777" w:rsidR="003307DE" w:rsidRDefault="003307DE" w:rsidP="007E4777">
            <w:pPr>
              <w:keepNext/>
              <w:spacing w:after="60"/>
              <w:jc w:val="right"/>
            </w:pPr>
            <w:r>
              <w:rPr>
                <w:rFonts w:ascii="Calibri" w:hAnsi="Calibri"/>
                <w:b/>
                <w:sz w:val="20"/>
              </w:rPr>
              <w:t>1.72</w:t>
            </w:r>
          </w:p>
        </w:tc>
        <w:tc>
          <w:tcPr>
            <w:tcW w:w="0" w:type="auto"/>
            <w:tcBorders>
              <w:top w:val="single" w:sz="0" w:space="0" w:color="D3D3D3"/>
              <w:left w:val="single" w:sz="0" w:space="0" w:color="D3D3D3"/>
              <w:bottom w:val="single" w:sz="0" w:space="0" w:color="D3D3D3"/>
              <w:right w:val="single" w:sz="0" w:space="0" w:color="D3D3D3"/>
            </w:tcBorders>
          </w:tcPr>
          <w:p w14:paraId="6ED2AC14" w14:textId="77777777" w:rsidR="003307DE" w:rsidRDefault="003307DE" w:rsidP="007E4777">
            <w:pPr>
              <w:keepNext/>
              <w:spacing w:after="60"/>
              <w:jc w:val="right"/>
            </w:pPr>
            <w:r>
              <w:rPr>
                <w:rFonts w:ascii="Calibri" w:hAnsi="Calibri"/>
                <w:b/>
                <w:sz w:val="20"/>
              </w:rPr>
              <w:t>0.609</w:t>
            </w:r>
          </w:p>
        </w:tc>
        <w:tc>
          <w:tcPr>
            <w:tcW w:w="0" w:type="auto"/>
            <w:tcBorders>
              <w:top w:val="single" w:sz="0" w:space="0" w:color="D3D3D3"/>
              <w:left w:val="single" w:sz="0" w:space="0" w:color="D3D3D3"/>
              <w:bottom w:val="single" w:sz="0" w:space="0" w:color="D3D3D3"/>
              <w:right w:val="single" w:sz="0" w:space="0" w:color="D3D3D3"/>
            </w:tcBorders>
          </w:tcPr>
          <w:p w14:paraId="23207B2C" w14:textId="77777777" w:rsidR="003307DE" w:rsidRDefault="003307DE" w:rsidP="007E4777">
            <w:pPr>
              <w:keepNext/>
              <w:spacing w:after="60"/>
              <w:jc w:val="right"/>
            </w:pPr>
            <w:r>
              <w:rPr>
                <w:rFonts w:ascii="Calibri" w:hAnsi="Calibri"/>
                <w:b/>
                <w:sz w:val="20"/>
              </w:rPr>
              <w:t>0.990</w:t>
            </w:r>
          </w:p>
        </w:tc>
        <w:tc>
          <w:tcPr>
            <w:tcW w:w="0" w:type="auto"/>
            <w:tcBorders>
              <w:top w:val="single" w:sz="0" w:space="0" w:color="D3D3D3"/>
              <w:left w:val="single" w:sz="0" w:space="0" w:color="D3D3D3"/>
              <w:bottom w:val="single" w:sz="0" w:space="0" w:color="D3D3D3"/>
              <w:right w:val="single" w:sz="0" w:space="0" w:color="D3D3D3"/>
            </w:tcBorders>
          </w:tcPr>
          <w:p w14:paraId="3021FCDC" w14:textId="77777777" w:rsidR="003307DE" w:rsidRDefault="003307DE" w:rsidP="007E4777">
            <w:pPr>
              <w:keepNext/>
              <w:spacing w:after="60"/>
            </w:pPr>
          </w:p>
        </w:tc>
      </w:tr>
      <w:tr w:rsidR="003307DE" w14:paraId="475F922A"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428E06" w14:textId="77777777" w:rsidR="003307DE" w:rsidRDefault="003307DE" w:rsidP="007E4777">
            <w:pPr>
              <w:keepNext/>
              <w:spacing w:after="60"/>
            </w:pPr>
            <w:r>
              <w:rPr>
                <w:rFonts w:ascii="Calibri" w:hAnsi="Calibri"/>
                <w:i/>
                <w:color w:val="888888"/>
                <w:sz w:val="20"/>
              </w:rPr>
              <w:t>+ temperature × stream</w:t>
            </w:r>
          </w:p>
        </w:tc>
        <w:tc>
          <w:tcPr>
            <w:tcW w:w="0" w:type="auto"/>
            <w:tcBorders>
              <w:top w:val="single" w:sz="0" w:space="0" w:color="D3D3D3"/>
              <w:left w:val="single" w:sz="0" w:space="0" w:color="D3D3D3"/>
              <w:bottom w:val="single" w:sz="0" w:space="0" w:color="D3D3D3"/>
              <w:right w:val="single" w:sz="0" w:space="0" w:color="D3D3D3"/>
            </w:tcBorders>
          </w:tcPr>
          <w:p w14:paraId="334F5665" w14:textId="77777777" w:rsidR="003307DE" w:rsidRDefault="003307DE" w:rsidP="007E4777">
            <w:pPr>
              <w:keepNext/>
              <w:spacing w:after="60"/>
              <w:jc w:val="right"/>
            </w:pPr>
            <w:r>
              <w:rPr>
                <w:rFonts w:ascii="Calibri" w:hAnsi="Calibri"/>
                <w:i/>
                <w:color w:val="888888"/>
                <w:sz w:val="20"/>
              </w:rPr>
              <w:t>-275.8</w:t>
            </w:r>
          </w:p>
        </w:tc>
        <w:tc>
          <w:tcPr>
            <w:tcW w:w="0" w:type="auto"/>
            <w:tcBorders>
              <w:top w:val="single" w:sz="0" w:space="0" w:color="D3D3D3"/>
              <w:left w:val="single" w:sz="0" w:space="0" w:color="D3D3D3"/>
              <w:bottom w:val="single" w:sz="0" w:space="0" w:color="D3D3D3"/>
              <w:right w:val="single" w:sz="0" w:space="0" w:color="D3D3D3"/>
            </w:tcBorders>
          </w:tcPr>
          <w:p w14:paraId="05B22ED8" w14:textId="77777777" w:rsidR="003307DE" w:rsidRDefault="003307DE" w:rsidP="007E4777">
            <w:pPr>
              <w:keepNext/>
              <w:spacing w:after="60"/>
              <w:jc w:val="right"/>
            </w:pPr>
            <w:r>
              <w:rPr>
                <w:rFonts w:ascii="Calibri" w:hAnsi="Calibri"/>
                <w:i/>
                <w:color w:val="888888"/>
                <w:sz w:val="20"/>
              </w:rPr>
              <w:t>1.59</w:t>
            </w:r>
          </w:p>
        </w:tc>
        <w:tc>
          <w:tcPr>
            <w:tcW w:w="0" w:type="auto"/>
            <w:tcBorders>
              <w:top w:val="single" w:sz="0" w:space="0" w:color="D3D3D3"/>
              <w:left w:val="single" w:sz="0" w:space="0" w:color="D3D3D3"/>
              <w:bottom w:val="single" w:sz="0" w:space="0" w:color="D3D3D3"/>
              <w:right w:val="single" w:sz="0" w:space="0" w:color="D3D3D3"/>
            </w:tcBorders>
          </w:tcPr>
          <w:p w14:paraId="1FBBD941" w14:textId="77777777" w:rsidR="003307DE" w:rsidRDefault="003307DE" w:rsidP="007E4777">
            <w:pPr>
              <w:keepNext/>
              <w:spacing w:after="60"/>
              <w:jc w:val="right"/>
            </w:pPr>
            <w:r>
              <w:rPr>
                <w:rFonts w:ascii="Calibri" w:hAnsi="Calibri"/>
                <w:i/>
                <w:color w:val="888888"/>
                <w:sz w:val="20"/>
              </w:rPr>
              <w:t>0.629</w:t>
            </w:r>
          </w:p>
        </w:tc>
        <w:tc>
          <w:tcPr>
            <w:tcW w:w="0" w:type="auto"/>
            <w:tcBorders>
              <w:top w:val="single" w:sz="0" w:space="0" w:color="D3D3D3"/>
              <w:left w:val="single" w:sz="0" w:space="0" w:color="D3D3D3"/>
              <w:bottom w:val="single" w:sz="0" w:space="0" w:color="D3D3D3"/>
              <w:right w:val="single" w:sz="0" w:space="0" w:color="D3D3D3"/>
            </w:tcBorders>
          </w:tcPr>
          <w:p w14:paraId="048A62B7" w14:textId="77777777" w:rsidR="003307DE" w:rsidRDefault="003307DE" w:rsidP="007E4777">
            <w:pPr>
              <w:keepNext/>
              <w:spacing w:after="60"/>
              <w:jc w:val="right"/>
            </w:pPr>
            <w:r>
              <w:rPr>
                <w:rFonts w:ascii="Calibri" w:hAnsi="Calibri"/>
                <w:i/>
                <w:color w:val="888888"/>
                <w:sz w:val="20"/>
              </w:rPr>
              <w:t>0.992</w:t>
            </w:r>
          </w:p>
        </w:tc>
        <w:tc>
          <w:tcPr>
            <w:tcW w:w="0" w:type="auto"/>
            <w:tcBorders>
              <w:top w:val="single" w:sz="0" w:space="0" w:color="D3D3D3"/>
              <w:left w:val="single" w:sz="0" w:space="0" w:color="D3D3D3"/>
              <w:bottom w:val="single" w:sz="0" w:space="0" w:color="D3D3D3"/>
              <w:right w:val="single" w:sz="0" w:space="0" w:color="D3D3D3"/>
            </w:tcBorders>
          </w:tcPr>
          <w:p w14:paraId="4BF9C0A0" w14:textId="77777777" w:rsidR="003307DE" w:rsidRDefault="003307DE" w:rsidP="007E4777">
            <w:pPr>
              <w:keepNext/>
              <w:spacing w:after="60"/>
            </w:pPr>
            <w:r>
              <w:rPr>
                <w:rFonts w:ascii="Calibri" w:hAnsi="Calibri"/>
                <w:i/>
                <w:color w:val="888888"/>
                <w:sz w:val="20"/>
              </w:rPr>
              <w:t>Spline extrapolation unstable in data-sparse streams; excluded</w:t>
            </w:r>
          </w:p>
        </w:tc>
      </w:tr>
      <w:tr w:rsidR="003307DE" w14:paraId="34785384"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773F82" w14:textId="77777777" w:rsidR="003307DE" w:rsidRDefault="003307DE" w:rsidP="007E4777">
            <w:pPr>
              <w:keepNext/>
              <w:spacing w:after="60"/>
            </w:pPr>
            <w:r>
              <w:rPr>
                <w:rFonts w:ascii="Calibri" w:hAnsi="Calibri"/>
                <w:i/>
                <w:color w:val="888888"/>
                <w:sz w:val="20"/>
              </w:rPr>
              <w:t>+ temperature × year†</w:t>
            </w:r>
          </w:p>
        </w:tc>
        <w:tc>
          <w:tcPr>
            <w:tcW w:w="0" w:type="auto"/>
            <w:tcBorders>
              <w:top w:val="single" w:sz="0" w:space="0" w:color="D3D3D3"/>
              <w:left w:val="single" w:sz="0" w:space="0" w:color="D3D3D3"/>
              <w:bottom w:val="single" w:sz="0" w:space="0" w:color="D3D3D3"/>
              <w:right w:val="single" w:sz="0" w:space="0" w:color="D3D3D3"/>
            </w:tcBorders>
          </w:tcPr>
          <w:p w14:paraId="51CC276E" w14:textId="77777777" w:rsidR="003307DE" w:rsidRDefault="003307DE" w:rsidP="007E4777">
            <w:pPr>
              <w:keepNext/>
              <w:spacing w:after="60"/>
              <w:jc w:val="right"/>
            </w:pPr>
            <w:r>
              <w:rPr>
                <w:rFonts w:ascii="Calibri" w:hAnsi="Calibri"/>
                <w:i/>
                <w:color w:val="888888"/>
                <w:sz w:val="20"/>
              </w:rPr>
              <w:t>-1,481.7</w:t>
            </w:r>
          </w:p>
        </w:tc>
        <w:tc>
          <w:tcPr>
            <w:tcW w:w="0" w:type="auto"/>
            <w:tcBorders>
              <w:top w:val="single" w:sz="0" w:space="0" w:color="D3D3D3"/>
              <w:left w:val="single" w:sz="0" w:space="0" w:color="D3D3D3"/>
              <w:bottom w:val="single" w:sz="0" w:space="0" w:color="D3D3D3"/>
              <w:right w:val="single" w:sz="0" w:space="0" w:color="D3D3D3"/>
            </w:tcBorders>
          </w:tcPr>
          <w:p w14:paraId="2011928F" w14:textId="77777777" w:rsidR="003307DE" w:rsidRDefault="003307DE" w:rsidP="007E4777">
            <w:pPr>
              <w:keepNext/>
              <w:spacing w:after="60"/>
              <w:jc w:val="right"/>
            </w:pPr>
            <w:r>
              <w:rPr>
                <w:rFonts w:ascii="Calibri" w:hAnsi="Calibri"/>
                <w:i/>
                <w:color w:val="888888"/>
                <w:sz w:val="20"/>
              </w:rPr>
              <w:t>1.30</w:t>
            </w:r>
          </w:p>
        </w:tc>
        <w:tc>
          <w:tcPr>
            <w:tcW w:w="0" w:type="auto"/>
            <w:tcBorders>
              <w:top w:val="single" w:sz="0" w:space="0" w:color="D3D3D3"/>
              <w:left w:val="single" w:sz="0" w:space="0" w:color="D3D3D3"/>
              <w:bottom w:val="single" w:sz="0" w:space="0" w:color="D3D3D3"/>
              <w:right w:val="single" w:sz="0" w:space="0" w:color="D3D3D3"/>
            </w:tcBorders>
          </w:tcPr>
          <w:p w14:paraId="5D304B7E" w14:textId="77777777" w:rsidR="003307DE" w:rsidRDefault="003307DE" w:rsidP="007E4777">
            <w:pPr>
              <w:keepNext/>
              <w:spacing w:after="60"/>
              <w:jc w:val="right"/>
            </w:pPr>
            <w:r>
              <w:rPr>
                <w:rFonts w:ascii="Calibri" w:hAnsi="Calibri"/>
                <w:i/>
                <w:color w:val="888888"/>
                <w:sz w:val="20"/>
              </w:rPr>
              <w:t>0.653</w:t>
            </w:r>
          </w:p>
        </w:tc>
        <w:tc>
          <w:tcPr>
            <w:tcW w:w="0" w:type="auto"/>
            <w:tcBorders>
              <w:top w:val="single" w:sz="0" w:space="0" w:color="D3D3D3"/>
              <w:left w:val="single" w:sz="0" w:space="0" w:color="D3D3D3"/>
              <w:bottom w:val="single" w:sz="0" w:space="0" w:color="D3D3D3"/>
              <w:right w:val="single" w:sz="0" w:space="0" w:color="D3D3D3"/>
            </w:tcBorders>
          </w:tcPr>
          <w:p w14:paraId="20CD0EEC" w14:textId="77777777" w:rsidR="003307DE" w:rsidRDefault="003307DE" w:rsidP="007E4777">
            <w:pPr>
              <w:keepNext/>
              <w:spacing w:after="60"/>
              <w:jc w:val="right"/>
            </w:pPr>
            <w:r>
              <w:rPr>
                <w:rFonts w:ascii="Calibri" w:hAnsi="Calibri"/>
                <w:i/>
                <w:color w:val="888888"/>
                <w:sz w:val="20"/>
              </w:rPr>
              <w:t>0.996</w:t>
            </w:r>
          </w:p>
        </w:tc>
        <w:tc>
          <w:tcPr>
            <w:tcW w:w="0" w:type="auto"/>
            <w:tcBorders>
              <w:top w:val="single" w:sz="0" w:space="0" w:color="D3D3D3"/>
              <w:left w:val="single" w:sz="0" w:space="0" w:color="D3D3D3"/>
              <w:bottom w:val="single" w:sz="0" w:space="0" w:color="D3D3D3"/>
              <w:right w:val="single" w:sz="0" w:space="0" w:color="D3D3D3"/>
            </w:tcBorders>
          </w:tcPr>
          <w:p w14:paraId="75C227A8" w14:textId="77777777" w:rsidR="003307DE" w:rsidRDefault="003307DE" w:rsidP="007E4777">
            <w:pPr>
              <w:keepNext/>
              <w:spacing w:after="60"/>
            </w:pPr>
            <w:r>
              <w:rPr>
                <w:rFonts w:ascii="Calibri" w:hAnsi="Calibri"/>
                <w:i/>
                <w:color w:val="888888"/>
                <w:sz w:val="20"/>
              </w:rPr>
              <w:t>Large AIC gain likely reflects year-specific data ranges, not biological interaction; excluded</w:t>
            </w:r>
          </w:p>
        </w:tc>
      </w:tr>
      <w:tr w:rsidR="003307DE" w14:paraId="3EE610DF" w14:textId="77777777" w:rsidTr="00E528E3">
        <w:trPr>
          <w:cantSplit/>
          <w:jc w:val="center"/>
        </w:trPr>
        <w:tc>
          <w:tcPr>
            <w:tcW w:w="0" w:type="auto"/>
            <w:gridSpan w:val="6"/>
          </w:tcPr>
          <w:p w14:paraId="0728AF9F" w14:textId="77777777" w:rsidR="003307DE" w:rsidRDefault="003307DE" w:rsidP="007E4777">
            <w:pPr>
              <w:keepNext/>
              <w:spacing w:after="60"/>
            </w:pPr>
            <w:r>
              <w:rPr>
                <w:rFonts w:ascii="Calibri" w:hAnsi="Calibri"/>
                <w:i/>
                <w:sz w:val="20"/>
                <w:vertAlign w:val="superscript"/>
              </w:rPr>
              <w:t>1</w:t>
            </w:r>
            <w:r>
              <w:rPr>
                <w:rFonts w:ascii="Calibri" w:hAnsi="Calibri"/>
                <w:sz w:val="20"/>
              </w:rPr>
              <w:t>ΔAIC computed relative to the reference (bold) model within each group. Negative values indicate better AIC than the reference. RMSE in days. R² marginal = fixed effects only; R² conditional = fixed + random effects.</w:t>
            </w:r>
          </w:p>
        </w:tc>
      </w:tr>
      <w:tr w:rsidR="003307DE" w14:paraId="05FF7B70" w14:textId="77777777" w:rsidTr="00E528E3">
        <w:trPr>
          <w:cantSplit/>
          <w:jc w:val="center"/>
        </w:trPr>
        <w:tc>
          <w:tcPr>
            <w:tcW w:w="0" w:type="auto"/>
            <w:gridSpan w:val="6"/>
          </w:tcPr>
          <w:p w14:paraId="1B221800" w14:textId="77777777" w:rsidR="003307DE" w:rsidRDefault="003307DE" w:rsidP="007E4777">
            <w:pPr>
              <w:keepNext/>
              <w:spacing w:after="60"/>
            </w:pPr>
            <w:r>
              <w:rPr>
                <w:rFonts w:ascii="Calibri" w:hAnsi="Calibri"/>
                <w:i/>
                <w:sz w:val="20"/>
                <w:vertAlign w:val="superscript"/>
              </w:rPr>
              <w:t>2</w:t>
            </w:r>
            <w:r>
              <w:rPr>
                <w:rFonts w:ascii="Calibri" w:hAnsi="Calibri"/>
                <w:sz w:val="20"/>
              </w:rPr>
              <w:t>Models marked † were excluded despite lower AIC due to elevation collinearity and signal captured by random effects structure; see Appendix A3.</w:t>
            </w:r>
          </w:p>
        </w:tc>
      </w:tr>
    </w:tbl>
    <w:p w14:paraId="07919836" w14:textId="77777777" w:rsidR="00CC5927" w:rsidRDefault="00CC5927" w:rsidP="007E4777">
      <w:pPr>
        <w:rPr>
          <w:bCs/>
        </w:rPr>
      </w:pPr>
      <w:r>
        <w:rPr>
          <w:bCs/>
        </w:rPr>
        <w:br w:type="page"/>
      </w:r>
    </w:p>
    <w:p w14:paraId="34E57185" w14:textId="04A771F6" w:rsidR="00B813EE" w:rsidRDefault="00B813EE" w:rsidP="007E4777">
      <w:pPr>
        <w:rPr>
          <w:bCs/>
        </w:rPr>
      </w:pPr>
      <w:r w:rsidRPr="00613FB6">
        <w:rPr>
          <w:bCs/>
        </w:rPr>
        <w:lastRenderedPageBreak/>
        <w:t xml:space="preserve">Table 2. </w:t>
      </w:r>
      <w:r w:rsidR="00DA742D">
        <w:rPr>
          <w:bCs/>
        </w:rPr>
        <w:t>F</w:t>
      </w:r>
      <w:r w:rsidRPr="00613FB6">
        <w:rPr>
          <w:bCs/>
        </w:rPr>
        <w:t>inal model</w:t>
      </w:r>
      <w:r w:rsidR="00DA742D">
        <w:rPr>
          <w:bCs/>
        </w:rPr>
        <w:t xml:space="preserve"> parameter estimates</w:t>
      </w:r>
      <w:r w:rsidRPr="00613FB6">
        <w:rPr>
          <w:bCs/>
        </w:rPr>
        <w:t xml:space="preserve">. </w:t>
      </w:r>
      <w:r w:rsidR="00DA742D" w:rsidRPr="00DA742D">
        <w:rPr>
          <w:bCs/>
        </w:rPr>
        <w:t>Linear mixed-effects model, fit with REML</w:t>
      </w:r>
      <w:r w:rsidR="00DA742D">
        <w:rPr>
          <w:bCs/>
        </w:rPr>
        <w:t xml:space="preserve">. </w:t>
      </w:r>
      <w:r w:rsidRPr="00613FB6">
        <w:rPr>
          <w:bCs/>
        </w:rPr>
        <w:t>CI represents the 95% confidence interval.</w:t>
      </w:r>
      <w:r w:rsidR="00DA742D">
        <w:rPr>
          <w:bCs/>
        </w:rPr>
        <w:t xml:space="preserve"> </w:t>
      </w:r>
    </w:p>
    <w:p w14:paraId="2903DA5A" w14:textId="77777777" w:rsidR="00DA742D" w:rsidRDefault="00DA742D" w:rsidP="007E4777">
      <w:pPr>
        <w:rPr>
          <w:bCs/>
        </w:rPr>
      </w:pPr>
    </w:p>
    <w:tbl>
      <w:tblPr>
        <w:tblStyle w:val="Table"/>
        <w:tblW w:w="0" w:type="auto"/>
        <w:jc w:val="center"/>
        <w:tblCellMar>
          <w:left w:w="60" w:type="dxa"/>
          <w:right w:w="60" w:type="dxa"/>
        </w:tblCellMar>
        <w:tblLook w:val="0000" w:firstRow="0" w:lastRow="0" w:firstColumn="0" w:lastColumn="0" w:noHBand="0" w:noVBand="0"/>
      </w:tblPr>
      <w:tblGrid>
        <w:gridCol w:w="4786"/>
        <w:gridCol w:w="1316"/>
        <w:gridCol w:w="2132"/>
        <w:gridCol w:w="1126"/>
      </w:tblGrid>
      <w:tr w:rsidR="00DA742D" w14:paraId="15A640F1" w14:textId="77777777" w:rsidTr="00E528E3">
        <w:trPr>
          <w:cantSplit/>
          <w:tblHeader/>
          <w:jc w:val="center"/>
        </w:trPr>
        <w:tc>
          <w:tcPr>
            <w:tcW w:w="0" w:type="auto"/>
            <w:tcBorders>
              <w:top w:val="single" w:sz="16" w:space="0" w:color="D3D3D3"/>
              <w:left w:val="single" w:sz="0" w:space="0" w:color="D3D3D3"/>
              <w:bottom w:val="single" w:sz="16" w:space="0" w:color="D3D3D3"/>
            </w:tcBorders>
          </w:tcPr>
          <w:p w14:paraId="4EA5A2E2" w14:textId="77777777" w:rsidR="00DA742D" w:rsidRDefault="00DA742D" w:rsidP="007E4777">
            <w:pPr>
              <w:keepNext/>
              <w:spacing w:after="60"/>
            </w:pPr>
            <w:r>
              <w:rPr>
                <w:rFonts w:ascii="Calibri" w:hAnsi="Calibri"/>
                <w:sz w:val="20"/>
              </w:rPr>
              <w:t>Parameter</w:t>
            </w:r>
            <w:r>
              <w:rPr>
                <w:rFonts w:ascii="Calibri" w:hAnsi="Calibri"/>
                <w:i/>
                <w:sz w:val="20"/>
                <w:vertAlign w:val="superscript"/>
              </w:rPr>
              <w:t>1</w:t>
            </w:r>
          </w:p>
        </w:tc>
        <w:tc>
          <w:tcPr>
            <w:tcW w:w="0" w:type="auto"/>
            <w:tcBorders>
              <w:top w:val="single" w:sz="16" w:space="0" w:color="D3D3D3"/>
              <w:bottom w:val="single" w:sz="16" w:space="0" w:color="D3D3D3"/>
            </w:tcBorders>
          </w:tcPr>
          <w:p w14:paraId="43668D5F" w14:textId="77777777" w:rsidR="00DA742D" w:rsidRDefault="00DA742D" w:rsidP="007E4777">
            <w:pPr>
              <w:keepNext/>
              <w:spacing w:after="60"/>
              <w:jc w:val="right"/>
            </w:pPr>
            <w:r>
              <w:rPr>
                <w:rFonts w:ascii="Calibri" w:hAnsi="Calibri"/>
                <w:sz w:val="20"/>
              </w:rPr>
              <w:t>Estimate</w:t>
            </w:r>
          </w:p>
        </w:tc>
        <w:tc>
          <w:tcPr>
            <w:tcW w:w="0" w:type="auto"/>
            <w:tcBorders>
              <w:top w:val="single" w:sz="16" w:space="0" w:color="D3D3D3"/>
              <w:bottom w:val="single" w:sz="16" w:space="0" w:color="D3D3D3"/>
            </w:tcBorders>
          </w:tcPr>
          <w:p w14:paraId="504A441C" w14:textId="77777777" w:rsidR="00DA742D" w:rsidRDefault="00DA742D" w:rsidP="007E4777">
            <w:pPr>
              <w:keepNext/>
              <w:spacing w:after="60"/>
            </w:pPr>
            <w:r>
              <w:rPr>
                <w:rFonts w:ascii="Calibri" w:hAnsi="Calibri"/>
                <w:sz w:val="20"/>
              </w:rPr>
              <w:t>95% CI</w:t>
            </w:r>
          </w:p>
        </w:tc>
        <w:tc>
          <w:tcPr>
            <w:tcW w:w="0" w:type="auto"/>
            <w:tcBorders>
              <w:top w:val="single" w:sz="16" w:space="0" w:color="D3D3D3"/>
              <w:bottom w:val="single" w:sz="16" w:space="0" w:color="D3D3D3"/>
              <w:right w:val="single" w:sz="0" w:space="0" w:color="D3D3D3"/>
            </w:tcBorders>
          </w:tcPr>
          <w:p w14:paraId="4C23D4C4" w14:textId="77777777" w:rsidR="00DA742D" w:rsidRDefault="00DA742D" w:rsidP="007E4777">
            <w:pPr>
              <w:keepNext/>
              <w:spacing w:after="60"/>
            </w:pPr>
            <w:r>
              <w:rPr>
                <w:rFonts w:ascii="Calibri" w:hAnsi="Calibri"/>
                <w:i/>
                <w:sz w:val="20"/>
              </w:rPr>
              <w:t>p</w:t>
            </w:r>
            <w:r>
              <w:rPr>
                <w:rFonts w:ascii="Calibri" w:hAnsi="Calibri"/>
                <w:sz w:val="20"/>
              </w:rPr>
              <w:t>-value</w:t>
            </w:r>
          </w:p>
        </w:tc>
      </w:tr>
      <w:tr w:rsidR="00DA742D" w14:paraId="38EE1BD3" w14:textId="77777777" w:rsidTr="00E528E3">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shd w:val="clear" w:color="auto" w:fill="F5F5F5"/>
            <w:tcMar>
              <w:top w:w="25" w:type="dxa"/>
            </w:tcMar>
          </w:tcPr>
          <w:p w14:paraId="261619F2" w14:textId="77777777" w:rsidR="00DA742D" w:rsidRDefault="00DA742D" w:rsidP="007E4777">
            <w:pPr>
              <w:keepNext/>
              <w:spacing w:after="60"/>
            </w:pPr>
            <w:r>
              <w:rPr>
                <w:rFonts w:ascii="Calibri" w:hAnsi="Calibri"/>
                <w:sz w:val="20"/>
              </w:rPr>
              <w:t>Fixed effects</w:t>
            </w:r>
          </w:p>
        </w:tc>
      </w:tr>
      <w:tr w:rsidR="00DA742D" w14:paraId="7518B462"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AE4F5C" w14:textId="77777777" w:rsidR="00DA742D" w:rsidRDefault="00DA742D" w:rsidP="007E4777">
            <w:pPr>
              <w:keepNext/>
              <w:spacing w:after="60"/>
            </w:pPr>
            <w:r>
              <w:rPr>
                <w:rFonts w:ascii="Calibri" w:hAnsi="Calibri"/>
                <w:b/>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372750DE" w14:textId="77777777" w:rsidR="00DA742D" w:rsidRDefault="00DA742D" w:rsidP="007E4777">
            <w:pPr>
              <w:keepNext/>
              <w:spacing w:after="60"/>
              <w:jc w:val="right"/>
            </w:pPr>
            <w:r>
              <w:rPr>
                <w:rFonts w:ascii="Calibri" w:hAnsi="Calibri"/>
                <w:b/>
                <w:sz w:val="20"/>
              </w:rPr>
              <w:t>183.11</w:t>
            </w:r>
          </w:p>
        </w:tc>
        <w:tc>
          <w:tcPr>
            <w:tcW w:w="0" w:type="auto"/>
            <w:tcBorders>
              <w:top w:val="single" w:sz="0" w:space="0" w:color="D3D3D3"/>
              <w:left w:val="single" w:sz="0" w:space="0" w:color="D3D3D3"/>
              <w:bottom w:val="single" w:sz="0" w:space="0" w:color="D3D3D3"/>
              <w:right w:val="single" w:sz="0" w:space="0" w:color="D3D3D3"/>
            </w:tcBorders>
          </w:tcPr>
          <w:p w14:paraId="7A562352" w14:textId="77777777" w:rsidR="00DA742D" w:rsidRDefault="00DA742D" w:rsidP="007E4777">
            <w:pPr>
              <w:keepNext/>
              <w:spacing w:after="60"/>
            </w:pPr>
            <w:r>
              <w:rPr>
                <w:rFonts w:ascii="Calibri" w:hAnsi="Calibri"/>
                <w:b/>
                <w:sz w:val="20"/>
              </w:rPr>
              <w:t>[176.16, 190.05]</w:t>
            </w:r>
          </w:p>
        </w:tc>
        <w:tc>
          <w:tcPr>
            <w:tcW w:w="0" w:type="auto"/>
            <w:tcBorders>
              <w:top w:val="single" w:sz="0" w:space="0" w:color="D3D3D3"/>
              <w:left w:val="single" w:sz="0" w:space="0" w:color="D3D3D3"/>
              <w:bottom w:val="single" w:sz="0" w:space="0" w:color="D3D3D3"/>
              <w:right w:val="single" w:sz="0" w:space="0" w:color="D3D3D3"/>
            </w:tcBorders>
          </w:tcPr>
          <w:p w14:paraId="5595F65A" w14:textId="77777777" w:rsidR="00DA742D" w:rsidRDefault="00DA742D" w:rsidP="007E4777">
            <w:pPr>
              <w:keepNext/>
              <w:spacing w:after="60"/>
            </w:pPr>
            <w:r>
              <w:rPr>
                <w:rFonts w:ascii="Calibri" w:hAnsi="Calibri"/>
                <w:b/>
                <w:sz w:val="20"/>
              </w:rPr>
              <w:t>&lt;0.001</w:t>
            </w:r>
          </w:p>
        </w:tc>
      </w:tr>
      <w:tr w:rsidR="00DA742D" w14:paraId="57212E06"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CCFDB3" w14:textId="77777777" w:rsidR="00DA742D" w:rsidRDefault="00DA742D" w:rsidP="007E4777">
            <w:pPr>
              <w:keepNext/>
              <w:spacing w:after="60"/>
            </w:pPr>
            <w:r>
              <w:rPr>
                <w:rFonts w:ascii="Calibri" w:hAnsi="Calibri"/>
                <w:b/>
                <w:i/>
                <w:color w:val="555555"/>
                <w:sz w:val="20"/>
              </w:rPr>
              <w:t>Temperature spline term 1</w:t>
            </w:r>
            <w:r>
              <w:rPr>
                <w:rFonts w:ascii="Calibri" w:hAnsi="Calibri"/>
                <w:b/>
                <w:i/>
                <w:color w:val="555555"/>
                <w:sz w:val="20"/>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062D9DAA" w14:textId="77777777" w:rsidR="00DA742D" w:rsidRDefault="00DA742D" w:rsidP="007E4777">
            <w:pPr>
              <w:keepNext/>
              <w:spacing w:after="60"/>
              <w:jc w:val="right"/>
            </w:pPr>
            <w:r>
              <w:rPr>
                <w:rFonts w:ascii="Calibri" w:hAnsi="Calibri"/>
                <w:b/>
                <w:i/>
                <w:color w:val="555555"/>
                <w:sz w:val="20"/>
              </w:rPr>
              <w:t>59.61</w:t>
            </w:r>
          </w:p>
        </w:tc>
        <w:tc>
          <w:tcPr>
            <w:tcW w:w="0" w:type="auto"/>
            <w:tcBorders>
              <w:top w:val="single" w:sz="0" w:space="0" w:color="D3D3D3"/>
              <w:left w:val="single" w:sz="0" w:space="0" w:color="D3D3D3"/>
              <w:bottom w:val="single" w:sz="0" w:space="0" w:color="D3D3D3"/>
              <w:right w:val="single" w:sz="0" w:space="0" w:color="D3D3D3"/>
            </w:tcBorders>
          </w:tcPr>
          <w:p w14:paraId="1F0629DF" w14:textId="77777777" w:rsidR="00DA742D" w:rsidRDefault="00DA742D" w:rsidP="007E4777">
            <w:pPr>
              <w:keepNext/>
              <w:spacing w:after="60"/>
            </w:pPr>
            <w:r>
              <w:rPr>
                <w:rFonts w:ascii="Calibri" w:hAnsi="Calibri"/>
                <w:b/>
                <w:i/>
                <w:color w:val="555555"/>
                <w:sz w:val="20"/>
              </w:rPr>
              <w:t>[55.29, 63.93]</w:t>
            </w:r>
          </w:p>
        </w:tc>
        <w:tc>
          <w:tcPr>
            <w:tcW w:w="0" w:type="auto"/>
            <w:tcBorders>
              <w:top w:val="single" w:sz="0" w:space="0" w:color="D3D3D3"/>
              <w:left w:val="single" w:sz="0" w:space="0" w:color="D3D3D3"/>
              <w:bottom w:val="single" w:sz="0" w:space="0" w:color="D3D3D3"/>
              <w:right w:val="single" w:sz="0" w:space="0" w:color="D3D3D3"/>
            </w:tcBorders>
          </w:tcPr>
          <w:p w14:paraId="4A8122CF" w14:textId="77777777" w:rsidR="00DA742D" w:rsidRDefault="00DA742D" w:rsidP="007E4777">
            <w:pPr>
              <w:keepNext/>
              <w:spacing w:after="60"/>
            </w:pPr>
            <w:r>
              <w:rPr>
                <w:rFonts w:ascii="Calibri" w:hAnsi="Calibri"/>
                <w:b/>
                <w:i/>
                <w:color w:val="555555"/>
                <w:sz w:val="20"/>
              </w:rPr>
              <w:t>&lt;0.001</w:t>
            </w:r>
          </w:p>
        </w:tc>
      </w:tr>
      <w:tr w:rsidR="00DA742D" w14:paraId="2914B004"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EF7951" w14:textId="77777777" w:rsidR="00DA742D" w:rsidRDefault="00DA742D" w:rsidP="007E4777">
            <w:pPr>
              <w:keepNext/>
              <w:spacing w:after="60"/>
            </w:pPr>
            <w:r>
              <w:rPr>
                <w:rFonts w:ascii="Calibri" w:hAnsi="Calibri"/>
                <w:b/>
                <w:i/>
                <w:color w:val="555555"/>
                <w:sz w:val="20"/>
              </w:rPr>
              <w:t>Temperature spline term 2</w:t>
            </w:r>
            <w:r>
              <w:rPr>
                <w:rFonts w:ascii="Calibri" w:hAnsi="Calibri"/>
                <w:b/>
                <w:i/>
                <w:color w:val="555555"/>
                <w:sz w:val="20"/>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340DE9CD" w14:textId="77777777" w:rsidR="00DA742D" w:rsidRDefault="00DA742D" w:rsidP="007E4777">
            <w:pPr>
              <w:keepNext/>
              <w:spacing w:after="60"/>
              <w:jc w:val="right"/>
            </w:pPr>
            <w:r>
              <w:rPr>
                <w:rFonts w:ascii="Calibri" w:hAnsi="Calibri"/>
                <w:b/>
                <w:i/>
                <w:color w:val="555555"/>
                <w:sz w:val="20"/>
              </w:rPr>
              <w:t>94.54</w:t>
            </w:r>
          </w:p>
        </w:tc>
        <w:tc>
          <w:tcPr>
            <w:tcW w:w="0" w:type="auto"/>
            <w:tcBorders>
              <w:top w:val="single" w:sz="0" w:space="0" w:color="D3D3D3"/>
              <w:left w:val="single" w:sz="0" w:space="0" w:color="D3D3D3"/>
              <w:bottom w:val="single" w:sz="0" w:space="0" w:color="D3D3D3"/>
              <w:right w:val="single" w:sz="0" w:space="0" w:color="D3D3D3"/>
            </w:tcBorders>
          </w:tcPr>
          <w:p w14:paraId="14CF1AFE" w14:textId="77777777" w:rsidR="00DA742D" w:rsidRDefault="00DA742D" w:rsidP="007E4777">
            <w:pPr>
              <w:keepNext/>
              <w:spacing w:after="60"/>
            </w:pPr>
            <w:r>
              <w:rPr>
                <w:rFonts w:ascii="Calibri" w:hAnsi="Calibri"/>
                <w:b/>
                <w:i/>
                <w:color w:val="555555"/>
                <w:sz w:val="20"/>
              </w:rPr>
              <w:t>[85.83, 103.25]</w:t>
            </w:r>
          </w:p>
        </w:tc>
        <w:tc>
          <w:tcPr>
            <w:tcW w:w="0" w:type="auto"/>
            <w:tcBorders>
              <w:top w:val="single" w:sz="0" w:space="0" w:color="D3D3D3"/>
              <w:left w:val="single" w:sz="0" w:space="0" w:color="D3D3D3"/>
              <w:bottom w:val="single" w:sz="0" w:space="0" w:color="D3D3D3"/>
              <w:right w:val="single" w:sz="0" w:space="0" w:color="D3D3D3"/>
            </w:tcBorders>
          </w:tcPr>
          <w:p w14:paraId="684B3A9E" w14:textId="77777777" w:rsidR="00DA742D" w:rsidRDefault="00DA742D" w:rsidP="007E4777">
            <w:pPr>
              <w:keepNext/>
              <w:spacing w:after="60"/>
            </w:pPr>
            <w:r>
              <w:rPr>
                <w:rFonts w:ascii="Calibri" w:hAnsi="Calibri"/>
                <w:b/>
                <w:i/>
                <w:color w:val="555555"/>
                <w:sz w:val="20"/>
              </w:rPr>
              <w:t>&lt;0.001</w:t>
            </w:r>
          </w:p>
        </w:tc>
      </w:tr>
      <w:tr w:rsidR="00DA742D" w14:paraId="23DC120A"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B16385" w14:textId="77777777" w:rsidR="00DA742D" w:rsidRDefault="00DA742D" w:rsidP="007E4777">
            <w:pPr>
              <w:keepNext/>
              <w:spacing w:after="60"/>
            </w:pPr>
            <w:r>
              <w:rPr>
                <w:rFonts w:ascii="Calibri" w:hAnsi="Calibri"/>
                <w:b/>
                <w:i/>
                <w:color w:val="555555"/>
                <w:sz w:val="20"/>
              </w:rPr>
              <w:t>Temperature spline term 3</w:t>
            </w:r>
            <w:r>
              <w:rPr>
                <w:rFonts w:ascii="Calibri" w:hAnsi="Calibri"/>
                <w:b/>
                <w:i/>
                <w:color w:val="555555"/>
                <w:sz w:val="20"/>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4543A588" w14:textId="77777777" w:rsidR="00DA742D" w:rsidRDefault="00DA742D" w:rsidP="007E4777">
            <w:pPr>
              <w:keepNext/>
              <w:spacing w:after="60"/>
              <w:jc w:val="right"/>
            </w:pPr>
            <w:r>
              <w:rPr>
                <w:rFonts w:ascii="Calibri" w:hAnsi="Calibri"/>
                <w:b/>
                <w:i/>
                <w:color w:val="555555"/>
                <w:sz w:val="20"/>
              </w:rPr>
              <w:t>52.14</w:t>
            </w:r>
          </w:p>
        </w:tc>
        <w:tc>
          <w:tcPr>
            <w:tcW w:w="0" w:type="auto"/>
            <w:tcBorders>
              <w:top w:val="single" w:sz="0" w:space="0" w:color="D3D3D3"/>
              <w:left w:val="single" w:sz="0" w:space="0" w:color="D3D3D3"/>
              <w:bottom w:val="single" w:sz="0" w:space="0" w:color="D3D3D3"/>
              <w:right w:val="single" w:sz="0" w:space="0" w:color="D3D3D3"/>
            </w:tcBorders>
          </w:tcPr>
          <w:p w14:paraId="4F321F6F" w14:textId="77777777" w:rsidR="00DA742D" w:rsidRDefault="00DA742D" w:rsidP="007E4777">
            <w:pPr>
              <w:keepNext/>
              <w:spacing w:after="60"/>
            </w:pPr>
            <w:r>
              <w:rPr>
                <w:rFonts w:ascii="Calibri" w:hAnsi="Calibri"/>
                <w:b/>
                <w:i/>
                <w:color w:val="555555"/>
                <w:sz w:val="20"/>
              </w:rPr>
              <w:t>[46.22, 58.06]</w:t>
            </w:r>
          </w:p>
        </w:tc>
        <w:tc>
          <w:tcPr>
            <w:tcW w:w="0" w:type="auto"/>
            <w:tcBorders>
              <w:top w:val="single" w:sz="0" w:space="0" w:color="D3D3D3"/>
              <w:left w:val="single" w:sz="0" w:space="0" w:color="D3D3D3"/>
              <w:bottom w:val="single" w:sz="0" w:space="0" w:color="D3D3D3"/>
              <w:right w:val="single" w:sz="0" w:space="0" w:color="D3D3D3"/>
            </w:tcBorders>
          </w:tcPr>
          <w:p w14:paraId="50ECB4AC" w14:textId="77777777" w:rsidR="00DA742D" w:rsidRDefault="00DA742D" w:rsidP="007E4777">
            <w:pPr>
              <w:keepNext/>
              <w:spacing w:after="60"/>
            </w:pPr>
            <w:r>
              <w:rPr>
                <w:rFonts w:ascii="Calibri" w:hAnsi="Calibri"/>
                <w:b/>
                <w:i/>
                <w:color w:val="555555"/>
                <w:sz w:val="20"/>
              </w:rPr>
              <w:t>&lt;0.001</w:t>
            </w:r>
          </w:p>
        </w:tc>
      </w:tr>
      <w:tr w:rsidR="00DA742D" w14:paraId="67BCBDB9"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ACBE28" w14:textId="77777777" w:rsidR="00DA742D" w:rsidRDefault="00DA742D" w:rsidP="007E4777">
            <w:pPr>
              <w:keepNext/>
              <w:spacing w:after="60"/>
            </w:pPr>
            <w:r>
              <w:rPr>
                <w:rFonts w:ascii="Calibri" w:hAnsi="Calibri"/>
                <w:b/>
                <w:sz w:val="20"/>
              </w:rPr>
              <w:t>Stream: Beaver</w:t>
            </w:r>
          </w:p>
        </w:tc>
        <w:tc>
          <w:tcPr>
            <w:tcW w:w="0" w:type="auto"/>
            <w:tcBorders>
              <w:top w:val="single" w:sz="0" w:space="0" w:color="D3D3D3"/>
              <w:left w:val="single" w:sz="0" w:space="0" w:color="D3D3D3"/>
              <w:bottom w:val="single" w:sz="0" w:space="0" w:color="D3D3D3"/>
              <w:right w:val="single" w:sz="0" w:space="0" w:color="D3D3D3"/>
            </w:tcBorders>
          </w:tcPr>
          <w:p w14:paraId="1A07EB09" w14:textId="77777777" w:rsidR="00DA742D" w:rsidRDefault="00DA742D" w:rsidP="007E4777">
            <w:pPr>
              <w:keepNext/>
              <w:spacing w:after="60"/>
              <w:jc w:val="right"/>
            </w:pPr>
            <w:r>
              <w:rPr>
                <w:rFonts w:ascii="Calibri" w:hAnsi="Calibri"/>
                <w:b/>
                <w:sz w:val="20"/>
              </w:rPr>
              <w:t>14.88</w:t>
            </w:r>
          </w:p>
        </w:tc>
        <w:tc>
          <w:tcPr>
            <w:tcW w:w="0" w:type="auto"/>
            <w:tcBorders>
              <w:top w:val="single" w:sz="0" w:space="0" w:color="D3D3D3"/>
              <w:left w:val="single" w:sz="0" w:space="0" w:color="D3D3D3"/>
              <w:bottom w:val="single" w:sz="0" w:space="0" w:color="D3D3D3"/>
              <w:right w:val="single" w:sz="0" w:space="0" w:color="D3D3D3"/>
            </w:tcBorders>
          </w:tcPr>
          <w:p w14:paraId="3CD07E54" w14:textId="77777777" w:rsidR="00DA742D" w:rsidRDefault="00DA742D" w:rsidP="007E4777">
            <w:pPr>
              <w:keepNext/>
              <w:spacing w:after="60"/>
            </w:pPr>
            <w:r>
              <w:rPr>
                <w:rFonts w:ascii="Calibri" w:hAnsi="Calibri"/>
                <w:b/>
                <w:sz w:val="20"/>
              </w:rPr>
              <w:t>[7.75, 22.02]</w:t>
            </w:r>
          </w:p>
        </w:tc>
        <w:tc>
          <w:tcPr>
            <w:tcW w:w="0" w:type="auto"/>
            <w:tcBorders>
              <w:top w:val="single" w:sz="0" w:space="0" w:color="D3D3D3"/>
              <w:left w:val="single" w:sz="0" w:space="0" w:color="D3D3D3"/>
              <w:bottom w:val="single" w:sz="0" w:space="0" w:color="D3D3D3"/>
              <w:right w:val="single" w:sz="0" w:space="0" w:color="D3D3D3"/>
            </w:tcBorders>
          </w:tcPr>
          <w:p w14:paraId="258B2FFD" w14:textId="77777777" w:rsidR="00DA742D" w:rsidRDefault="00DA742D" w:rsidP="007E4777">
            <w:pPr>
              <w:keepNext/>
              <w:spacing w:after="60"/>
            </w:pPr>
            <w:r>
              <w:rPr>
                <w:rFonts w:ascii="Calibri" w:hAnsi="Calibri"/>
                <w:b/>
                <w:sz w:val="20"/>
              </w:rPr>
              <w:t>&lt;0.001</w:t>
            </w:r>
          </w:p>
        </w:tc>
      </w:tr>
      <w:tr w:rsidR="00DA742D" w14:paraId="55F87A01"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C7409E" w14:textId="77777777" w:rsidR="00DA742D" w:rsidRDefault="00DA742D" w:rsidP="007E4777">
            <w:pPr>
              <w:keepNext/>
              <w:spacing w:after="60"/>
            </w:pPr>
            <w:r>
              <w:rPr>
                <w:rFonts w:ascii="Calibri" w:hAnsi="Calibri"/>
                <w:sz w:val="20"/>
              </w:rPr>
              <w:t>Stream: Big</w:t>
            </w:r>
          </w:p>
        </w:tc>
        <w:tc>
          <w:tcPr>
            <w:tcW w:w="0" w:type="auto"/>
            <w:tcBorders>
              <w:top w:val="single" w:sz="0" w:space="0" w:color="D3D3D3"/>
              <w:left w:val="single" w:sz="0" w:space="0" w:color="D3D3D3"/>
              <w:bottom w:val="single" w:sz="0" w:space="0" w:color="D3D3D3"/>
              <w:right w:val="single" w:sz="0" w:space="0" w:color="D3D3D3"/>
            </w:tcBorders>
          </w:tcPr>
          <w:p w14:paraId="4D06C224" w14:textId="77777777" w:rsidR="00DA742D" w:rsidRDefault="00DA742D" w:rsidP="007E4777">
            <w:pPr>
              <w:keepNext/>
              <w:spacing w:after="60"/>
              <w:jc w:val="right"/>
            </w:pPr>
            <w:r>
              <w:rPr>
                <w:rFonts w:ascii="Calibri" w:hAnsi="Calibri"/>
                <w:sz w:val="20"/>
              </w:rPr>
              <w:t>3.84</w:t>
            </w:r>
          </w:p>
        </w:tc>
        <w:tc>
          <w:tcPr>
            <w:tcW w:w="0" w:type="auto"/>
            <w:tcBorders>
              <w:top w:val="single" w:sz="0" w:space="0" w:color="D3D3D3"/>
              <w:left w:val="single" w:sz="0" w:space="0" w:color="D3D3D3"/>
              <w:bottom w:val="single" w:sz="0" w:space="0" w:color="D3D3D3"/>
              <w:right w:val="single" w:sz="0" w:space="0" w:color="D3D3D3"/>
            </w:tcBorders>
          </w:tcPr>
          <w:p w14:paraId="1752C9A1" w14:textId="77777777" w:rsidR="00DA742D" w:rsidRDefault="00DA742D" w:rsidP="007E4777">
            <w:pPr>
              <w:keepNext/>
              <w:spacing w:after="60"/>
            </w:pPr>
            <w:r>
              <w:rPr>
                <w:rFonts w:ascii="Calibri" w:hAnsi="Calibri"/>
                <w:sz w:val="20"/>
              </w:rPr>
              <w:t>[-1.11, 8.80]</w:t>
            </w:r>
          </w:p>
        </w:tc>
        <w:tc>
          <w:tcPr>
            <w:tcW w:w="0" w:type="auto"/>
            <w:tcBorders>
              <w:top w:val="single" w:sz="0" w:space="0" w:color="D3D3D3"/>
              <w:left w:val="single" w:sz="0" w:space="0" w:color="D3D3D3"/>
              <w:bottom w:val="single" w:sz="0" w:space="0" w:color="D3D3D3"/>
              <w:right w:val="single" w:sz="0" w:space="0" w:color="D3D3D3"/>
            </w:tcBorders>
          </w:tcPr>
          <w:p w14:paraId="5E0DE434" w14:textId="77777777" w:rsidR="00DA742D" w:rsidRDefault="00DA742D" w:rsidP="007E4777">
            <w:pPr>
              <w:keepNext/>
              <w:spacing w:after="60"/>
            </w:pPr>
            <w:r>
              <w:rPr>
                <w:rFonts w:ascii="Calibri" w:hAnsi="Calibri"/>
                <w:sz w:val="20"/>
              </w:rPr>
              <w:t>0.128</w:t>
            </w:r>
          </w:p>
        </w:tc>
      </w:tr>
      <w:tr w:rsidR="00DA742D" w14:paraId="45F17F89"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6D4D68" w14:textId="77777777" w:rsidR="00DA742D" w:rsidRDefault="00DA742D" w:rsidP="007E4777">
            <w:pPr>
              <w:keepNext/>
              <w:spacing w:after="60"/>
            </w:pPr>
            <w:r>
              <w:rPr>
                <w:rFonts w:ascii="Calibri" w:hAnsi="Calibri"/>
                <w:sz w:val="20"/>
              </w:rPr>
              <w:t>Stream: Camas</w:t>
            </w:r>
          </w:p>
        </w:tc>
        <w:tc>
          <w:tcPr>
            <w:tcW w:w="0" w:type="auto"/>
            <w:tcBorders>
              <w:top w:val="single" w:sz="0" w:space="0" w:color="D3D3D3"/>
              <w:left w:val="single" w:sz="0" w:space="0" w:color="D3D3D3"/>
              <w:bottom w:val="single" w:sz="0" w:space="0" w:color="D3D3D3"/>
              <w:right w:val="single" w:sz="0" w:space="0" w:color="D3D3D3"/>
            </w:tcBorders>
          </w:tcPr>
          <w:p w14:paraId="543F6ED7" w14:textId="77777777" w:rsidR="00DA742D" w:rsidRDefault="00DA742D" w:rsidP="007E4777">
            <w:pPr>
              <w:keepNext/>
              <w:spacing w:after="60"/>
              <w:jc w:val="right"/>
            </w:pPr>
            <w:r>
              <w:rPr>
                <w:rFonts w:ascii="Calibri" w:hAnsi="Calibri"/>
                <w:sz w:val="20"/>
              </w:rPr>
              <w:t>5.53</w:t>
            </w:r>
          </w:p>
        </w:tc>
        <w:tc>
          <w:tcPr>
            <w:tcW w:w="0" w:type="auto"/>
            <w:tcBorders>
              <w:top w:val="single" w:sz="0" w:space="0" w:color="D3D3D3"/>
              <w:left w:val="single" w:sz="0" w:space="0" w:color="D3D3D3"/>
              <w:bottom w:val="single" w:sz="0" w:space="0" w:color="D3D3D3"/>
              <w:right w:val="single" w:sz="0" w:space="0" w:color="D3D3D3"/>
            </w:tcBorders>
          </w:tcPr>
          <w:p w14:paraId="208C02B4" w14:textId="77777777" w:rsidR="00DA742D" w:rsidRDefault="00DA742D" w:rsidP="007E4777">
            <w:pPr>
              <w:keepNext/>
              <w:spacing w:after="60"/>
            </w:pPr>
            <w:r>
              <w:rPr>
                <w:rFonts w:ascii="Calibri" w:hAnsi="Calibri"/>
                <w:sz w:val="20"/>
              </w:rPr>
              <w:t>[0.28, 10.77]</w:t>
            </w:r>
          </w:p>
        </w:tc>
        <w:tc>
          <w:tcPr>
            <w:tcW w:w="0" w:type="auto"/>
            <w:tcBorders>
              <w:top w:val="single" w:sz="0" w:space="0" w:color="D3D3D3"/>
              <w:left w:val="single" w:sz="0" w:space="0" w:color="D3D3D3"/>
              <w:bottom w:val="single" w:sz="0" w:space="0" w:color="D3D3D3"/>
              <w:right w:val="single" w:sz="0" w:space="0" w:color="D3D3D3"/>
            </w:tcBorders>
          </w:tcPr>
          <w:p w14:paraId="365069A4" w14:textId="77777777" w:rsidR="00DA742D" w:rsidRDefault="00DA742D" w:rsidP="007E4777">
            <w:pPr>
              <w:keepNext/>
              <w:spacing w:after="60"/>
            </w:pPr>
            <w:r>
              <w:rPr>
                <w:rFonts w:ascii="Calibri" w:hAnsi="Calibri"/>
                <w:sz w:val="20"/>
              </w:rPr>
              <w:t>0.039</w:t>
            </w:r>
          </w:p>
        </w:tc>
      </w:tr>
      <w:tr w:rsidR="00DA742D" w14:paraId="709739A3"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B68522" w14:textId="77777777" w:rsidR="00DA742D" w:rsidRDefault="00DA742D" w:rsidP="007E4777">
            <w:pPr>
              <w:keepNext/>
              <w:spacing w:after="60"/>
            </w:pPr>
            <w:r>
              <w:rPr>
                <w:rFonts w:ascii="Calibri" w:hAnsi="Calibri"/>
                <w:b/>
                <w:sz w:val="20"/>
              </w:rPr>
              <w:t>Stream: Elk</w:t>
            </w:r>
          </w:p>
        </w:tc>
        <w:tc>
          <w:tcPr>
            <w:tcW w:w="0" w:type="auto"/>
            <w:tcBorders>
              <w:top w:val="single" w:sz="0" w:space="0" w:color="D3D3D3"/>
              <w:left w:val="single" w:sz="0" w:space="0" w:color="D3D3D3"/>
              <w:bottom w:val="single" w:sz="0" w:space="0" w:color="D3D3D3"/>
              <w:right w:val="single" w:sz="0" w:space="0" w:color="D3D3D3"/>
            </w:tcBorders>
          </w:tcPr>
          <w:p w14:paraId="611E4570" w14:textId="77777777" w:rsidR="00DA742D" w:rsidRDefault="00DA742D" w:rsidP="007E4777">
            <w:pPr>
              <w:keepNext/>
              <w:spacing w:after="60"/>
              <w:jc w:val="right"/>
            </w:pPr>
            <w:r>
              <w:rPr>
                <w:rFonts w:ascii="Calibri" w:hAnsi="Calibri"/>
                <w:b/>
                <w:sz w:val="20"/>
              </w:rPr>
              <w:t>12.23</w:t>
            </w:r>
          </w:p>
        </w:tc>
        <w:tc>
          <w:tcPr>
            <w:tcW w:w="0" w:type="auto"/>
            <w:tcBorders>
              <w:top w:val="single" w:sz="0" w:space="0" w:color="D3D3D3"/>
              <w:left w:val="single" w:sz="0" w:space="0" w:color="D3D3D3"/>
              <w:bottom w:val="single" w:sz="0" w:space="0" w:color="D3D3D3"/>
              <w:right w:val="single" w:sz="0" w:space="0" w:color="D3D3D3"/>
            </w:tcBorders>
          </w:tcPr>
          <w:p w14:paraId="615ABC97" w14:textId="77777777" w:rsidR="00DA742D" w:rsidRDefault="00DA742D" w:rsidP="007E4777">
            <w:pPr>
              <w:keepNext/>
              <w:spacing w:after="60"/>
            </w:pPr>
            <w:r>
              <w:rPr>
                <w:rFonts w:ascii="Calibri" w:hAnsi="Calibri"/>
                <w:b/>
                <w:sz w:val="20"/>
              </w:rPr>
              <w:t>[5.08, 19.37]</w:t>
            </w:r>
          </w:p>
        </w:tc>
        <w:tc>
          <w:tcPr>
            <w:tcW w:w="0" w:type="auto"/>
            <w:tcBorders>
              <w:top w:val="single" w:sz="0" w:space="0" w:color="D3D3D3"/>
              <w:left w:val="single" w:sz="0" w:space="0" w:color="D3D3D3"/>
              <w:bottom w:val="single" w:sz="0" w:space="0" w:color="D3D3D3"/>
              <w:right w:val="single" w:sz="0" w:space="0" w:color="D3D3D3"/>
            </w:tcBorders>
          </w:tcPr>
          <w:p w14:paraId="7101E410" w14:textId="77777777" w:rsidR="00DA742D" w:rsidRDefault="00DA742D" w:rsidP="007E4777">
            <w:pPr>
              <w:keepNext/>
              <w:spacing w:after="60"/>
            </w:pPr>
            <w:r>
              <w:rPr>
                <w:rFonts w:ascii="Calibri" w:hAnsi="Calibri"/>
                <w:b/>
                <w:sz w:val="20"/>
              </w:rPr>
              <w:t>&lt;0.001</w:t>
            </w:r>
          </w:p>
        </w:tc>
      </w:tr>
      <w:tr w:rsidR="00DA742D" w14:paraId="2F84B528"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8B1DEB" w14:textId="77777777" w:rsidR="00DA742D" w:rsidRDefault="00DA742D" w:rsidP="007E4777">
            <w:pPr>
              <w:keepNext/>
              <w:spacing w:after="60"/>
            </w:pPr>
            <w:r>
              <w:rPr>
                <w:rFonts w:ascii="Calibri" w:hAnsi="Calibri"/>
                <w:sz w:val="20"/>
              </w:rPr>
              <w:t>Stream: Loon</w:t>
            </w:r>
          </w:p>
        </w:tc>
        <w:tc>
          <w:tcPr>
            <w:tcW w:w="0" w:type="auto"/>
            <w:tcBorders>
              <w:top w:val="single" w:sz="0" w:space="0" w:color="D3D3D3"/>
              <w:left w:val="single" w:sz="0" w:space="0" w:color="D3D3D3"/>
              <w:bottom w:val="single" w:sz="0" w:space="0" w:color="D3D3D3"/>
              <w:right w:val="single" w:sz="0" w:space="0" w:color="D3D3D3"/>
            </w:tcBorders>
          </w:tcPr>
          <w:p w14:paraId="1807BC61" w14:textId="77777777" w:rsidR="00DA742D" w:rsidRDefault="00DA742D" w:rsidP="007E4777">
            <w:pPr>
              <w:keepNext/>
              <w:spacing w:after="60"/>
              <w:jc w:val="right"/>
            </w:pPr>
            <w:r>
              <w:rPr>
                <w:rFonts w:ascii="Calibri" w:hAnsi="Calibri"/>
                <w:sz w:val="20"/>
              </w:rPr>
              <w:t>4.15</w:t>
            </w:r>
          </w:p>
        </w:tc>
        <w:tc>
          <w:tcPr>
            <w:tcW w:w="0" w:type="auto"/>
            <w:tcBorders>
              <w:top w:val="single" w:sz="0" w:space="0" w:color="D3D3D3"/>
              <w:left w:val="single" w:sz="0" w:space="0" w:color="D3D3D3"/>
              <w:bottom w:val="single" w:sz="0" w:space="0" w:color="D3D3D3"/>
              <w:right w:val="single" w:sz="0" w:space="0" w:color="D3D3D3"/>
            </w:tcBorders>
          </w:tcPr>
          <w:p w14:paraId="7BD2A063" w14:textId="77777777" w:rsidR="00DA742D" w:rsidRDefault="00DA742D" w:rsidP="007E4777">
            <w:pPr>
              <w:keepNext/>
              <w:spacing w:after="60"/>
            </w:pPr>
            <w:r>
              <w:rPr>
                <w:rFonts w:ascii="Calibri" w:hAnsi="Calibri"/>
                <w:sz w:val="20"/>
              </w:rPr>
              <w:t>[-0.86, 9.16]</w:t>
            </w:r>
          </w:p>
        </w:tc>
        <w:tc>
          <w:tcPr>
            <w:tcW w:w="0" w:type="auto"/>
            <w:tcBorders>
              <w:top w:val="single" w:sz="0" w:space="0" w:color="D3D3D3"/>
              <w:left w:val="single" w:sz="0" w:space="0" w:color="D3D3D3"/>
              <w:bottom w:val="single" w:sz="0" w:space="0" w:color="D3D3D3"/>
              <w:right w:val="single" w:sz="0" w:space="0" w:color="D3D3D3"/>
            </w:tcBorders>
          </w:tcPr>
          <w:p w14:paraId="5A5FFD49" w14:textId="77777777" w:rsidR="00DA742D" w:rsidRDefault="00DA742D" w:rsidP="007E4777">
            <w:pPr>
              <w:keepNext/>
              <w:spacing w:after="60"/>
            </w:pPr>
            <w:r>
              <w:rPr>
                <w:rFonts w:ascii="Calibri" w:hAnsi="Calibri"/>
                <w:sz w:val="20"/>
              </w:rPr>
              <w:t>0.104</w:t>
            </w:r>
          </w:p>
        </w:tc>
      </w:tr>
      <w:tr w:rsidR="00DA742D" w14:paraId="5D0BD6EE"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269EFE" w14:textId="77777777" w:rsidR="00DA742D" w:rsidRDefault="00DA742D" w:rsidP="007E4777">
            <w:pPr>
              <w:keepNext/>
              <w:spacing w:after="60"/>
            </w:pPr>
            <w:r>
              <w:rPr>
                <w:rFonts w:ascii="Calibri" w:hAnsi="Calibri"/>
                <w:sz w:val="20"/>
              </w:rPr>
              <w:t>Stream: Marsh</w:t>
            </w:r>
          </w:p>
        </w:tc>
        <w:tc>
          <w:tcPr>
            <w:tcW w:w="0" w:type="auto"/>
            <w:tcBorders>
              <w:top w:val="single" w:sz="0" w:space="0" w:color="D3D3D3"/>
              <w:left w:val="single" w:sz="0" w:space="0" w:color="D3D3D3"/>
              <w:bottom w:val="single" w:sz="0" w:space="0" w:color="D3D3D3"/>
              <w:right w:val="single" w:sz="0" w:space="0" w:color="D3D3D3"/>
            </w:tcBorders>
          </w:tcPr>
          <w:p w14:paraId="11AE397D" w14:textId="77777777" w:rsidR="00DA742D" w:rsidRDefault="00DA742D" w:rsidP="007E4777">
            <w:pPr>
              <w:keepNext/>
              <w:spacing w:after="60"/>
              <w:jc w:val="right"/>
            </w:pPr>
            <w:r>
              <w:rPr>
                <w:rFonts w:ascii="Calibri" w:hAnsi="Calibri"/>
                <w:sz w:val="20"/>
              </w:rPr>
              <w:t>5.25</w:t>
            </w:r>
          </w:p>
        </w:tc>
        <w:tc>
          <w:tcPr>
            <w:tcW w:w="0" w:type="auto"/>
            <w:tcBorders>
              <w:top w:val="single" w:sz="0" w:space="0" w:color="D3D3D3"/>
              <w:left w:val="single" w:sz="0" w:space="0" w:color="D3D3D3"/>
              <w:bottom w:val="single" w:sz="0" w:space="0" w:color="D3D3D3"/>
              <w:right w:val="single" w:sz="0" w:space="0" w:color="D3D3D3"/>
            </w:tcBorders>
          </w:tcPr>
          <w:p w14:paraId="63E02143" w14:textId="77777777" w:rsidR="00DA742D" w:rsidRDefault="00DA742D" w:rsidP="007E4777">
            <w:pPr>
              <w:keepNext/>
              <w:spacing w:after="60"/>
            </w:pPr>
            <w:r>
              <w:rPr>
                <w:rFonts w:ascii="Calibri" w:hAnsi="Calibri"/>
                <w:sz w:val="20"/>
              </w:rPr>
              <w:t>[-0.34, 10.84]</w:t>
            </w:r>
          </w:p>
        </w:tc>
        <w:tc>
          <w:tcPr>
            <w:tcW w:w="0" w:type="auto"/>
            <w:tcBorders>
              <w:top w:val="single" w:sz="0" w:space="0" w:color="D3D3D3"/>
              <w:left w:val="single" w:sz="0" w:space="0" w:color="D3D3D3"/>
              <w:bottom w:val="single" w:sz="0" w:space="0" w:color="D3D3D3"/>
              <w:right w:val="single" w:sz="0" w:space="0" w:color="D3D3D3"/>
            </w:tcBorders>
          </w:tcPr>
          <w:p w14:paraId="2868F1AA" w14:textId="77777777" w:rsidR="00DA742D" w:rsidRDefault="00DA742D" w:rsidP="007E4777">
            <w:pPr>
              <w:keepNext/>
              <w:spacing w:after="60"/>
            </w:pPr>
            <w:r>
              <w:rPr>
                <w:rFonts w:ascii="Calibri" w:hAnsi="Calibri"/>
                <w:sz w:val="20"/>
              </w:rPr>
              <w:t>0.065</w:t>
            </w:r>
          </w:p>
        </w:tc>
      </w:tr>
      <w:tr w:rsidR="00DA742D" w14:paraId="3FC187B8"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414FF0" w14:textId="77777777" w:rsidR="00DA742D" w:rsidRDefault="00DA742D" w:rsidP="007E4777">
            <w:pPr>
              <w:keepNext/>
              <w:spacing w:after="60"/>
            </w:pPr>
            <w:r>
              <w:rPr>
                <w:rFonts w:ascii="Calibri" w:hAnsi="Calibri"/>
                <w:b/>
                <w:sz w:val="20"/>
              </w:rPr>
              <w:t>Stream: Sulphur</w:t>
            </w:r>
          </w:p>
        </w:tc>
        <w:tc>
          <w:tcPr>
            <w:tcW w:w="0" w:type="auto"/>
            <w:tcBorders>
              <w:top w:val="single" w:sz="0" w:space="0" w:color="D3D3D3"/>
              <w:left w:val="single" w:sz="0" w:space="0" w:color="D3D3D3"/>
              <w:bottom w:val="single" w:sz="0" w:space="0" w:color="D3D3D3"/>
              <w:right w:val="single" w:sz="0" w:space="0" w:color="D3D3D3"/>
            </w:tcBorders>
          </w:tcPr>
          <w:p w14:paraId="26A47E1C" w14:textId="77777777" w:rsidR="00DA742D" w:rsidRDefault="00DA742D" w:rsidP="007E4777">
            <w:pPr>
              <w:keepNext/>
              <w:spacing w:after="60"/>
              <w:jc w:val="right"/>
            </w:pPr>
            <w:r>
              <w:rPr>
                <w:rFonts w:ascii="Calibri" w:hAnsi="Calibri"/>
                <w:b/>
                <w:sz w:val="20"/>
              </w:rPr>
              <w:t>13.44</w:t>
            </w:r>
          </w:p>
        </w:tc>
        <w:tc>
          <w:tcPr>
            <w:tcW w:w="0" w:type="auto"/>
            <w:tcBorders>
              <w:top w:val="single" w:sz="0" w:space="0" w:color="D3D3D3"/>
              <w:left w:val="single" w:sz="0" w:space="0" w:color="D3D3D3"/>
              <w:bottom w:val="single" w:sz="0" w:space="0" w:color="D3D3D3"/>
              <w:right w:val="single" w:sz="0" w:space="0" w:color="D3D3D3"/>
            </w:tcBorders>
          </w:tcPr>
          <w:p w14:paraId="0F86BC6F" w14:textId="77777777" w:rsidR="00DA742D" w:rsidRDefault="00DA742D" w:rsidP="007E4777">
            <w:pPr>
              <w:keepNext/>
              <w:spacing w:after="60"/>
            </w:pPr>
            <w:r>
              <w:rPr>
                <w:rFonts w:ascii="Calibri" w:hAnsi="Calibri"/>
                <w:b/>
                <w:sz w:val="20"/>
              </w:rPr>
              <w:t>[7.02, 19.85]</w:t>
            </w:r>
          </w:p>
        </w:tc>
        <w:tc>
          <w:tcPr>
            <w:tcW w:w="0" w:type="auto"/>
            <w:tcBorders>
              <w:top w:val="single" w:sz="0" w:space="0" w:color="D3D3D3"/>
              <w:left w:val="single" w:sz="0" w:space="0" w:color="D3D3D3"/>
              <w:bottom w:val="single" w:sz="0" w:space="0" w:color="D3D3D3"/>
              <w:right w:val="single" w:sz="0" w:space="0" w:color="D3D3D3"/>
            </w:tcBorders>
          </w:tcPr>
          <w:p w14:paraId="3EF7B402" w14:textId="77777777" w:rsidR="00DA742D" w:rsidRDefault="00DA742D" w:rsidP="007E4777">
            <w:pPr>
              <w:keepNext/>
              <w:spacing w:after="60"/>
            </w:pPr>
            <w:r>
              <w:rPr>
                <w:rFonts w:ascii="Calibri" w:hAnsi="Calibri"/>
                <w:b/>
                <w:sz w:val="20"/>
              </w:rPr>
              <w:t>&lt;0.001</w:t>
            </w:r>
          </w:p>
        </w:tc>
      </w:tr>
      <w:tr w:rsidR="00DA742D" w14:paraId="33F234B1"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807342" w14:textId="77777777" w:rsidR="00DA742D" w:rsidRDefault="00DA742D" w:rsidP="007E4777">
            <w:pPr>
              <w:keepNext/>
              <w:spacing w:after="60"/>
            </w:pPr>
            <w:r>
              <w:rPr>
                <w:rFonts w:ascii="Calibri" w:hAnsi="Calibri"/>
                <w:b/>
                <w:sz w:val="20"/>
              </w:rPr>
              <w:t>Year: 2003</w:t>
            </w:r>
          </w:p>
        </w:tc>
        <w:tc>
          <w:tcPr>
            <w:tcW w:w="0" w:type="auto"/>
            <w:tcBorders>
              <w:top w:val="single" w:sz="0" w:space="0" w:color="D3D3D3"/>
              <w:left w:val="single" w:sz="0" w:space="0" w:color="D3D3D3"/>
              <w:bottom w:val="single" w:sz="0" w:space="0" w:color="D3D3D3"/>
              <w:right w:val="single" w:sz="0" w:space="0" w:color="D3D3D3"/>
            </w:tcBorders>
          </w:tcPr>
          <w:p w14:paraId="20D2ADE1" w14:textId="77777777" w:rsidR="00DA742D" w:rsidRDefault="00DA742D" w:rsidP="007E4777">
            <w:pPr>
              <w:keepNext/>
              <w:spacing w:after="60"/>
              <w:jc w:val="right"/>
            </w:pPr>
            <w:r>
              <w:rPr>
                <w:rFonts w:ascii="Calibri" w:hAnsi="Calibri"/>
                <w:b/>
                <w:sz w:val="20"/>
              </w:rPr>
              <w:t>-4.83</w:t>
            </w:r>
          </w:p>
        </w:tc>
        <w:tc>
          <w:tcPr>
            <w:tcW w:w="0" w:type="auto"/>
            <w:tcBorders>
              <w:top w:val="single" w:sz="0" w:space="0" w:color="D3D3D3"/>
              <w:left w:val="single" w:sz="0" w:space="0" w:color="D3D3D3"/>
              <w:bottom w:val="single" w:sz="0" w:space="0" w:color="D3D3D3"/>
              <w:right w:val="single" w:sz="0" w:space="0" w:color="D3D3D3"/>
            </w:tcBorders>
          </w:tcPr>
          <w:p w14:paraId="4D6550CD" w14:textId="77777777" w:rsidR="00DA742D" w:rsidRDefault="00DA742D" w:rsidP="007E4777">
            <w:pPr>
              <w:keepNext/>
              <w:spacing w:after="60"/>
            </w:pPr>
            <w:r>
              <w:rPr>
                <w:rFonts w:ascii="Calibri" w:hAnsi="Calibri"/>
                <w:b/>
                <w:sz w:val="20"/>
              </w:rPr>
              <w:t>[-5.05, -4.60]</w:t>
            </w:r>
          </w:p>
        </w:tc>
        <w:tc>
          <w:tcPr>
            <w:tcW w:w="0" w:type="auto"/>
            <w:tcBorders>
              <w:top w:val="single" w:sz="0" w:space="0" w:color="D3D3D3"/>
              <w:left w:val="single" w:sz="0" w:space="0" w:color="D3D3D3"/>
              <w:bottom w:val="single" w:sz="0" w:space="0" w:color="D3D3D3"/>
              <w:right w:val="single" w:sz="0" w:space="0" w:color="D3D3D3"/>
            </w:tcBorders>
          </w:tcPr>
          <w:p w14:paraId="42D9ADED" w14:textId="77777777" w:rsidR="00DA742D" w:rsidRDefault="00DA742D" w:rsidP="007E4777">
            <w:pPr>
              <w:keepNext/>
              <w:spacing w:after="60"/>
            </w:pPr>
            <w:r>
              <w:rPr>
                <w:rFonts w:ascii="Calibri" w:hAnsi="Calibri"/>
                <w:b/>
                <w:sz w:val="20"/>
              </w:rPr>
              <w:t>&lt;0.001</w:t>
            </w:r>
          </w:p>
        </w:tc>
      </w:tr>
      <w:tr w:rsidR="00DA742D" w14:paraId="0E5BA3E5"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DC2ABD" w14:textId="77777777" w:rsidR="00DA742D" w:rsidRDefault="00DA742D" w:rsidP="007E4777">
            <w:pPr>
              <w:keepNext/>
              <w:spacing w:after="60"/>
            </w:pPr>
            <w:r>
              <w:rPr>
                <w:rFonts w:ascii="Calibri" w:hAnsi="Calibri"/>
                <w:b/>
                <w:sz w:val="20"/>
              </w:rPr>
              <w:t>Year: 2004</w:t>
            </w:r>
          </w:p>
        </w:tc>
        <w:tc>
          <w:tcPr>
            <w:tcW w:w="0" w:type="auto"/>
            <w:tcBorders>
              <w:top w:val="single" w:sz="0" w:space="0" w:color="D3D3D3"/>
              <w:left w:val="single" w:sz="0" w:space="0" w:color="D3D3D3"/>
              <w:bottom w:val="single" w:sz="0" w:space="0" w:color="D3D3D3"/>
              <w:right w:val="single" w:sz="0" w:space="0" w:color="D3D3D3"/>
            </w:tcBorders>
          </w:tcPr>
          <w:p w14:paraId="32607698" w14:textId="77777777" w:rsidR="00DA742D" w:rsidRDefault="00DA742D" w:rsidP="007E4777">
            <w:pPr>
              <w:keepNext/>
              <w:spacing w:after="60"/>
              <w:jc w:val="right"/>
            </w:pPr>
            <w:r>
              <w:rPr>
                <w:rFonts w:ascii="Calibri" w:hAnsi="Calibri"/>
                <w:b/>
                <w:sz w:val="20"/>
              </w:rPr>
              <w:t>2.76</w:t>
            </w:r>
          </w:p>
        </w:tc>
        <w:tc>
          <w:tcPr>
            <w:tcW w:w="0" w:type="auto"/>
            <w:tcBorders>
              <w:top w:val="single" w:sz="0" w:space="0" w:color="D3D3D3"/>
              <w:left w:val="single" w:sz="0" w:space="0" w:color="D3D3D3"/>
              <w:bottom w:val="single" w:sz="0" w:space="0" w:color="D3D3D3"/>
              <w:right w:val="single" w:sz="0" w:space="0" w:color="D3D3D3"/>
            </w:tcBorders>
          </w:tcPr>
          <w:p w14:paraId="39B26848" w14:textId="77777777" w:rsidR="00DA742D" w:rsidRDefault="00DA742D" w:rsidP="007E4777">
            <w:pPr>
              <w:keepNext/>
              <w:spacing w:after="60"/>
            </w:pPr>
            <w:r>
              <w:rPr>
                <w:rFonts w:ascii="Calibri" w:hAnsi="Calibri"/>
                <w:b/>
                <w:sz w:val="20"/>
              </w:rPr>
              <w:t>[2.53, 2.99]</w:t>
            </w:r>
          </w:p>
        </w:tc>
        <w:tc>
          <w:tcPr>
            <w:tcW w:w="0" w:type="auto"/>
            <w:tcBorders>
              <w:top w:val="single" w:sz="0" w:space="0" w:color="D3D3D3"/>
              <w:left w:val="single" w:sz="0" w:space="0" w:color="D3D3D3"/>
              <w:bottom w:val="single" w:sz="0" w:space="0" w:color="D3D3D3"/>
              <w:right w:val="single" w:sz="0" w:space="0" w:color="D3D3D3"/>
            </w:tcBorders>
          </w:tcPr>
          <w:p w14:paraId="0C575B71" w14:textId="77777777" w:rsidR="00DA742D" w:rsidRDefault="00DA742D" w:rsidP="007E4777">
            <w:pPr>
              <w:keepNext/>
              <w:spacing w:after="60"/>
            </w:pPr>
            <w:r>
              <w:rPr>
                <w:rFonts w:ascii="Calibri" w:hAnsi="Calibri"/>
                <w:b/>
                <w:sz w:val="20"/>
              </w:rPr>
              <w:t>&lt;0.001</w:t>
            </w:r>
          </w:p>
        </w:tc>
      </w:tr>
      <w:tr w:rsidR="00DA742D" w14:paraId="64F62BC6"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AB3140" w14:textId="77777777" w:rsidR="00DA742D" w:rsidRDefault="00DA742D" w:rsidP="007E4777">
            <w:pPr>
              <w:keepNext/>
              <w:spacing w:after="60"/>
            </w:pPr>
            <w:r>
              <w:rPr>
                <w:rFonts w:ascii="Calibri" w:hAnsi="Calibri"/>
                <w:b/>
                <w:sz w:val="20"/>
              </w:rPr>
              <w:t>Year: 2005</w:t>
            </w:r>
          </w:p>
        </w:tc>
        <w:tc>
          <w:tcPr>
            <w:tcW w:w="0" w:type="auto"/>
            <w:tcBorders>
              <w:top w:val="single" w:sz="0" w:space="0" w:color="D3D3D3"/>
              <w:left w:val="single" w:sz="0" w:space="0" w:color="D3D3D3"/>
              <w:bottom w:val="single" w:sz="0" w:space="0" w:color="D3D3D3"/>
              <w:right w:val="single" w:sz="0" w:space="0" w:color="D3D3D3"/>
            </w:tcBorders>
          </w:tcPr>
          <w:p w14:paraId="7E8D52C4" w14:textId="77777777" w:rsidR="00DA742D" w:rsidRDefault="00DA742D" w:rsidP="007E4777">
            <w:pPr>
              <w:keepNext/>
              <w:spacing w:after="60"/>
              <w:jc w:val="right"/>
            </w:pPr>
            <w:r>
              <w:rPr>
                <w:rFonts w:ascii="Calibri" w:hAnsi="Calibri"/>
                <w:b/>
                <w:sz w:val="20"/>
              </w:rPr>
              <w:t>3.72</w:t>
            </w:r>
          </w:p>
        </w:tc>
        <w:tc>
          <w:tcPr>
            <w:tcW w:w="0" w:type="auto"/>
            <w:tcBorders>
              <w:top w:val="single" w:sz="0" w:space="0" w:color="D3D3D3"/>
              <w:left w:val="single" w:sz="0" w:space="0" w:color="D3D3D3"/>
              <w:bottom w:val="single" w:sz="0" w:space="0" w:color="D3D3D3"/>
              <w:right w:val="single" w:sz="0" w:space="0" w:color="D3D3D3"/>
            </w:tcBorders>
          </w:tcPr>
          <w:p w14:paraId="0EAD2669" w14:textId="77777777" w:rsidR="00DA742D" w:rsidRDefault="00DA742D" w:rsidP="007E4777">
            <w:pPr>
              <w:keepNext/>
              <w:spacing w:after="60"/>
            </w:pPr>
            <w:r>
              <w:rPr>
                <w:rFonts w:ascii="Calibri" w:hAnsi="Calibri"/>
                <w:b/>
                <w:sz w:val="20"/>
              </w:rPr>
              <w:t>[3.42, 4.01]</w:t>
            </w:r>
          </w:p>
        </w:tc>
        <w:tc>
          <w:tcPr>
            <w:tcW w:w="0" w:type="auto"/>
            <w:tcBorders>
              <w:top w:val="single" w:sz="0" w:space="0" w:color="D3D3D3"/>
              <w:left w:val="single" w:sz="0" w:space="0" w:color="D3D3D3"/>
              <w:bottom w:val="single" w:sz="0" w:space="0" w:color="D3D3D3"/>
              <w:right w:val="single" w:sz="0" w:space="0" w:color="D3D3D3"/>
            </w:tcBorders>
          </w:tcPr>
          <w:p w14:paraId="23A751B4" w14:textId="77777777" w:rsidR="00DA742D" w:rsidRDefault="00DA742D" w:rsidP="007E4777">
            <w:pPr>
              <w:keepNext/>
              <w:spacing w:after="60"/>
            </w:pPr>
            <w:r>
              <w:rPr>
                <w:rFonts w:ascii="Calibri" w:hAnsi="Calibri"/>
                <w:b/>
                <w:sz w:val="20"/>
              </w:rPr>
              <w:t>&lt;0.001</w:t>
            </w:r>
          </w:p>
        </w:tc>
      </w:tr>
      <w:tr w:rsidR="00DA742D" w14:paraId="62869E0C" w14:textId="77777777" w:rsidTr="00E528E3">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shd w:val="clear" w:color="auto" w:fill="F5F5F5"/>
            <w:tcMar>
              <w:top w:w="25" w:type="dxa"/>
            </w:tcMar>
          </w:tcPr>
          <w:p w14:paraId="52FA2C69" w14:textId="77777777" w:rsidR="00DA742D" w:rsidRDefault="00DA742D" w:rsidP="007E4777">
            <w:pPr>
              <w:keepNext/>
              <w:spacing w:after="60"/>
            </w:pPr>
            <w:r>
              <w:rPr>
                <w:rFonts w:ascii="Calibri" w:hAnsi="Calibri"/>
                <w:sz w:val="20"/>
              </w:rPr>
              <w:t>Random effects</w:t>
            </w:r>
          </w:p>
        </w:tc>
      </w:tr>
      <w:tr w:rsidR="00DA742D" w14:paraId="24BE3F3E"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6A0D65" w14:textId="77777777" w:rsidR="00DA742D" w:rsidRDefault="00DA742D" w:rsidP="007E4777">
            <w:pPr>
              <w:keepNext/>
              <w:spacing w:after="60"/>
            </w:pPr>
            <w:r>
              <w:rPr>
                <w:rFonts w:ascii="Calibri" w:hAnsi="Calibri"/>
                <w:b/>
                <w:sz w:val="20"/>
              </w:rPr>
              <w:t>σ² (residual variance)</w:t>
            </w:r>
          </w:p>
        </w:tc>
        <w:tc>
          <w:tcPr>
            <w:tcW w:w="0" w:type="auto"/>
            <w:tcBorders>
              <w:top w:val="single" w:sz="0" w:space="0" w:color="D3D3D3"/>
              <w:left w:val="single" w:sz="0" w:space="0" w:color="D3D3D3"/>
              <w:bottom w:val="single" w:sz="0" w:space="0" w:color="D3D3D3"/>
              <w:right w:val="single" w:sz="0" w:space="0" w:color="D3D3D3"/>
            </w:tcBorders>
          </w:tcPr>
          <w:p w14:paraId="3C90D021" w14:textId="77777777" w:rsidR="00DA742D" w:rsidRDefault="00DA742D" w:rsidP="007E4777">
            <w:pPr>
              <w:keepNext/>
              <w:spacing w:after="60"/>
              <w:jc w:val="right"/>
            </w:pPr>
            <w:r>
              <w:rPr>
                <w:rFonts w:ascii="Calibri" w:hAnsi="Calibri"/>
                <w:b/>
                <w:sz w:val="20"/>
              </w:rPr>
              <w:t>3.12</w:t>
            </w:r>
          </w:p>
        </w:tc>
        <w:tc>
          <w:tcPr>
            <w:tcW w:w="0" w:type="auto"/>
            <w:tcBorders>
              <w:top w:val="single" w:sz="0" w:space="0" w:color="D3D3D3"/>
              <w:left w:val="single" w:sz="0" w:space="0" w:color="D3D3D3"/>
              <w:bottom w:val="single" w:sz="0" w:space="0" w:color="D3D3D3"/>
              <w:right w:val="single" w:sz="0" w:space="0" w:color="D3D3D3"/>
            </w:tcBorders>
          </w:tcPr>
          <w:p w14:paraId="1A8D662C"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3D9553D7" w14:textId="77777777" w:rsidR="00DA742D" w:rsidRDefault="00DA742D" w:rsidP="007E4777">
            <w:pPr>
              <w:keepNext/>
              <w:spacing w:after="60"/>
            </w:pPr>
            <w:r>
              <w:rPr>
                <w:rFonts w:ascii="Calibri" w:hAnsi="Calibri"/>
                <w:b/>
                <w:sz w:val="20"/>
              </w:rPr>
              <w:t>—</w:t>
            </w:r>
          </w:p>
        </w:tc>
      </w:tr>
      <w:tr w:rsidR="00DA742D" w14:paraId="7B52592E"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8CE2B9" w14:textId="77777777" w:rsidR="00DA742D" w:rsidRDefault="00DA742D" w:rsidP="007E4777">
            <w:pPr>
              <w:keepNext/>
              <w:spacing w:after="60"/>
            </w:pPr>
            <w:r>
              <w:rPr>
                <w:rFonts w:ascii="Calibri" w:hAnsi="Calibri"/>
                <w:b/>
                <w:sz w:val="20"/>
              </w:rPr>
              <w:t>τ₀₀ COMID (intercept variance)</w:t>
            </w:r>
          </w:p>
        </w:tc>
        <w:tc>
          <w:tcPr>
            <w:tcW w:w="0" w:type="auto"/>
            <w:tcBorders>
              <w:top w:val="single" w:sz="0" w:space="0" w:color="D3D3D3"/>
              <w:left w:val="single" w:sz="0" w:space="0" w:color="D3D3D3"/>
              <w:bottom w:val="single" w:sz="0" w:space="0" w:color="D3D3D3"/>
              <w:right w:val="single" w:sz="0" w:space="0" w:color="D3D3D3"/>
            </w:tcBorders>
          </w:tcPr>
          <w:p w14:paraId="04E2ABB4" w14:textId="77777777" w:rsidR="00DA742D" w:rsidRDefault="00DA742D" w:rsidP="007E4777">
            <w:pPr>
              <w:keepNext/>
              <w:spacing w:after="60"/>
              <w:jc w:val="right"/>
            </w:pPr>
            <w:r>
              <w:rPr>
                <w:rFonts w:ascii="Calibri" w:hAnsi="Calibri"/>
                <w:b/>
                <w:sz w:val="20"/>
              </w:rPr>
              <w:t>128.20</w:t>
            </w:r>
          </w:p>
        </w:tc>
        <w:tc>
          <w:tcPr>
            <w:tcW w:w="0" w:type="auto"/>
            <w:tcBorders>
              <w:top w:val="single" w:sz="0" w:space="0" w:color="D3D3D3"/>
              <w:left w:val="single" w:sz="0" w:space="0" w:color="D3D3D3"/>
              <w:bottom w:val="single" w:sz="0" w:space="0" w:color="D3D3D3"/>
              <w:right w:val="single" w:sz="0" w:space="0" w:color="D3D3D3"/>
            </w:tcBorders>
          </w:tcPr>
          <w:p w14:paraId="06E1B95D"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1C90D544" w14:textId="77777777" w:rsidR="00DA742D" w:rsidRDefault="00DA742D" w:rsidP="007E4777">
            <w:pPr>
              <w:keepNext/>
              <w:spacing w:after="60"/>
            </w:pPr>
            <w:r>
              <w:rPr>
                <w:rFonts w:ascii="Calibri" w:hAnsi="Calibri"/>
                <w:b/>
                <w:sz w:val="20"/>
              </w:rPr>
              <w:t>—</w:t>
            </w:r>
          </w:p>
        </w:tc>
      </w:tr>
      <w:tr w:rsidR="00DA742D" w14:paraId="2C8BE0D1"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3444DB" w14:textId="77777777" w:rsidR="00DA742D" w:rsidRDefault="00DA742D" w:rsidP="007E4777">
            <w:pPr>
              <w:keepNext/>
              <w:spacing w:after="60"/>
            </w:pPr>
            <w:r>
              <w:rPr>
                <w:rFonts w:ascii="Calibri" w:hAnsi="Calibri"/>
                <w:b/>
                <w:sz w:val="20"/>
              </w:rPr>
              <w:t>τ₁₁ COMID (slope variance, temp_90)</w:t>
            </w:r>
          </w:p>
        </w:tc>
        <w:tc>
          <w:tcPr>
            <w:tcW w:w="0" w:type="auto"/>
            <w:tcBorders>
              <w:top w:val="single" w:sz="0" w:space="0" w:color="D3D3D3"/>
              <w:left w:val="single" w:sz="0" w:space="0" w:color="D3D3D3"/>
              <w:bottom w:val="single" w:sz="0" w:space="0" w:color="D3D3D3"/>
              <w:right w:val="single" w:sz="0" w:space="0" w:color="D3D3D3"/>
            </w:tcBorders>
          </w:tcPr>
          <w:p w14:paraId="6D4244DF" w14:textId="77777777" w:rsidR="00DA742D" w:rsidRDefault="00DA742D" w:rsidP="007E4777">
            <w:pPr>
              <w:keepNext/>
              <w:spacing w:after="60"/>
              <w:jc w:val="right"/>
            </w:pPr>
            <w:r>
              <w:rPr>
                <w:rFonts w:ascii="Calibri" w:hAnsi="Calibri"/>
                <w:b/>
                <w:sz w:val="20"/>
              </w:rPr>
              <w:t>33.44</w:t>
            </w:r>
          </w:p>
        </w:tc>
        <w:tc>
          <w:tcPr>
            <w:tcW w:w="0" w:type="auto"/>
            <w:tcBorders>
              <w:top w:val="single" w:sz="0" w:space="0" w:color="D3D3D3"/>
              <w:left w:val="single" w:sz="0" w:space="0" w:color="D3D3D3"/>
              <w:bottom w:val="single" w:sz="0" w:space="0" w:color="D3D3D3"/>
              <w:right w:val="single" w:sz="0" w:space="0" w:color="D3D3D3"/>
            </w:tcBorders>
          </w:tcPr>
          <w:p w14:paraId="22590B83"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4D1B54AA" w14:textId="77777777" w:rsidR="00DA742D" w:rsidRDefault="00DA742D" w:rsidP="007E4777">
            <w:pPr>
              <w:keepNext/>
              <w:spacing w:after="60"/>
            </w:pPr>
            <w:r>
              <w:rPr>
                <w:rFonts w:ascii="Calibri" w:hAnsi="Calibri"/>
                <w:b/>
                <w:sz w:val="20"/>
              </w:rPr>
              <w:t>—</w:t>
            </w:r>
          </w:p>
        </w:tc>
      </w:tr>
      <w:tr w:rsidR="00DA742D" w14:paraId="79470F23"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3C6A5A" w14:textId="77777777" w:rsidR="00DA742D" w:rsidRDefault="00DA742D" w:rsidP="007E4777">
            <w:pPr>
              <w:keepNext/>
              <w:spacing w:after="60"/>
            </w:pPr>
            <w:r>
              <w:rPr>
                <w:rFonts w:ascii="Calibri" w:hAnsi="Calibri"/>
                <w:b/>
                <w:sz w:val="20"/>
              </w:rPr>
              <w:t>ρ₀₁ COMID (intercept-slope correlation)</w:t>
            </w:r>
          </w:p>
        </w:tc>
        <w:tc>
          <w:tcPr>
            <w:tcW w:w="0" w:type="auto"/>
            <w:tcBorders>
              <w:top w:val="single" w:sz="0" w:space="0" w:color="D3D3D3"/>
              <w:left w:val="single" w:sz="0" w:space="0" w:color="D3D3D3"/>
              <w:bottom w:val="single" w:sz="0" w:space="0" w:color="D3D3D3"/>
              <w:right w:val="single" w:sz="0" w:space="0" w:color="D3D3D3"/>
            </w:tcBorders>
          </w:tcPr>
          <w:p w14:paraId="61C8A98D" w14:textId="77777777" w:rsidR="00DA742D" w:rsidRDefault="00DA742D" w:rsidP="007E4777">
            <w:pPr>
              <w:keepNext/>
              <w:spacing w:after="60"/>
              <w:jc w:val="right"/>
            </w:pPr>
            <w:r>
              <w:rPr>
                <w:rFonts w:ascii="Calibri" w:hAnsi="Calibri"/>
                <w:b/>
                <w:sz w:val="20"/>
              </w:rPr>
              <w:t>-0.83</w:t>
            </w:r>
          </w:p>
        </w:tc>
        <w:tc>
          <w:tcPr>
            <w:tcW w:w="0" w:type="auto"/>
            <w:tcBorders>
              <w:top w:val="single" w:sz="0" w:space="0" w:color="D3D3D3"/>
              <w:left w:val="single" w:sz="0" w:space="0" w:color="D3D3D3"/>
              <w:bottom w:val="single" w:sz="0" w:space="0" w:color="D3D3D3"/>
              <w:right w:val="single" w:sz="0" w:space="0" w:color="D3D3D3"/>
            </w:tcBorders>
          </w:tcPr>
          <w:p w14:paraId="6A1D8287"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09255C00" w14:textId="77777777" w:rsidR="00DA742D" w:rsidRDefault="00DA742D" w:rsidP="007E4777">
            <w:pPr>
              <w:keepNext/>
              <w:spacing w:after="60"/>
            </w:pPr>
            <w:r>
              <w:rPr>
                <w:rFonts w:ascii="Calibri" w:hAnsi="Calibri"/>
                <w:b/>
                <w:sz w:val="20"/>
              </w:rPr>
              <w:t>—</w:t>
            </w:r>
          </w:p>
        </w:tc>
      </w:tr>
      <w:tr w:rsidR="00DA742D" w14:paraId="1728B759"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1CB930" w14:textId="77777777" w:rsidR="00DA742D" w:rsidRDefault="00DA742D" w:rsidP="007E4777">
            <w:pPr>
              <w:keepNext/>
              <w:spacing w:after="60"/>
            </w:pPr>
            <w:r>
              <w:rPr>
                <w:rFonts w:ascii="Calibri" w:hAnsi="Calibri"/>
                <w:b/>
                <w:sz w:val="20"/>
              </w:rPr>
              <w:t>ICC</w:t>
            </w:r>
          </w:p>
        </w:tc>
        <w:tc>
          <w:tcPr>
            <w:tcW w:w="0" w:type="auto"/>
            <w:tcBorders>
              <w:top w:val="single" w:sz="0" w:space="0" w:color="D3D3D3"/>
              <w:left w:val="single" w:sz="0" w:space="0" w:color="D3D3D3"/>
              <w:bottom w:val="single" w:sz="0" w:space="0" w:color="D3D3D3"/>
              <w:right w:val="single" w:sz="0" w:space="0" w:color="D3D3D3"/>
            </w:tcBorders>
          </w:tcPr>
          <w:p w14:paraId="06F92981" w14:textId="77777777" w:rsidR="00DA742D" w:rsidRDefault="00DA742D" w:rsidP="007E4777">
            <w:pPr>
              <w:keepNext/>
              <w:spacing w:after="60"/>
              <w:jc w:val="right"/>
            </w:pPr>
            <w:r>
              <w:rPr>
                <w:rFonts w:ascii="Calibri" w:hAnsi="Calibri"/>
                <w:b/>
                <w:sz w:val="20"/>
              </w:rPr>
              <w:t>0.98</w:t>
            </w:r>
          </w:p>
        </w:tc>
        <w:tc>
          <w:tcPr>
            <w:tcW w:w="0" w:type="auto"/>
            <w:tcBorders>
              <w:top w:val="single" w:sz="0" w:space="0" w:color="D3D3D3"/>
              <w:left w:val="single" w:sz="0" w:space="0" w:color="D3D3D3"/>
              <w:bottom w:val="single" w:sz="0" w:space="0" w:color="D3D3D3"/>
              <w:right w:val="single" w:sz="0" w:space="0" w:color="D3D3D3"/>
            </w:tcBorders>
          </w:tcPr>
          <w:p w14:paraId="1FB9DCC8"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3857B0DC" w14:textId="77777777" w:rsidR="00DA742D" w:rsidRDefault="00DA742D" w:rsidP="007E4777">
            <w:pPr>
              <w:keepNext/>
              <w:spacing w:after="60"/>
            </w:pPr>
            <w:r>
              <w:rPr>
                <w:rFonts w:ascii="Calibri" w:hAnsi="Calibri"/>
                <w:b/>
                <w:sz w:val="20"/>
              </w:rPr>
              <w:t>—</w:t>
            </w:r>
          </w:p>
        </w:tc>
      </w:tr>
      <w:tr w:rsidR="00DA742D" w14:paraId="2266368A"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0E997E" w14:textId="77777777" w:rsidR="00DA742D" w:rsidRDefault="00DA742D" w:rsidP="007E4777">
            <w:pPr>
              <w:keepNext/>
              <w:spacing w:after="60"/>
            </w:pPr>
            <w:r>
              <w:rPr>
                <w:rFonts w:ascii="Calibri" w:hAnsi="Calibri"/>
                <w:b/>
                <w:sz w:val="20"/>
              </w:rPr>
              <w:t>N (COMID)</w:t>
            </w:r>
          </w:p>
        </w:tc>
        <w:tc>
          <w:tcPr>
            <w:tcW w:w="0" w:type="auto"/>
            <w:tcBorders>
              <w:top w:val="single" w:sz="0" w:space="0" w:color="D3D3D3"/>
              <w:left w:val="single" w:sz="0" w:space="0" w:color="D3D3D3"/>
              <w:bottom w:val="single" w:sz="0" w:space="0" w:color="D3D3D3"/>
              <w:right w:val="single" w:sz="0" w:space="0" w:color="D3D3D3"/>
            </w:tcBorders>
          </w:tcPr>
          <w:p w14:paraId="1B23272E" w14:textId="77777777" w:rsidR="00DA742D" w:rsidRDefault="00DA742D" w:rsidP="007E4777">
            <w:pPr>
              <w:keepNext/>
              <w:spacing w:after="60"/>
              <w:jc w:val="right"/>
            </w:pPr>
            <w:r>
              <w:rPr>
                <w:rFonts w:ascii="Calibri" w:hAnsi="Calibri"/>
                <w:b/>
                <w:sz w:val="20"/>
              </w:rPr>
              <w:t>104.00</w:t>
            </w:r>
          </w:p>
        </w:tc>
        <w:tc>
          <w:tcPr>
            <w:tcW w:w="0" w:type="auto"/>
            <w:tcBorders>
              <w:top w:val="single" w:sz="0" w:space="0" w:color="D3D3D3"/>
              <w:left w:val="single" w:sz="0" w:space="0" w:color="D3D3D3"/>
              <w:bottom w:val="single" w:sz="0" w:space="0" w:color="D3D3D3"/>
              <w:right w:val="single" w:sz="0" w:space="0" w:color="D3D3D3"/>
            </w:tcBorders>
          </w:tcPr>
          <w:p w14:paraId="2EA2D03A"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371B039C" w14:textId="77777777" w:rsidR="00DA742D" w:rsidRDefault="00DA742D" w:rsidP="007E4777">
            <w:pPr>
              <w:keepNext/>
              <w:spacing w:after="60"/>
            </w:pPr>
            <w:r>
              <w:rPr>
                <w:rFonts w:ascii="Calibri" w:hAnsi="Calibri"/>
                <w:b/>
                <w:sz w:val="20"/>
              </w:rPr>
              <w:t>—</w:t>
            </w:r>
          </w:p>
        </w:tc>
      </w:tr>
      <w:tr w:rsidR="00DA742D" w14:paraId="342D88F7"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470ED2" w14:textId="77777777" w:rsidR="00DA742D" w:rsidRDefault="00DA742D" w:rsidP="007E4777">
            <w:pPr>
              <w:keepNext/>
              <w:spacing w:after="60"/>
            </w:pPr>
            <w:r>
              <w:rPr>
                <w:rFonts w:ascii="Calibri" w:hAnsi="Calibri"/>
                <w:b/>
                <w:sz w:val="20"/>
              </w:rPr>
              <w:t>N (observations)</w:t>
            </w:r>
          </w:p>
        </w:tc>
        <w:tc>
          <w:tcPr>
            <w:tcW w:w="0" w:type="auto"/>
            <w:tcBorders>
              <w:top w:val="single" w:sz="0" w:space="0" w:color="D3D3D3"/>
              <w:left w:val="single" w:sz="0" w:space="0" w:color="D3D3D3"/>
              <w:bottom w:val="single" w:sz="0" w:space="0" w:color="D3D3D3"/>
              <w:right w:val="single" w:sz="0" w:space="0" w:color="D3D3D3"/>
            </w:tcBorders>
          </w:tcPr>
          <w:p w14:paraId="2F105B18" w14:textId="77777777" w:rsidR="00DA742D" w:rsidRDefault="00DA742D" w:rsidP="007E4777">
            <w:pPr>
              <w:keepNext/>
              <w:spacing w:after="60"/>
              <w:jc w:val="right"/>
            </w:pPr>
            <w:r>
              <w:rPr>
                <w:rFonts w:ascii="Calibri" w:hAnsi="Calibri"/>
                <w:b/>
                <w:sz w:val="20"/>
              </w:rPr>
              <w:t>3,016.00</w:t>
            </w:r>
          </w:p>
        </w:tc>
        <w:tc>
          <w:tcPr>
            <w:tcW w:w="0" w:type="auto"/>
            <w:tcBorders>
              <w:top w:val="single" w:sz="0" w:space="0" w:color="D3D3D3"/>
              <w:left w:val="single" w:sz="0" w:space="0" w:color="D3D3D3"/>
              <w:bottom w:val="single" w:sz="0" w:space="0" w:color="D3D3D3"/>
              <w:right w:val="single" w:sz="0" w:space="0" w:color="D3D3D3"/>
            </w:tcBorders>
          </w:tcPr>
          <w:p w14:paraId="2183622A"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4859B2CF" w14:textId="77777777" w:rsidR="00DA742D" w:rsidRDefault="00DA742D" w:rsidP="007E4777">
            <w:pPr>
              <w:keepNext/>
              <w:spacing w:after="60"/>
            </w:pPr>
            <w:r>
              <w:rPr>
                <w:rFonts w:ascii="Calibri" w:hAnsi="Calibri"/>
                <w:b/>
                <w:sz w:val="20"/>
              </w:rPr>
              <w:t>—</w:t>
            </w:r>
          </w:p>
        </w:tc>
      </w:tr>
      <w:tr w:rsidR="00DA742D" w14:paraId="6DF11DD5" w14:textId="77777777" w:rsidTr="00E528E3">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shd w:val="clear" w:color="auto" w:fill="F5F5F5"/>
            <w:tcMar>
              <w:top w:w="25" w:type="dxa"/>
            </w:tcMar>
          </w:tcPr>
          <w:p w14:paraId="51EC366F" w14:textId="77777777" w:rsidR="00DA742D" w:rsidRDefault="00DA742D" w:rsidP="007E4777">
            <w:pPr>
              <w:keepNext/>
              <w:spacing w:after="60"/>
            </w:pPr>
            <w:r>
              <w:rPr>
                <w:rFonts w:ascii="Calibri" w:hAnsi="Calibri"/>
                <w:sz w:val="20"/>
              </w:rPr>
              <w:t>Model performance</w:t>
            </w:r>
          </w:p>
        </w:tc>
      </w:tr>
      <w:tr w:rsidR="00DA742D" w14:paraId="06332483"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126897" w14:textId="77777777" w:rsidR="00DA742D" w:rsidRDefault="00DA742D" w:rsidP="007E4777">
            <w:pPr>
              <w:keepNext/>
              <w:spacing w:after="60"/>
            </w:pPr>
            <w:r>
              <w:rPr>
                <w:rFonts w:ascii="Calibri" w:hAnsi="Calibri"/>
                <w:b/>
                <w:sz w:val="20"/>
              </w:rPr>
              <w:t>R² marginal</w:t>
            </w:r>
          </w:p>
        </w:tc>
        <w:tc>
          <w:tcPr>
            <w:tcW w:w="0" w:type="auto"/>
            <w:tcBorders>
              <w:top w:val="single" w:sz="0" w:space="0" w:color="D3D3D3"/>
              <w:left w:val="single" w:sz="0" w:space="0" w:color="D3D3D3"/>
              <w:bottom w:val="single" w:sz="0" w:space="0" w:color="D3D3D3"/>
              <w:right w:val="single" w:sz="0" w:space="0" w:color="D3D3D3"/>
            </w:tcBorders>
          </w:tcPr>
          <w:p w14:paraId="1B435E92" w14:textId="77777777" w:rsidR="00DA742D" w:rsidRDefault="00DA742D" w:rsidP="007E4777">
            <w:pPr>
              <w:keepNext/>
              <w:spacing w:after="60"/>
              <w:jc w:val="right"/>
            </w:pPr>
            <w:r>
              <w:rPr>
                <w:rFonts w:ascii="Calibri" w:hAnsi="Calibri"/>
                <w:b/>
                <w:sz w:val="20"/>
              </w:rPr>
              <w:t>0.599</w:t>
            </w:r>
          </w:p>
        </w:tc>
        <w:tc>
          <w:tcPr>
            <w:tcW w:w="0" w:type="auto"/>
            <w:tcBorders>
              <w:top w:val="single" w:sz="0" w:space="0" w:color="D3D3D3"/>
              <w:left w:val="single" w:sz="0" w:space="0" w:color="D3D3D3"/>
              <w:bottom w:val="single" w:sz="0" w:space="0" w:color="D3D3D3"/>
              <w:right w:val="single" w:sz="0" w:space="0" w:color="D3D3D3"/>
            </w:tcBorders>
          </w:tcPr>
          <w:p w14:paraId="028FC83B"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610133F5" w14:textId="77777777" w:rsidR="00DA742D" w:rsidRDefault="00DA742D" w:rsidP="007E4777">
            <w:pPr>
              <w:keepNext/>
              <w:spacing w:after="60"/>
            </w:pPr>
            <w:r>
              <w:rPr>
                <w:rFonts w:ascii="Calibri" w:hAnsi="Calibri"/>
                <w:b/>
                <w:sz w:val="20"/>
              </w:rPr>
              <w:t>—</w:t>
            </w:r>
          </w:p>
        </w:tc>
      </w:tr>
      <w:tr w:rsidR="00DA742D" w14:paraId="59A68355"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0C6C49" w14:textId="77777777" w:rsidR="00DA742D" w:rsidRDefault="00DA742D" w:rsidP="007E4777">
            <w:pPr>
              <w:keepNext/>
              <w:spacing w:after="60"/>
            </w:pPr>
            <w:r>
              <w:rPr>
                <w:rFonts w:ascii="Calibri" w:hAnsi="Calibri"/>
                <w:b/>
                <w:sz w:val="20"/>
              </w:rPr>
              <w:t>R² conditional</w:t>
            </w:r>
          </w:p>
        </w:tc>
        <w:tc>
          <w:tcPr>
            <w:tcW w:w="0" w:type="auto"/>
            <w:tcBorders>
              <w:top w:val="single" w:sz="0" w:space="0" w:color="D3D3D3"/>
              <w:left w:val="single" w:sz="0" w:space="0" w:color="D3D3D3"/>
              <w:bottom w:val="single" w:sz="0" w:space="0" w:color="D3D3D3"/>
              <w:right w:val="single" w:sz="0" w:space="0" w:color="D3D3D3"/>
            </w:tcBorders>
          </w:tcPr>
          <w:p w14:paraId="3EA31D49" w14:textId="77777777" w:rsidR="00DA742D" w:rsidRDefault="00DA742D" w:rsidP="007E4777">
            <w:pPr>
              <w:keepNext/>
              <w:spacing w:after="60"/>
              <w:jc w:val="right"/>
            </w:pPr>
            <w:r>
              <w:rPr>
                <w:rFonts w:ascii="Calibri" w:hAnsi="Calibri"/>
                <w:b/>
                <w:sz w:val="20"/>
              </w:rPr>
              <w:t>0.990</w:t>
            </w:r>
          </w:p>
        </w:tc>
        <w:tc>
          <w:tcPr>
            <w:tcW w:w="0" w:type="auto"/>
            <w:tcBorders>
              <w:top w:val="single" w:sz="0" w:space="0" w:color="D3D3D3"/>
              <w:left w:val="single" w:sz="0" w:space="0" w:color="D3D3D3"/>
              <w:bottom w:val="single" w:sz="0" w:space="0" w:color="D3D3D3"/>
              <w:right w:val="single" w:sz="0" w:space="0" w:color="D3D3D3"/>
            </w:tcBorders>
          </w:tcPr>
          <w:p w14:paraId="12A76199"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3A57E986" w14:textId="77777777" w:rsidR="00DA742D" w:rsidRDefault="00DA742D" w:rsidP="007E4777">
            <w:pPr>
              <w:keepNext/>
              <w:spacing w:after="60"/>
            </w:pPr>
            <w:r>
              <w:rPr>
                <w:rFonts w:ascii="Calibri" w:hAnsi="Calibri"/>
                <w:b/>
                <w:sz w:val="20"/>
              </w:rPr>
              <w:t>—</w:t>
            </w:r>
          </w:p>
        </w:tc>
      </w:tr>
      <w:tr w:rsidR="00DA742D" w14:paraId="2405BF58"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0942EC" w14:textId="77777777" w:rsidR="00DA742D" w:rsidRDefault="00DA742D" w:rsidP="007E4777">
            <w:pPr>
              <w:keepNext/>
              <w:spacing w:after="60"/>
            </w:pPr>
            <w:r>
              <w:rPr>
                <w:rFonts w:ascii="Calibri" w:hAnsi="Calibri"/>
                <w:b/>
                <w:sz w:val="20"/>
              </w:rPr>
              <w:t>RMSE (days)</w:t>
            </w:r>
          </w:p>
        </w:tc>
        <w:tc>
          <w:tcPr>
            <w:tcW w:w="0" w:type="auto"/>
            <w:tcBorders>
              <w:top w:val="single" w:sz="0" w:space="0" w:color="D3D3D3"/>
              <w:left w:val="single" w:sz="0" w:space="0" w:color="D3D3D3"/>
              <w:bottom w:val="single" w:sz="0" w:space="0" w:color="D3D3D3"/>
              <w:right w:val="single" w:sz="0" w:space="0" w:color="D3D3D3"/>
            </w:tcBorders>
          </w:tcPr>
          <w:p w14:paraId="525938EA" w14:textId="77777777" w:rsidR="00DA742D" w:rsidRDefault="00DA742D" w:rsidP="007E4777">
            <w:pPr>
              <w:keepNext/>
              <w:spacing w:after="60"/>
              <w:jc w:val="right"/>
            </w:pPr>
            <w:r>
              <w:rPr>
                <w:rFonts w:ascii="Calibri" w:hAnsi="Calibri"/>
                <w:b/>
                <w:sz w:val="20"/>
              </w:rPr>
              <w:t>1.710</w:t>
            </w:r>
          </w:p>
        </w:tc>
        <w:tc>
          <w:tcPr>
            <w:tcW w:w="0" w:type="auto"/>
            <w:tcBorders>
              <w:top w:val="single" w:sz="0" w:space="0" w:color="D3D3D3"/>
              <w:left w:val="single" w:sz="0" w:space="0" w:color="D3D3D3"/>
              <w:bottom w:val="single" w:sz="0" w:space="0" w:color="D3D3D3"/>
              <w:right w:val="single" w:sz="0" w:space="0" w:color="D3D3D3"/>
            </w:tcBorders>
          </w:tcPr>
          <w:p w14:paraId="43E95966"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6A178993" w14:textId="77777777" w:rsidR="00DA742D" w:rsidRDefault="00DA742D" w:rsidP="007E4777">
            <w:pPr>
              <w:keepNext/>
              <w:spacing w:after="60"/>
            </w:pPr>
            <w:r>
              <w:rPr>
                <w:rFonts w:ascii="Calibri" w:hAnsi="Calibri"/>
                <w:b/>
                <w:sz w:val="20"/>
              </w:rPr>
              <w:t>—</w:t>
            </w:r>
          </w:p>
        </w:tc>
      </w:tr>
      <w:tr w:rsidR="00DA742D" w14:paraId="56666AED" w14:textId="77777777" w:rsidTr="00E528E3">
        <w:trPr>
          <w:cantSplit/>
          <w:jc w:val="center"/>
        </w:trPr>
        <w:tc>
          <w:tcPr>
            <w:tcW w:w="0" w:type="auto"/>
            <w:gridSpan w:val="4"/>
          </w:tcPr>
          <w:p w14:paraId="0B8A5EE0" w14:textId="77777777" w:rsidR="00DA742D" w:rsidRDefault="00DA742D" w:rsidP="007E4777">
            <w:pPr>
              <w:keepNext/>
              <w:spacing w:after="60"/>
            </w:pPr>
            <w:r>
              <w:rPr>
                <w:rFonts w:ascii="Calibri" w:hAnsi="Calibri"/>
                <w:i/>
                <w:sz w:val="20"/>
                <w:vertAlign w:val="superscript"/>
              </w:rPr>
              <w:t>1</w:t>
            </w:r>
            <w:r>
              <w:rPr>
                <w:rFonts w:ascii="Calibri" w:hAnsi="Calibri"/>
                <w:sz w:val="20"/>
              </w:rPr>
              <w:t>Reference levels: Stream = Bear Valley Creek; Year = 2002. temp_90 scaled to mean = 0, SD = 1.</w:t>
            </w:r>
          </w:p>
        </w:tc>
      </w:tr>
      <w:tr w:rsidR="00DA742D" w14:paraId="320DCDEE" w14:textId="77777777" w:rsidTr="00E528E3">
        <w:trPr>
          <w:cantSplit/>
          <w:jc w:val="center"/>
        </w:trPr>
        <w:tc>
          <w:tcPr>
            <w:tcW w:w="0" w:type="auto"/>
            <w:gridSpan w:val="4"/>
          </w:tcPr>
          <w:p w14:paraId="3220DEBD" w14:textId="77777777" w:rsidR="00DA742D" w:rsidRDefault="00DA742D" w:rsidP="007E4777">
            <w:pPr>
              <w:keepNext/>
              <w:spacing w:after="60"/>
            </w:pPr>
            <w:r>
              <w:rPr>
                <w:rFonts w:ascii="Calibri" w:hAnsi="Calibri"/>
                <w:i/>
                <w:sz w:val="20"/>
                <w:vertAlign w:val="superscript"/>
              </w:rPr>
              <w:t>2</w:t>
            </w:r>
            <w:r>
              <w:rPr>
                <w:rFonts w:ascii="Calibri" w:hAnsi="Calibri"/>
                <w:sz w:val="20"/>
              </w:rPr>
              <w:t>Natural spline basis terms (</w:t>
            </w:r>
            <w:proofErr w:type="spellStart"/>
            <w:r>
              <w:rPr>
                <w:rFonts w:ascii="Calibri" w:hAnsi="Calibri"/>
                <w:sz w:val="20"/>
              </w:rPr>
              <w:t>df</w:t>
            </w:r>
            <w:proofErr w:type="spellEnd"/>
            <w:r>
              <w:rPr>
                <w:rFonts w:ascii="Calibri" w:hAnsi="Calibri"/>
                <w:sz w:val="20"/>
              </w:rPr>
              <w:t xml:space="preserve"> = 3) are not individually interpretable; see Figure 5 for the estimated temperature–spawn timing relationship.</w:t>
            </w:r>
          </w:p>
        </w:tc>
      </w:tr>
    </w:tbl>
    <w:p w14:paraId="5FD1E575" w14:textId="77777777" w:rsidR="00DA742D" w:rsidRDefault="00DA742D" w:rsidP="007E4777">
      <w:r>
        <w:br w:type="page"/>
      </w:r>
    </w:p>
    <w:p w14:paraId="54087D9D" w14:textId="77777777" w:rsidR="00B813EE" w:rsidRPr="00613FB6" w:rsidRDefault="00B813EE" w:rsidP="007E4777"/>
    <w:p w14:paraId="3CA3EF4C" w14:textId="423976EF" w:rsidR="00B813EE" w:rsidRPr="00613FB6" w:rsidRDefault="00B813EE" w:rsidP="007E4777">
      <w:r w:rsidRPr="00613FB6">
        <w:rPr>
          <w:noProof/>
        </w:rPr>
        <w:drawing>
          <wp:inline distT="0" distB="0" distL="0" distR="0" wp14:anchorId="79427346" wp14:editId="20A1639B">
            <wp:extent cx="5932319" cy="4584065"/>
            <wp:effectExtent l="0" t="0" r="0" b="6985"/>
            <wp:docPr id="1386237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37079"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932319" cy="4584065"/>
                    </a:xfrm>
                    <a:prstGeom prst="rect">
                      <a:avLst/>
                    </a:prstGeom>
                    <a:noFill/>
                    <a:ln>
                      <a:noFill/>
                    </a:ln>
                  </pic:spPr>
                </pic:pic>
              </a:graphicData>
            </a:graphic>
          </wp:inline>
        </w:drawing>
      </w:r>
      <w:r w:rsidRPr="00613FB6">
        <w:t xml:space="preserve">Figure 1. Middle Fork Salmon River watershed illustrating major tributaries and locations of georeferenced Chinook </w:t>
      </w:r>
      <w:r w:rsidR="00B03E79">
        <w:t>s</w:t>
      </w:r>
      <w:r w:rsidRPr="00613FB6">
        <w:t xml:space="preserve">almon redds from 2002 to 2005 (count of redds per stream given in parentheses). Point locations were dissolved for visualization. </w:t>
      </w:r>
    </w:p>
    <w:p w14:paraId="382A8DC4" w14:textId="77777777" w:rsidR="00B813EE" w:rsidRPr="00613FB6" w:rsidRDefault="00B813EE" w:rsidP="007E4777">
      <w:pPr>
        <w:spacing w:after="240"/>
      </w:pPr>
    </w:p>
    <w:p w14:paraId="419A683D" w14:textId="77777777" w:rsidR="00B813EE" w:rsidRPr="00613FB6" w:rsidRDefault="00B813EE" w:rsidP="007E4777">
      <w:pPr>
        <w:spacing w:after="240"/>
      </w:pPr>
    </w:p>
    <w:p w14:paraId="5C13ECB4" w14:textId="114906E7" w:rsidR="00B813EE" w:rsidRPr="00613FB6" w:rsidRDefault="00B813EE" w:rsidP="007E4777">
      <w:pPr>
        <w:rPr>
          <w:bCs/>
        </w:rPr>
      </w:pPr>
      <w:r w:rsidRPr="00613FB6">
        <w:rPr>
          <w:bCs/>
        </w:rPr>
        <w:br w:type="page"/>
      </w:r>
      <w:r w:rsidRPr="00613FB6">
        <w:rPr>
          <w:bCs/>
          <w:noProof/>
        </w:rPr>
        <w:lastRenderedPageBreak/>
        <w:drawing>
          <wp:inline distT="0" distB="0" distL="0" distR="0" wp14:anchorId="46B81695" wp14:editId="6E5EBF76">
            <wp:extent cx="5937885" cy="4948237"/>
            <wp:effectExtent l="0" t="0" r="5715" b="5080"/>
            <wp:docPr id="530906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06805"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937885" cy="4948237"/>
                    </a:xfrm>
                    <a:prstGeom prst="rect">
                      <a:avLst/>
                    </a:prstGeom>
                    <a:noFill/>
                    <a:ln>
                      <a:noFill/>
                    </a:ln>
                  </pic:spPr>
                </pic:pic>
              </a:graphicData>
            </a:graphic>
          </wp:inline>
        </w:drawing>
      </w:r>
    </w:p>
    <w:p w14:paraId="036C9B39" w14:textId="0A80975C" w:rsidR="00B813EE" w:rsidRPr="00613FB6" w:rsidRDefault="00B813EE" w:rsidP="007E4777">
      <w:pPr>
        <w:spacing w:after="240"/>
        <w:rPr>
          <w:bCs/>
        </w:rPr>
      </w:pPr>
      <w:r w:rsidRPr="00613FB6">
        <w:rPr>
          <w:bCs/>
        </w:rPr>
        <w:t xml:space="preserve">Figure 2: Histogram and density of Chinook salmon spawn timing across all streams and years (A), by stream (B), and by year (C). In panel (A), the histogram and kernel density illustrate the overall distribution of spawn dates; vertical-colored lines illustrate year-specific means, and the black </w:t>
      </w:r>
      <w:r w:rsidR="00B03E79">
        <w:rPr>
          <w:bCs/>
        </w:rPr>
        <w:t xml:space="preserve">dashed </w:t>
      </w:r>
      <w:r w:rsidRPr="00613FB6">
        <w:rPr>
          <w:bCs/>
        </w:rPr>
        <w:t>line depicts the global mean. Spawn timing was generally unimodal, peaking in late August to early September.</w:t>
      </w:r>
    </w:p>
    <w:p w14:paraId="3F144A87" w14:textId="77777777" w:rsidR="00B813EE" w:rsidRPr="00613FB6" w:rsidRDefault="00B813EE" w:rsidP="007E4777">
      <w:r w:rsidRPr="00613FB6">
        <w:br w:type="page"/>
      </w:r>
    </w:p>
    <w:p w14:paraId="383990E8" w14:textId="7829707C" w:rsidR="00B813EE" w:rsidRPr="00613FB6" w:rsidRDefault="001D6C6F" w:rsidP="007E4777">
      <w:pPr>
        <w:spacing w:after="240"/>
        <w:rPr>
          <w:bCs/>
        </w:rPr>
      </w:pPr>
      <w:r w:rsidRPr="00613FB6">
        <w:rPr>
          <w:noProof/>
        </w:rPr>
        <w:lastRenderedPageBreak/>
        <w:drawing>
          <wp:inline distT="0" distB="0" distL="0" distR="0" wp14:anchorId="66D7A0CB" wp14:editId="453868F6">
            <wp:extent cx="5943270" cy="5407660"/>
            <wp:effectExtent l="0" t="0" r="635" b="2540"/>
            <wp:docPr id="9457559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55913"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943270" cy="5407660"/>
                    </a:xfrm>
                    <a:prstGeom prst="rect">
                      <a:avLst/>
                    </a:prstGeom>
                    <a:noFill/>
                    <a:ln>
                      <a:noFill/>
                    </a:ln>
                  </pic:spPr>
                </pic:pic>
              </a:graphicData>
            </a:graphic>
          </wp:inline>
        </w:drawing>
      </w:r>
    </w:p>
    <w:p w14:paraId="5CC47932" w14:textId="71070F6A" w:rsidR="008E7E0C" w:rsidRDefault="00B813EE" w:rsidP="007E4777">
      <w:pPr>
        <w:rPr>
          <w:bCs/>
        </w:rPr>
      </w:pPr>
      <w:r w:rsidRPr="00613FB6">
        <w:rPr>
          <w:bCs/>
        </w:rPr>
        <w:t>Figure 3. Proportion of cumulative Chinook salmon redds over time (day of year) across years (2002–2005) and streams. Each line represents a different year, denot</w:t>
      </w:r>
      <w:r w:rsidR="008E7E0C">
        <w:rPr>
          <w:bCs/>
        </w:rPr>
        <w:t>ed by color</w:t>
      </w:r>
      <w:r w:rsidRPr="00613FB6">
        <w:rPr>
          <w:bCs/>
        </w:rPr>
        <w:t>. Stream-specific panels illustrate temporal variation in the progression of spawning activity, as measured by cumulative redd counts normalized to the maximum value in each stream-year combination.</w:t>
      </w:r>
      <w:r w:rsidR="008B17E6">
        <w:rPr>
          <w:bCs/>
        </w:rPr>
        <w:t xml:space="preserve"> From 2003-2005, only 2, 1, and 2 redd surveys, respectively</w:t>
      </w:r>
      <w:r w:rsidR="00CE7D9D">
        <w:rPr>
          <w:bCs/>
        </w:rPr>
        <w:t>,</w:t>
      </w:r>
      <w:r w:rsidR="008B17E6">
        <w:rPr>
          <w:bCs/>
        </w:rPr>
        <w:t xml:space="preserve"> were completed in Marsh Creek.</w:t>
      </w:r>
    </w:p>
    <w:p w14:paraId="453F503B" w14:textId="792FFAA2" w:rsidR="00B813EE" w:rsidRPr="00613FB6" w:rsidRDefault="00B813EE" w:rsidP="007E4777">
      <w:pPr>
        <w:rPr>
          <w:bCs/>
        </w:rPr>
      </w:pPr>
      <w:r w:rsidRPr="00613FB6">
        <w:rPr>
          <w:bCs/>
        </w:rPr>
        <w:br w:type="page"/>
      </w:r>
    </w:p>
    <w:p w14:paraId="4E6146D0" w14:textId="5C49D793" w:rsidR="001D6C6F" w:rsidRPr="00613FB6" w:rsidRDefault="001D6C6F" w:rsidP="007E4777">
      <w:pPr>
        <w:spacing w:after="240"/>
        <w:rPr>
          <w:bCs/>
        </w:rPr>
      </w:pPr>
      <w:r w:rsidRPr="00613FB6">
        <w:rPr>
          <w:bCs/>
          <w:noProof/>
        </w:rPr>
        <w:lastRenderedPageBreak/>
        <w:drawing>
          <wp:inline distT="0" distB="0" distL="0" distR="0" wp14:anchorId="2D78B1CA" wp14:editId="1C841023">
            <wp:extent cx="5943600" cy="5943600"/>
            <wp:effectExtent l="0" t="0" r="0" b="0"/>
            <wp:docPr id="15470982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98271"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p>
    <w:p w14:paraId="28E2C29D" w14:textId="7D2EE16F" w:rsidR="001D6C6F" w:rsidRPr="00613FB6" w:rsidRDefault="001D6C6F" w:rsidP="007E4777">
      <w:pPr>
        <w:spacing w:after="240"/>
        <w:rPr>
          <w:bCs/>
        </w:rPr>
      </w:pPr>
      <w:r w:rsidRPr="00613FB6">
        <w:rPr>
          <w:bCs/>
        </w:rPr>
        <w:t xml:space="preserve">Figure 4. Predicted mean spawn dates by stream (A), year (B) and stream and year (C), from the final mixed-effects model. Black points with black lines (A, B), and colored points with horizontal lines (C) represent estimated marginal means and 95% confidence intervals. Boxplots in panels A and B </w:t>
      </w:r>
      <w:r w:rsidR="008E7E0C">
        <w:rPr>
          <w:bCs/>
        </w:rPr>
        <w:t>illustrate</w:t>
      </w:r>
      <w:r w:rsidRPr="00613FB6">
        <w:rPr>
          <w:bCs/>
        </w:rPr>
        <w:t xml:space="preserve"> the distribution of observed redd counts by group, with individual data points in grey. The modeled predictions represent marginal means accounting for fixed effects and averaged over random effects.</w:t>
      </w:r>
      <w:r w:rsidRPr="00613FB6">
        <w:rPr>
          <w:bCs/>
        </w:rPr>
        <w:br w:type="page"/>
      </w:r>
    </w:p>
    <w:p w14:paraId="024C0EB3" w14:textId="3C6FD247" w:rsidR="00B813EE" w:rsidRPr="00613FB6" w:rsidRDefault="00B813EE" w:rsidP="007E4777">
      <w:pPr>
        <w:spacing w:after="240"/>
        <w:rPr>
          <w:bCs/>
        </w:rPr>
      </w:pPr>
      <w:r w:rsidRPr="00613FB6">
        <w:rPr>
          <w:bCs/>
          <w:noProof/>
        </w:rPr>
        <w:lastRenderedPageBreak/>
        <w:drawing>
          <wp:inline distT="0" distB="0" distL="0" distR="0" wp14:anchorId="39B531D6" wp14:editId="14D07779">
            <wp:extent cx="5931003" cy="4453255"/>
            <wp:effectExtent l="0" t="0" r="0" b="4445"/>
            <wp:docPr id="597792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92322"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931003" cy="4453255"/>
                    </a:xfrm>
                    <a:prstGeom prst="rect">
                      <a:avLst/>
                    </a:prstGeom>
                    <a:noFill/>
                    <a:ln>
                      <a:noFill/>
                    </a:ln>
                  </pic:spPr>
                </pic:pic>
              </a:graphicData>
            </a:graphic>
          </wp:inline>
        </w:drawing>
      </w:r>
    </w:p>
    <w:p w14:paraId="3ADC8A5F" w14:textId="77777777" w:rsidR="00B813EE" w:rsidRPr="00613FB6" w:rsidRDefault="00B813EE" w:rsidP="007E4777">
      <w:pPr>
        <w:rPr>
          <w:bCs/>
        </w:rPr>
      </w:pPr>
      <w:r w:rsidRPr="00613FB6">
        <w:rPr>
          <w:bCs/>
        </w:rPr>
        <w:t>Figure 5. Predicted relationship between spawn timing and 90-day pre-spawn mean temperature by stream and year. Lines represent model predictions from the final mixed-effects model. Colored points illustrate observed spawn timing, shaded ribbons represent 95% confidence intervals for predictions.</w:t>
      </w:r>
    </w:p>
    <w:p w14:paraId="776E2AA5" w14:textId="77777777" w:rsidR="00B813EE" w:rsidRPr="00613FB6" w:rsidRDefault="00B813EE" w:rsidP="007E4777">
      <w:pPr>
        <w:rPr>
          <w:bCs/>
        </w:rPr>
      </w:pPr>
      <w:r w:rsidRPr="00613FB6">
        <w:rPr>
          <w:bCs/>
        </w:rPr>
        <w:br w:type="page"/>
      </w:r>
    </w:p>
    <w:p w14:paraId="5B394223" w14:textId="26CB906F" w:rsidR="00B813EE" w:rsidRPr="00613FB6" w:rsidRDefault="00802909" w:rsidP="007E4777">
      <w:pPr>
        <w:spacing w:after="240"/>
        <w:rPr>
          <w:bCs/>
        </w:rPr>
      </w:pPr>
      <w:r>
        <w:rPr>
          <w:bCs/>
          <w:noProof/>
        </w:rPr>
        <w:lastRenderedPageBreak/>
        <w:drawing>
          <wp:inline distT="0" distB="0" distL="0" distR="0" wp14:anchorId="45AD850F" wp14:editId="54CD3BA8">
            <wp:extent cx="5943600" cy="7633970"/>
            <wp:effectExtent l="0" t="0" r="0" b="5080"/>
            <wp:docPr id="121162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7633970"/>
                    </a:xfrm>
                    <a:prstGeom prst="rect">
                      <a:avLst/>
                    </a:prstGeom>
                    <a:noFill/>
                    <a:ln>
                      <a:noFill/>
                    </a:ln>
                  </pic:spPr>
                </pic:pic>
              </a:graphicData>
            </a:graphic>
          </wp:inline>
        </w:drawing>
      </w:r>
    </w:p>
    <w:p w14:paraId="4E456082" w14:textId="7FA26763" w:rsidR="00B813EE" w:rsidRPr="00613FB6" w:rsidRDefault="00B813EE" w:rsidP="007E4777">
      <w:pPr>
        <w:spacing w:after="240"/>
        <w:rPr>
          <w:bCs/>
        </w:rPr>
      </w:pPr>
      <w:r w:rsidRPr="00613FB6">
        <w:rPr>
          <w:bCs/>
        </w:rPr>
        <w:t xml:space="preserve">Figure 6: </w:t>
      </w:r>
      <w:r w:rsidR="00802909" w:rsidRPr="00802909">
        <w:rPr>
          <w:bCs/>
        </w:rPr>
        <w:t xml:space="preserve">Reach-level (COMID) variation in random intercepts, random slopes, and predicted spawn timing relationships from the final mixed-effects model. (A) Boxplots of random </w:t>
      </w:r>
      <w:r w:rsidR="00802909" w:rsidRPr="00802909">
        <w:rPr>
          <w:bCs/>
        </w:rPr>
        <w:lastRenderedPageBreak/>
        <w:t>intercepts by stream, representing reach-level deviations in baseline spawn timing after accounting for fixed effects (temperature, stream identity, and year); positive values indicate later-than-expected spawning, negative values indicate earlier-than-expected spawning. (B) Boxplots of random slopes by stream, representing reach-level deviations in thermal sensitivity (responsiveness of spawn timing to 90-day antecedent temperature); larger positive values indicate stronger temperature dependence. Points in A and B represent individual stream reaches (COMIDs). (C) Correlation between random intercepts and random slopes across all COMIDs, colored by stream. The strong negative relationship (ρ = −0.83) indicates that reaches with earlier baseline spawn timing exhibit greater thermal sensitivity. The line represents a linear fit with 95% confidence interval. (D) Predicted temperature–spawn timing relationships for individual COMIDs (colored lines, colored by stream) and the population mean response (black line with 95% confidence interval).</w:t>
      </w:r>
      <w:r w:rsidR="00802909">
        <w:rPr>
          <w:bCs/>
        </w:rPr>
        <w:t xml:space="preserve"> </w:t>
      </w:r>
    </w:p>
    <w:p w14:paraId="01F840A3" w14:textId="77777777" w:rsidR="004C5970" w:rsidRPr="00B813EE" w:rsidRDefault="004C5970" w:rsidP="007E4777"/>
    <w:sectPr w:rsidR="004C5970" w:rsidRPr="00B813EE" w:rsidSect="00B46569">
      <w:footerReference w:type="default" r:id="rId20"/>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9" w:author="Isaak, Daniel - FS, ID" w:date="2026-03-23T13:32:00Z" w:initials="IDFI">
    <w:p w14:paraId="1DE0D476" w14:textId="77777777" w:rsidR="00AF1940" w:rsidRDefault="00AF1940" w:rsidP="00AF1940">
      <w:pPr>
        <w:pStyle w:val="CommentText"/>
      </w:pPr>
      <w:r>
        <w:rPr>
          <w:rStyle w:val="CommentReference"/>
        </w:rPr>
        <w:annotationRef/>
      </w:r>
      <w:r>
        <w:t>Another important result to report somewhere in here are the model estimates of when spawning actually occurs and the range in dates among sites across the network. These bits of information give readers something tangible about phenology and spawning portfolios</w:t>
      </w:r>
    </w:p>
  </w:comment>
  <w:comment w:id="30" w:author="Isaak, Daniel - FS, ID" w:date="2026-03-23T13:23:00Z" w:initials="IDFI">
    <w:p w14:paraId="1F9E25AA" w14:textId="40C39650" w:rsidR="00BD59C5" w:rsidRDefault="00BD59C5" w:rsidP="00BD59C5">
      <w:pPr>
        <w:pStyle w:val="CommentText"/>
      </w:pPr>
      <w:r>
        <w:rPr>
          <w:rStyle w:val="CommentReference"/>
        </w:rPr>
        <w:annotationRef/>
      </w:r>
      <w:r>
        <w:t>I assume this is true due to the importance of temperature in the models but it needs to be confirmed by reporting the average antecedent temperatures somewhere in the methods section. It’d also be good to have that info and the annual summer flow values to provide readers a sense of interannual climatic variation the data encompass</w:t>
      </w:r>
    </w:p>
  </w:comment>
  <w:comment w:id="79" w:author="Thurow, Russ - FS, ID" w:date="2026-03-31T09:12:00Z" w:initials="RT">
    <w:p w14:paraId="4C8B999F" w14:textId="77777777" w:rsidR="00AC6657" w:rsidRDefault="00AC6657" w:rsidP="00AC6657">
      <w:pPr>
        <w:pStyle w:val="CommentText"/>
      </w:pPr>
      <w:r>
        <w:rPr>
          <w:rStyle w:val="CommentReference"/>
        </w:rPr>
        <w:annotationRef/>
      </w:r>
      <w:r>
        <w:t>Bryan: please insert these ranges.</w:t>
      </w:r>
    </w:p>
  </w:comment>
  <w:comment w:id="88" w:author="Isaak, Daniel - FS, ID" w:date="2026-03-24T15:10:00Z" w:initials="IDFI">
    <w:p w14:paraId="7E1F5285" w14:textId="4D8EA526" w:rsidR="00E23288" w:rsidRDefault="00E65959" w:rsidP="00E23288">
      <w:pPr>
        <w:pStyle w:val="CommentText"/>
      </w:pPr>
      <w:r>
        <w:rPr>
          <w:rStyle w:val="CommentReference"/>
        </w:rPr>
        <w:annotationRef/>
      </w:r>
      <w:r w:rsidR="00E23288">
        <w:t xml:space="preserve">We never specify what the mechanisms for including these variables nor do we provide supporting citations. The relevance of water temperature can be inferred from the introduction but that’s not the case for the remaining variables. For example, if elevation is assumed to be a proxy for temperature, it probably shouldn’t be included in the same model with temperature. But if elevation is assumed to provide a measure of distance rather than temperature it could be. In that case, the negative effect of elevation in m26 would make sense. </w:t>
      </w:r>
    </w:p>
    <w:p w14:paraId="56EC1CFB" w14:textId="77777777" w:rsidR="00E23288" w:rsidRDefault="00E23288" w:rsidP="00E23288">
      <w:pPr>
        <w:pStyle w:val="CommentText"/>
      </w:pPr>
      <w:r>
        <w:t>Beyond that, the justifications for reach slope and discharge aren’t clear either. It wouldn’t be too hard to posit a relationship with discharge because annual flow conditions should affect when adults arrive on the spawning grounds. In an especially high flow year, the adults could be predicted to arrive later and build redds later. But I’m not sure what to say about reach slope and how that would be expected to affect redd completion date</w:t>
      </w:r>
    </w:p>
  </w:comment>
  <w:comment w:id="92" w:author="Isaak, Daniel - FS, ID" w:date="2026-03-24T16:02:00Z" w:initials="IDFI">
    <w:p w14:paraId="4DA22470" w14:textId="2F6F8256" w:rsidR="00405939" w:rsidRDefault="00405939" w:rsidP="00405939">
      <w:pPr>
        <w:pStyle w:val="CommentText"/>
      </w:pPr>
      <w:r>
        <w:rPr>
          <w:rStyle w:val="CommentReference"/>
        </w:rPr>
        <w:annotationRef/>
      </w:r>
      <w:r>
        <w:t>Can figure A1.6 be reformatted to show temperature traces for individual years like A1.8 which shows discharge? It would be useful to know which years were warmer/cooler than others</w:t>
      </w:r>
    </w:p>
  </w:comment>
  <w:comment w:id="136" w:author="Isaak, Daniel - FS, ID" w:date="2026-03-24T15:20:00Z" w:initials="IDFI">
    <w:p w14:paraId="55E5A8EF" w14:textId="3F5DCB5A" w:rsidR="00551111" w:rsidRDefault="00551111" w:rsidP="00551111">
      <w:pPr>
        <w:pStyle w:val="CommentText"/>
      </w:pPr>
      <w:r>
        <w:rPr>
          <w:rStyle w:val="CommentReference"/>
        </w:rPr>
        <w:annotationRef/>
      </w:r>
      <w:r>
        <w:t>See previous comment regarding the lack of a slope mechanism. I think we just drop it altogether unless a logical reason is developed for why it was included initially.</w:t>
      </w:r>
    </w:p>
  </w:comment>
  <w:comment w:id="166" w:author="Isaak, Daniel - FS, ID" w:date="2026-03-25T15:16:00Z" w:initials="IDFI">
    <w:p w14:paraId="76AE9634" w14:textId="77777777" w:rsidR="009F7533" w:rsidRDefault="009F7533" w:rsidP="009F7533">
      <w:pPr>
        <w:pStyle w:val="CommentText"/>
      </w:pPr>
      <w:r>
        <w:rPr>
          <w:rStyle w:val="CommentReference"/>
        </w:rPr>
        <w:annotationRef/>
      </w:r>
      <w:r>
        <w:t>See comment below regarding interactions</w:t>
      </w:r>
    </w:p>
  </w:comment>
  <w:comment w:id="163" w:author="Isaak, Daniel - FS, ID" w:date="2026-03-24T15:56:00Z" w:initials="IDFI">
    <w:p w14:paraId="51C1F692" w14:textId="25B487B7" w:rsidR="008855B3" w:rsidRDefault="00081279" w:rsidP="008855B3">
      <w:pPr>
        <w:pStyle w:val="CommentText"/>
      </w:pPr>
      <w:r>
        <w:rPr>
          <w:rStyle w:val="CommentReference"/>
        </w:rPr>
        <w:annotationRef/>
      </w:r>
      <w:r w:rsidR="008855B3">
        <w:t xml:space="preserve">This needs to be shortened and stated more generally for better suitability in the methods section, providing some reference to the basic sequence of model selection (i.e., initial model selection, targeted model selection, temperature functional form) as described in the appendix. </w:t>
      </w:r>
    </w:p>
    <w:p w14:paraId="58D47F4C" w14:textId="77777777" w:rsidR="008855B3" w:rsidRDefault="008855B3" w:rsidP="008855B3">
      <w:pPr>
        <w:pStyle w:val="CommentText"/>
      </w:pPr>
      <w:r>
        <w:t xml:space="preserve">Then circle back to some of these details in the results section as needed to help guide readers through the results and land on the final model </w:t>
      </w:r>
    </w:p>
  </w:comment>
  <w:comment w:id="203" w:author="Isaak, Daniel - FS, ID" w:date="2026-03-24T17:08:00Z" w:initials="IDFI">
    <w:p w14:paraId="69B85BDA" w14:textId="77777777" w:rsidR="00B62676" w:rsidRDefault="00B62676" w:rsidP="00B62676">
      <w:pPr>
        <w:pStyle w:val="CommentText"/>
      </w:pPr>
      <w:r>
        <w:rPr>
          <w:rStyle w:val="CommentReference"/>
        </w:rPr>
        <w:annotationRef/>
      </w:r>
      <w:r>
        <w:t xml:space="preserve">As noted in a comment above, a negative effect of elevation could make sense if it’s representing a measure of distance over and above the effect of stream temperature already in the model. </w:t>
      </w:r>
    </w:p>
    <w:p w14:paraId="3461FAD5" w14:textId="77777777" w:rsidR="00B62676" w:rsidRDefault="00B62676" w:rsidP="00B62676">
      <w:pPr>
        <w:pStyle w:val="CommentText"/>
      </w:pPr>
      <w:r>
        <w:t>The various possibilities should be discussed and laid out as a priori expectations backed by literature citations in an earlier section to guide the subsequent analysis and interpretation of results. Otherwise, things can start to seem a bit ad hoc and reactive</w:t>
      </w:r>
    </w:p>
  </w:comment>
  <w:comment w:id="210" w:author="Isaak, Daniel - FS, ID" w:date="2026-03-24T17:16:00Z" w:initials="IDFI">
    <w:p w14:paraId="1CD14C4D" w14:textId="77777777" w:rsidR="009B36AF" w:rsidRDefault="009B36AF" w:rsidP="009B36AF">
      <w:pPr>
        <w:pStyle w:val="CommentText"/>
      </w:pPr>
      <w:r>
        <w:rPr>
          <w:rStyle w:val="CommentReference"/>
        </w:rPr>
        <w:annotationRef/>
      </w:r>
      <w:r>
        <w:t xml:space="preserve">But isn’t a reach-level random effect replacing something that may be more ecologically interpretable with more of a black box? </w:t>
      </w:r>
    </w:p>
  </w:comment>
  <w:comment w:id="211" w:author="Isaak, Daniel - FS, ID" w:date="2026-03-24T17:22:00Z" w:initials="IDFI">
    <w:p w14:paraId="73870219" w14:textId="77777777" w:rsidR="009F7533" w:rsidRDefault="008B299C" w:rsidP="009F7533">
      <w:pPr>
        <w:pStyle w:val="CommentText"/>
      </w:pPr>
      <w:r>
        <w:rPr>
          <w:rStyle w:val="CommentReference"/>
        </w:rPr>
        <w:annotationRef/>
      </w:r>
      <w:r w:rsidR="009F7533">
        <w:t>Does this need to be a separate step from the previous selection step? If not, it seems simpler to include a few models with splines in the main A3.1 table</w:t>
      </w:r>
    </w:p>
  </w:comment>
  <w:comment w:id="212" w:author="Isaak, Daniel - FS, ID" w:date="2026-03-24T17:28:00Z" w:initials="IDFI">
    <w:p w14:paraId="1D1F1794" w14:textId="03755FD2" w:rsidR="00157B1E" w:rsidRDefault="00157B1E" w:rsidP="00157B1E">
      <w:pPr>
        <w:pStyle w:val="CommentText"/>
      </w:pPr>
      <w:r>
        <w:rPr>
          <w:rStyle w:val="CommentReference"/>
        </w:rPr>
        <w:annotationRef/>
      </w:r>
      <w:r>
        <w:t>It would be better to set this up with some discussion of theoretical expectations around line 596 as to why spline curves might provide a better representation of spawn timing than quadratic. Otherwise, it starts to seem like we’re data dredging the further we go in the analysis—for pretty small overall returns.</w:t>
      </w:r>
    </w:p>
  </w:comment>
  <w:comment w:id="216" w:author="Isaak, Daniel - FS, ID" w:date="2026-03-24T17:37:00Z" w:initials="IDFI">
    <w:p w14:paraId="4C0A075F" w14:textId="77777777" w:rsidR="0035024C" w:rsidRDefault="0035024C" w:rsidP="0035024C">
      <w:pPr>
        <w:pStyle w:val="CommentText"/>
      </w:pPr>
      <w:r>
        <w:rPr>
          <w:rStyle w:val="CommentReference"/>
        </w:rPr>
        <w:annotationRef/>
      </w:r>
      <w:r>
        <w:t>Here again, there should be an ecological rational for expecting a significant interaction to justify testing for it. If there’s not, then don’t go there because coming up with posthoc explanations to subsequently discard models just contributes to the appearance of data dredging. I would delete this paragraph and related sections of the appendix</w:t>
      </w:r>
    </w:p>
  </w:comment>
  <w:comment w:id="219" w:author="Isaak, Daniel - FS, ID" w:date="2026-03-25T15:45:00Z" w:initials="IDFI">
    <w:p w14:paraId="2877BF93" w14:textId="77777777" w:rsidR="00F76B48" w:rsidRDefault="00F76B48" w:rsidP="00F76B48">
      <w:pPr>
        <w:pStyle w:val="CommentText"/>
      </w:pPr>
      <w:r>
        <w:rPr>
          <w:rStyle w:val="CommentReference"/>
        </w:rPr>
        <w:annotationRef/>
      </w:r>
      <w:r>
        <w:t xml:space="preserve">This is the most important result with direct ecological meaning so it should be reported earlier in the results section. Once readers understand this pattern, it provides context for other important fixed effect results associated with year, stream, etc. and the salient parts of the Population-level effects section should be moved up and integrated hereafter. </w:t>
      </w:r>
    </w:p>
    <w:p w14:paraId="741A8B67" w14:textId="77777777" w:rsidR="00F76B48" w:rsidRDefault="00F76B48" w:rsidP="00F76B48">
      <w:pPr>
        <w:pStyle w:val="CommentText"/>
      </w:pPr>
      <w:r>
        <w:t xml:space="preserve">The random effects make an important contribution but account for half the variance of the fixed effects and can be discussed last.  </w:t>
      </w:r>
    </w:p>
  </w:comment>
  <w:comment w:id="242" w:author="Isaak, Daniel - FS, ID" w:date="2026-03-25T15:21:00Z" w:initials="IDFI">
    <w:p w14:paraId="2609DF26" w14:textId="50081489" w:rsidR="009F7533" w:rsidRDefault="009F7533" w:rsidP="009F7533">
      <w:pPr>
        <w:pStyle w:val="CommentText"/>
      </w:pPr>
      <w:r>
        <w:rPr>
          <w:rStyle w:val="CommentReference"/>
        </w:rPr>
        <w:annotationRef/>
      </w:r>
      <w:r>
        <w:t>Mention model diagnostic tests in the Methods section so readers know they’re being performed. Then move these details, which are tengential to the important results, to the appendices</w:t>
      </w:r>
    </w:p>
  </w:comment>
  <w:comment w:id="244" w:author="Isaak, Daniel - FS, ID" w:date="2026-03-25T15:28:00Z" w:initials="IDFI">
    <w:p w14:paraId="6E0E6602" w14:textId="77777777" w:rsidR="008D1979" w:rsidRDefault="008D1979" w:rsidP="008D1979">
      <w:pPr>
        <w:pStyle w:val="CommentText"/>
      </w:pPr>
      <w:r>
        <w:rPr>
          <w:rStyle w:val="CommentReference"/>
        </w:rPr>
        <w:annotationRef/>
      </w:r>
      <w:r>
        <w:t>Any reason for this? Were average 90-day stream temperatures generally warmer over the four year period?</w:t>
      </w:r>
    </w:p>
  </w:comment>
  <w:comment w:id="250" w:author="Thurow, Russ - FS, ID" w:date="2026-03-31T11:06:00Z" w:initials="RT">
    <w:p w14:paraId="2D486864" w14:textId="77777777" w:rsidR="004B6F11" w:rsidRDefault="004B6F11" w:rsidP="004B6F11">
      <w:pPr>
        <w:pStyle w:val="CommentText"/>
      </w:pPr>
      <w:r>
        <w:rPr>
          <w:rStyle w:val="CommentReference"/>
        </w:rPr>
        <w:annotationRef/>
      </w:r>
      <w:r>
        <w:t>John B edited this paragraph and I accepted his edits. The last sentence might fit better in the Discussion beginning on line 435 = “The geomorphic …..</w:t>
      </w:r>
    </w:p>
  </w:comment>
  <w:comment w:id="256" w:author="Thurow, Russ - FS, ID" w:date="2026-03-31T09:21:00Z" w:initials="RT">
    <w:p w14:paraId="2C8F2B44" w14:textId="5F89CF75" w:rsidR="00AD5947" w:rsidRDefault="007E2B6D" w:rsidP="00AD5947">
      <w:pPr>
        <w:pStyle w:val="CommentText"/>
      </w:pPr>
      <w:r>
        <w:rPr>
          <w:rStyle w:val="CommentReference"/>
        </w:rPr>
        <w:annotationRef/>
      </w:r>
      <w:r w:rsidR="00AD5947">
        <w:t>Bryan:</w:t>
      </w:r>
    </w:p>
    <w:p w14:paraId="0B7B8D5F" w14:textId="77777777" w:rsidR="00AD5947" w:rsidRDefault="00AD5947" w:rsidP="00AD5947">
      <w:pPr>
        <w:pStyle w:val="CommentText"/>
      </w:pPr>
      <w:r>
        <w:t>Please accept the 7 references Dan and John inserted and add their live links</w:t>
      </w:r>
    </w:p>
    <w:p w14:paraId="72A0FC52" w14:textId="77777777" w:rsidR="00AD5947" w:rsidRDefault="00AD5947" w:rsidP="00AD5947">
      <w:pPr>
        <w:pStyle w:val="CommentText"/>
      </w:pPr>
      <w:r>
        <w:t>Thx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E0D476" w15:done="0"/>
  <w15:commentEx w15:paraId="1F9E25AA" w15:done="0"/>
  <w15:commentEx w15:paraId="4C8B999F" w15:done="0"/>
  <w15:commentEx w15:paraId="56EC1CFB" w15:done="0"/>
  <w15:commentEx w15:paraId="4DA22470" w15:done="0"/>
  <w15:commentEx w15:paraId="55E5A8EF" w15:done="0"/>
  <w15:commentEx w15:paraId="76AE9634" w15:done="0"/>
  <w15:commentEx w15:paraId="58D47F4C" w15:done="0"/>
  <w15:commentEx w15:paraId="3461FAD5" w15:done="0"/>
  <w15:commentEx w15:paraId="1CD14C4D" w15:done="0"/>
  <w15:commentEx w15:paraId="73870219" w15:done="0"/>
  <w15:commentEx w15:paraId="1D1F1794" w15:done="0"/>
  <w15:commentEx w15:paraId="4C0A075F" w15:done="0"/>
  <w15:commentEx w15:paraId="741A8B67" w15:done="0"/>
  <w15:commentEx w15:paraId="2609DF26" w15:done="0"/>
  <w15:commentEx w15:paraId="6E0E6602" w15:done="0"/>
  <w15:commentEx w15:paraId="2D486864" w15:done="0"/>
  <w15:commentEx w15:paraId="72A0FC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AE59714" w16cex:dateUtc="2026-03-23T19:32:00Z"/>
  <w16cex:commentExtensible w16cex:durableId="39AB2A9C" w16cex:dateUtc="2026-03-23T19:23:00Z"/>
  <w16cex:commentExtensible w16cex:durableId="2D760E63" w16cex:dateUtc="2026-03-31T15:12:00Z"/>
  <w16cex:commentExtensible w16cex:durableId="650F0F54" w16cex:dateUtc="2026-03-24T21:10:00Z"/>
  <w16cex:commentExtensible w16cex:durableId="0C66DFB4" w16cex:dateUtc="2026-03-24T22:02:00Z"/>
  <w16cex:commentExtensible w16cex:durableId="63FF8817" w16cex:dateUtc="2026-03-24T21:20:00Z"/>
  <w16cex:commentExtensible w16cex:durableId="27AC2BFD" w16cex:dateUtc="2026-03-25T21:16:00Z"/>
  <w16cex:commentExtensible w16cex:durableId="08DE9AF6" w16cex:dateUtc="2026-03-24T21:56:00Z"/>
  <w16cex:commentExtensible w16cex:durableId="45EFEA06" w16cex:dateUtc="2026-03-24T23:08:00Z"/>
  <w16cex:commentExtensible w16cex:durableId="52B66F4D" w16cex:dateUtc="2026-03-24T23:16:00Z"/>
  <w16cex:commentExtensible w16cex:durableId="39966BFE" w16cex:dateUtc="2026-03-24T23:22:00Z"/>
  <w16cex:commentExtensible w16cex:durableId="09073464" w16cex:dateUtc="2026-03-24T23:28:00Z"/>
  <w16cex:commentExtensible w16cex:durableId="799D05A4" w16cex:dateUtc="2026-03-24T23:37:00Z"/>
  <w16cex:commentExtensible w16cex:durableId="75A9F703" w16cex:dateUtc="2026-03-25T21:45:00Z"/>
  <w16cex:commentExtensible w16cex:durableId="53F24435" w16cex:dateUtc="2026-03-25T21:21:00Z"/>
  <w16cex:commentExtensible w16cex:durableId="62D8F0F6" w16cex:dateUtc="2026-03-25T21:28:00Z"/>
  <w16cex:commentExtensible w16cex:durableId="2D76294C" w16cex:dateUtc="2026-03-31T17:06:00Z"/>
  <w16cex:commentExtensible w16cex:durableId="2D7610B3" w16cex:dateUtc="2026-03-31T1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E0D476" w16cid:durableId="4AE59714"/>
  <w16cid:commentId w16cid:paraId="1F9E25AA" w16cid:durableId="39AB2A9C"/>
  <w16cid:commentId w16cid:paraId="4C8B999F" w16cid:durableId="2D760E63"/>
  <w16cid:commentId w16cid:paraId="56EC1CFB" w16cid:durableId="650F0F54"/>
  <w16cid:commentId w16cid:paraId="4DA22470" w16cid:durableId="0C66DFB4"/>
  <w16cid:commentId w16cid:paraId="55E5A8EF" w16cid:durableId="63FF8817"/>
  <w16cid:commentId w16cid:paraId="76AE9634" w16cid:durableId="27AC2BFD"/>
  <w16cid:commentId w16cid:paraId="58D47F4C" w16cid:durableId="08DE9AF6"/>
  <w16cid:commentId w16cid:paraId="3461FAD5" w16cid:durableId="45EFEA06"/>
  <w16cid:commentId w16cid:paraId="1CD14C4D" w16cid:durableId="52B66F4D"/>
  <w16cid:commentId w16cid:paraId="73870219" w16cid:durableId="39966BFE"/>
  <w16cid:commentId w16cid:paraId="1D1F1794" w16cid:durableId="09073464"/>
  <w16cid:commentId w16cid:paraId="4C0A075F" w16cid:durableId="799D05A4"/>
  <w16cid:commentId w16cid:paraId="741A8B67" w16cid:durableId="75A9F703"/>
  <w16cid:commentId w16cid:paraId="2609DF26" w16cid:durableId="53F24435"/>
  <w16cid:commentId w16cid:paraId="6E0E6602" w16cid:durableId="62D8F0F6"/>
  <w16cid:commentId w16cid:paraId="2D486864" w16cid:durableId="2D76294C"/>
  <w16cid:commentId w16cid:paraId="72A0FC52" w16cid:durableId="2D7610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76C4E" w14:textId="77777777" w:rsidR="008D1E34" w:rsidRDefault="008D1E34" w:rsidP="009A28AB">
      <w:r>
        <w:separator/>
      </w:r>
    </w:p>
  </w:endnote>
  <w:endnote w:type="continuationSeparator" w:id="0">
    <w:p w14:paraId="0C899D3B" w14:textId="77777777" w:rsidR="008D1E34" w:rsidRDefault="008D1E34" w:rsidP="009A2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4786510"/>
      <w:docPartObj>
        <w:docPartGallery w:val="Page Numbers (Bottom of Page)"/>
        <w:docPartUnique/>
      </w:docPartObj>
    </w:sdtPr>
    <w:sdtEndPr>
      <w:rPr>
        <w:noProof/>
      </w:rPr>
    </w:sdtEndPr>
    <w:sdtContent>
      <w:p w14:paraId="7362FE00" w14:textId="28306D30" w:rsidR="00A475BB" w:rsidRDefault="00A475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91821D" w14:textId="77777777" w:rsidR="00A475BB" w:rsidRDefault="00A47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F4595" w14:textId="77777777" w:rsidR="008D1E34" w:rsidRDefault="008D1E34" w:rsidP="009A28AB">
      <w:r>
        <w:separator/>
      </w:r>
    </w:p>
  </w:footnote>
  <w:footnote w:type="continuationSeparator" w:id="0">
    <w:p w14:paraId="4F2B81F9" w14:textId="77777777" w:rsidR="008D1E34" w:rsidRDefault="008D1E34" w:rsidP="009A28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A3635"/>
    <w:multiLevelType w:val="multilevel"/>
    <w:tmpl w:val="7CBC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57146"/>
    <w:multiLevelType w:val="multilevel"/>
    <w:tmpl w:val="9300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23D27"/>
    <w:multiLevelType w:val="hybridMultilevel"/>
    <w:tmpl w:val="6772F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62E54"/>
    <w:multiLevelType w:val="hybridMultilevel"/>
    <w:tmpl w:val="ACBEA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F84F68"/>
    <w:multiLevelType w:val="hybridMultilevel"/>
    <w:tmpl w:val="322C1994"/>
    <w:lvl w:ilvl="0" w:tplc="732240E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418CF"/>
    <w:multiLevelType w:val="hybridMultilevel"/>
    <w:tmpl w:val="B8E841D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EE0AEC"/>
    <w:multiLevelType w:val="multilevel"/>
    <w:tmpl w:val="793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F6B77"/>
    <w:multiLevelType w:val="multilevel"/>
    <w:tmpl w:val="F3E4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D0B32"/>
    <w:multiLevelType w:val="multilevel"/>
    <w:tmpl w:val="4D8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B2770"/>
    <w:multiLevelType w:val="multilevel"/>
    <w:tmpl w:val="5BE23F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D472E0"/>
    <w:multiLevelType w:val="multilevel"/>
    <w:tmpl w:val="7862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A12E0"/>
    <w:multiLevelType w:val="multilevel"/>
    <w:tmpl w:val="A8F8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3F1359"/>
    <w:multiLevelType w:val="hybridMultilevel"/>
    <w:tmpl w:val="E3CEEF6C"/>
    <w:lvl w:ilvl="0" w:tplc="BA8E4802">
      <w:start w:val="1"/>
      <w:numFmt w:val="decimal"/>
      <w:lvlText w:val="%1)"/>
      <w:lvlJc w:val="left"/>
      <w:pPr>
        <w:ind w:left="1020" w:hanging="360"/>
      </w:pPr>
    </w:lvl>
    <w:lvl w:ilvl="1" w:tplc="CDD2A414">
      <w:start w:val="1"/>
      <w:numFmt w:val="decimal"/>
      <w:lvlText w:val="%2)"/>
      <w:lvlJc w:val="left"/>
      <w:pPr>
        <w:ind w:left="1020" w:hanging="360"/>
      </w:pPr>
    </w:lvl>
    <w:lvl w:ilvl="2" w:tplc="256ACF2E">
      <w:start w:val="1"/>
      <w:numFmt w:val="decimal"/>
      <w:lvlText w:val="%3)"/>
      <w:lvlJc w:val="left"/>
      <w:pPr>
        <w:ind w:left="1020" w:hanging="360"/>
      </w:pPr>
    </w:lvl>
    <w:lvl w:ilvl="3" w:tplc="AD647C8A">
      <w:start w:val="1"/>
      <w:numFmt w:val="decimal"/>
      <w:lvlText w:val="%4)"/>
      <w:lvlJc w:val="left"/>
      <w:pPr>
        <w:ind w:left="1020" w:hanging="360"/>
      </w:pPr>
    </w:lvl>
    <w:lvl w:ilvl="4" w:tplc="32B83886">
      <w:start w:val="1"/>
      <w:numFmt w:val="decimal"/>
      <w:lvlText w:val="%5)"/>
      <w:lvlJc w:val="left"/>
      <w:pPr>
        <w:ind w:left="1020" w:hanging="360"/>
      </w:pPr>
    </w:lvl>
    <w:lvl w:ilvl="5" w:tplc="FF0624D0">
      <w:start w:val="1"/>
      <w:numFmt w:val="decimal"/>
      <w:lvlText w:val="%6)"/>
      <w:lvlJc w:val="left"/>
      <w:pPr>
        <w:ind w:left="1020" w:hanging="360"/>
      </w:pPr>
    </w:lvl>
    <w:lvl w:ilvl="6" w:tplc="A5C60C3E">
      <w:start w:val="1"/>
      <w:numFmt w:val="decimal"/>
      <w:lvlText w:val="%7)"/>
      <w:lvlJc w:val="left"/>
      <w:pPr>
        <w:ind w:left="1020" w:hanging="360"/>
      </w:pPr>
    </w:lvl>
    <w:lvl w:ilvl="7" w:tplc="FB0CBE98">
      <w:start w:val="1"/>
      <w:numFmt w:val="decimal"/>
      <w:lvlText w:val="%8)"/>
      <w:lvlJc w:val="left"/>
      <w:pPr>
        <w:ind w:left="1020" w:hanging="360"/>
      </w:pPr>
    </w:lvl>
    <w:lvl w:ilvl="8" w:tplc="494C6FF0">
      <w:start w:val="1"/>
      <w:numFmt w:val="decimal"/>
      <w:lvlText w:val="%9)"/>
      <w:lvlJc w:val="left"/>
      <w:pPr>
        <w:ind w:left="1020" w:hanging="360"/>
      </w:pPr>
    </w:lvl>
  </w:abstractNum>
  <w:abstractNum w:abstractNumId="13" w15:restartNumberingAfterBreak="0">
    <w:nsid w:val="3D0B1C9F"/>
    <w:multiLevelType w:val="hybridMultilevel"/>
    <w:tmpl w:val="B62EB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5D46A4"/>
    <w:multiLevelType w:val="hybridMultilevel"/>
    <w:tmpl w:val="F182C3D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D9F2EC0"/>
    <w:multiLevelType w:val="multilevel"/>
    <w:tmpl w:val="4AB0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0365E"/>
    <w:multiLevelType w:val="multilevel"/>
    <w:tmpl w:val="0588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8C4348"/>
    <w:multiLevelType w:val="multilevel"/>
    <w:tmpl w:val="C0BE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2070F"/>
    <w:multiLevelType w:val="hybridMultilevel"/>
    <w:tmpl w:val="B86CB53E"/>
    <w:lvl w:ilvl="0" w:tplc="9C4EC5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CA71C0"/>
    <w:multiLevelType w:val="hybridMultilevel"/>
    <w:tmpl w:val="11846A74"/>
    <w:lvl w:ilvl="0" w:tplc="2496FB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566DA8"/>
    <w:multiLevelType w:val="hybridMultilevel"/>
    <w:tmpl w:val="01C2C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5E32AF"/>
    <w:multiLevelType w:val="multilevel"/>
    <w:tmpl w:val="454245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AB7B30"/>
    <w:multiLevelType w:val="hybridMultilevel"/>
    <w:tmpl w:val="85707E22"/>
    <w:lvl w:ilvl="0" w:tplc="47B0AE7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EE2CF4"/>
    <w:multiLevelType w:val="hybridMultilevel"/>
    <w:tmpl w:val="2AF66F9E"/>
    <w:lvl w:ilvl="0" w:tplc="C250025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9A7190"/>
    <w:multiLevelType w:val="hybridMultilevel"/>
    <w:tmpl w:val="F84C0944"/>
    <w:lvl w:ilvl="0" w:tplc="F2DC6A7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2C4FB5"/>
    <w:multiLevelType w:val="multilevel"/>
    <w:tmpl w:val="2C7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83C89"/>
    <w:multiLevelType w:val="hybridMultilevel"/>
    <w:tmpl w:val="928C701C"/>
    <w:lvl w:ilvl="0" w:tplc="EB047C00">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3525FF"/>
    <w:multiLevelType w:val="multilevel"/>
    <w:tmpl w:val="DB1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CB2ABE"/>
    <w:multiLevelType w:val="hybridMultilevel"/>
    <w:tmpl w:val="3D402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E126CF"/>
    <w:multiLevelType w:val="multilevel"/>
    <w:tmpl w:val="39BC47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084877">
    <w:abstractNumId w:val="24"/>
  </w:num>
  <w:num w:numId="2" w16cid:durableId="1157654167">
    <w:abstractNumId w:val="5"/>
  </w:num>
  <w:num w:numId="3" w16cid:durableId="1025211225">
    <w:abstractNumId w:val="14"/>
  </w:num>
  <w:num w:numId="4" w16cid:durableId="845438008">
    <w:abstractNumId w:val="22"/>
  </w:num>
  <w:num w:numId="5" w16cid:durableId="253589103">
    <w:abstractNumId w:val="23"/>
  </w:num>
  <w:num w:numId="6" w16cid:durableId="458303623">
    <w:abstractNumId w:val="16"/>
  </w:num>
  <w:num w:numId="7" w16cid:durableId="2120447093">
    <w:abstractNumId w:val="10"/>
  </w:num>
  <w:num w:numId="8" w16cid:durableId="356388775">
    <w:abstractNumId w:val="28"/>
  </w:num>
  <w:num w:numId="9" w16cid:durableId="1373922446">
    <w:abstractNumId w:val="13"/>
  </w:num>
  <w:num w:numId="10" w16cid:durableId="1273200011">
    <w:abstractNumId w:val="20"/>
  </w:num>
  <w:num w:numId="11" w16cid:durableId="306714522">
    <w:abstractNumId w:val="0"/>
  </w:num>
  <w:num w:numId="12" w16cid:durableId="1549143880">
    <w:abstractNumId w:val="15"/>
  </w:num>
  <w:num w:numId="13" w16cid:durableId="616447367">
    <w:abstractNumId w:val="27"/>
  </w:num>
  <w:num w:numId="14" w16cid:durableId="243301157">
    <w:abstractNumId w:val="7"/>
  </w:num>
  <w:num w:numId="15" w16cid:durableId="502815774">
    <w:abstractNumId w:val="6"/>
  </w:num>
  <w:num w:numId="16" w16cid:durableId="1221596829">
    <w:abstractNumId w:val="17"/>
  </w:num>
  <w:num w:numId="17" w16cid:durableId="1472868876">
    <w:abstractNumId w:val="8"/>
  </w:num>
  <w:num w:numId="18" w16cid:durableId="68160716">
    <w:abstractNumId w:val="1"/>
  </w:num>
  <w:num w:numId="19" w16cid:durableId="971060962">
    <w:abstractNumId w:val="25"/>
  </w:num>
  <w:num w:numId="20" w16cid:durableId="2062248635">
    <w:abstractNumId w:val="3"/>
  </w:num>
  <w:num w:numId="21" w16cid:durableId="1748960328">
    <w:abstractNumId w:val="12"/>
  </w:num>
  <w:num w:numId="22" w16cid:durableId="317349168">
    <w:abstractNumId w:val="11"/>
  </w:num>
  <w:num w:numId="23" w16cid:durableId="195699617">
    <w:abstractNumId w:val="21"/>
    <w:lvlOverride w:ilvl="0">
      <w:lvl w:ilvl="0">
        <w:numFmt w:val="decimal"/>
        <w:lvlText w:val="%1."/>
        <w:lvlJc w:val="left"/>
      </w:lvl>
    </w:lvlOverride>
  </w:num>
  <w:num w:numId="24" w16cid:durableId="413548514">
    <w:abstractNumId w:val="29"/>
    <w:lvlOverride w:ilvl="0">
      <w:lvl w:ilvl="0">
        <w:numFmt w:val="decimal"/>
        <w:lvlText w:val="%1."/>
        <w:lvlJc w:val="left"/>
      </w:lvl>
    </w:lvlOverride>
  </w:num>
  <w:num w:numId="25" w16cid:durableId="1947342977">
    <w:abstractNumId w:val="9"/>
    <w:lvlOverride w:ilvl="0">
      <w:lvl w:ilvl="0">
        <w:numFmt w:val="decimal"/>
        <w:lvlText w:val="%1."/>
        <w:lvlJc w:val="left"/>
      </w:lvl>
    </w:lvlOverride>
  </w:num>
  <w:num w:numId="26" w16cid:durableId="1777553469">
    <w:abstractNumId w:val="2"/>
  </w:num>
  <w:num w:numId="27" w16cid:durableId="513346894">
    <w:abstractNumId w:val="19"/>
  </w:num>
  <w:num w:numId="28" w16cid:durableId="495000192">
    <w:abstractNumId w:val="18"/>
  </w:num>
  <w:num w:numId="29" w16cid:durableId="453443666">
    <w:abstractNumId w:val="26"/>
  </w:num>
  <w:num w:numId="30" w16cid:durableId="180218376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urow, Russ - FS, ID">
    <w15:presenceInfo w15:providerId="AD" w15:userId="S::russ.thurow@usda.gov::10eb0b1a-2de0-497f-b8ec-78a395948714"/>
  </w15:person>
  <w15:person w15:author="Isaak, Daniel - FS, ID">
    <w15:presenceInfo w15:providerId="AD" w15:userId="S-1-5-21-2443529608-3098792306-3041422421-2654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F17"/>
    <w:rsid w:val="00001AA1"/>
    <w:rsid w:val="000020F3"/>
    <w:rsid w:val="00003B4B"/>
    <w:rsid w:val="00010260"/>
    <w:rsid w:val="00011F0D"/>
    <w:rsid w:val="00015D81"/>
    <w:rsid w:val="00024D0E"/>
    <w:rsid w:val="000269B7"/>
    <w:rsid w:val="00030DA4"/>
    <w:rsid w:val="00034F52"/>
    <w:rsid w:val="00036947"/>
    <w:rsid w:val="00037A88"/>
    <w:rsid w:val="00046367"/>
    <w:rsid w:val="000468A2"/>
    <w:rsid w:val="0005053D"/>
    <w:rsid w:val="000511AC"/>
    <w:rsid w:val="000519C8"/>
    <w:rsid w:val="00054D13"/>
    <w:rsid w:val="00057F8C"/>
    <w:rsid w:val="00061748"/>
    <w:rsid w:val="0006728E"/>
    <w:rsid w:val="00071125"/>
    <w:rsid w:val="00071890"/>
    <w:rsid w:val="00071D53"/>
    <w:rsid w:val="00071FAC"/>
    <w:rsid w:val="00076AE2"/>
    <w:rsid w:val="00081279"/>
    <w:rsid w:val="00084166"/>
    <w:rsid w:val="00087519"/>
    <w:rsid w:val="0009134E"/>
    <w:rsid w:val="000930F0"/>
    <w:rsid w:val="00096506"/>
    <w:rsid w:val="000A3273"/>
    <w:rsid w:val="000A427D"/>
    <w:rsid w:val="000B0982"/>
    <w:rsid w:val="000B3138"/>
    <w:rsid w:val="000B3B49"/>
    <w:rsid w:val="000B478C"/>
    <w:rsid w:val="000C0BF8"/>
    <w:rsid w:val="000C2EED"/>
    <w:rsid w:val="000C552A"/>
    <w:rsid w:val="000C6597"/>
    <w:rsid w:val="000C6634"/>
    <w:rsid w:val="000D13CB"/>
    <w:rsid w:val="000D4517"/>
    <w:rsid w:val="000D622F"/>
    <w:rsid w:val="000D6E76"/>
    <w:rsid w:val="000D7029"/>
    <w:rsid w:val="000E1B07"/>
    <w:rsid w:val="000E26E8"/>
    <w:rsid w:val="000E2F17"/>
    <w:rsid w:val="000E4FA8"/>
    <w:rsid w:val="000E6E70"/>
    <w:rsid w:val="000E7FFC"/>
    <w:rsid w:val="000F04AF"/>
    <w:rsid w:val="000F2246"/>
    <w:rsid w:val="000F25C5"/>
    <w:rsid w:val="000F2D78"/>
    <w:rsid w:val="000F2E3E"/>
    <w:rsid w:val="000F476F"/>
    <w:rsid w:val="000F4E2A"/>
    <w:rsid w:val="00101B71"/>
    <w:rsid w:val="00106D08"/>
    <w:rsid w:val="0010710C"/>
    <w:rsid w:val="00117667"/>
    <w:rsid w:val="00120ADE"/>
    <w:rsid w:val="00121A7B"/>
    <w:rsid w:val="00122147"/>
    <w:rsid w:val="00125105"/>
    <w:rsid w:val="00127346"/>
    <w:rsid w:val="00131047"/>
    <w:rsid w:val="00132371"/>
    <w:rsid w:val="0013245F"/>
    <w:rsid w:val="00134513"/>
    <w:rsid w:val="00137AA5"/>
    <w:rsid w:val="00140CCF"/>
    <w:rsid w:val="00143047"/>
    <w:rsid w:val="00143306"/>
    <w:rsid w:val="00143595"/>
    <w:rsid w:val="00145A13"/>
    <w:rsid w:val="00146E59"/>
    <w:rsid w:val="00150964"/>
    <w:rsid w:val="00150CB8"/>
    <w:rsid w:val="0015238A"/>
    <w:rsid w:val="00152D4B"/>
    <w:rsid w:val="001535F6"/>
    <w:rsid w:val="00153F3D"/>
    <w:rsid w:val="001579F8"/>
    <w:rsid w:val="00157B1E"/>
    <w:rsid w:val="0016293A"/>
    <w:rsid w:val="001648F9"/>
    <w:rsid w:val="00165CA5"/>
    <w:rsid w:val="00167421"/>
    <w:rsid w:val="00167B9A"/>
    <w:rsid w:val="00167CAC"/>
    <w:rsid w:val="001704BE"/>
    <w:rsid w:val="00170EB0"/>
    <w:rsid w:val="00171DBD"/>
    <w:rsid w:val="00172177"/>
    <w:rsid w:val="0017344B"/>
    <w:rsid w:val="00176850"/>
    <w:rsid w:val="001776D0"/>
    <w:rsid w:val="00180CA9"/>
    <w:rsid w:val="001814BF"/>
    <w:rsid w:val="00182851"/>
    <w:rsid w:val="0018712C"/>
    <w:rsid w:val="001873E5"/>
    <w:rsid w:val="001B26EB"/>
    <w:rsid w:val="001B7216"/>
    <w:rsid w:val="001B7CCE"/>
    <w:rsid w:val="001C3801"/>
    <w:rsid w:val="001C41EA"/>
    <w:rsid w:val="001C5DC3"/>
    <w:rsid w:val="001C6197"/>
    <w:rsid w:val="001D0AF3"/>
    <w:rsid w:val="001D4922"/>
    <w:rsid w:val="001D5646"/>
    <w:rsid w:val="001D6C6F"/>
    <w:rsid w:val="001E032C"/>
    <w:rsid w:val="001E1297"/>
    <w:rsid w:val="001E25BC"/>
    <w:rsid w:val="001E274E"/>
    <w:rsid w:val="001E38EF"/>
    <w:rsid w:val="001E3F26"/>
    <w:rsid w:val="001E3FFE"/>
    <w:rsid w:val="001E6D32"/>
    <w:rsid w:val="001F1238"/>
    <w:rsid w:val="001F12AC"/>
    <w:rsid w:val="001F1864"/>
    <w:rsid w:val="001F38C7"/>
    <w:rsid w:val="001F55F0"/>
    <w:rsid w:val="001F5B70"/>
    <w:rsid w:val="00201E83"/>
    <w:rsid w:val="00206BBB"/>
    <w:rsid w:val="00207125"/>
    <w:rsid w:val="00207F54"/>
    <w:rsid w:val="00213100"/>
    <w:rsid w:val="002136D9"/>
    <w:rsid w:val="002146BC"/>
    <w:rsid w:val="00214E3A"/>
    <w:rsid w:val="0021521C"/>
    <w:rsid w:val="00225833"/>
    <w:rsid w:val="00225BCA"/>
    <w:rsid w:val="002266EF"/>
    <w:rsid w:val="00231603"/>
    <w:rsid w:val="0023756D"/>
    <w:rsid w:val="00241E54"/>
    <w:rsid w:val="002422CC"/>
    <w:rsid w:val="00243665"/>
    <w:rsid w:val="002441D5"/>
    <w:rsid w:val="002447EF"/>
    <w:rsid w:val="00244FFA"/>
    <w:rsid w:val="00245576"/>
    <w:rsid w:val="00247563"/>
    <w:rsid w:val="00247C8B"/>
    <w:rsid w:val="002501B2"/>
    <w:rsid w:val="00251D83"/>
    <w:rsid w:val="002536AA"/>
    <w:rsid w:val="002560A1"/>
    <w:rsid w:val="00256FC7"/>
    <w:rsid w:val="00264EBF"/>
    <w:rsid w:val="00266B6D"/>
    <w:rsid w:val="002702D5"/>
    <w:rsid w:val="00270E08"/>
    <w:rsid w:val="0027773C"/>
    <w:rsid w:val="0028044F"/>
    <w:rsid w:val="00281319"/>
    <w:rsid w:val="00281CFD"/>
    <w:rsid w:val="00282DA0"/>
    <w:rsid w:val="00283F57"/>
    <w:rsid w:val="00291270"/>
    <w:rsid w:val="002A1B55"/>
    <w:rsid w:val="002A63F8"/>
    <w:rsid w:val="002A7B92"/>
    <w:rsid w:val="002B4CEB"/>
    <w:rsid w:val="002B62C4"/>
    <w:rsid w:val="002B6A32"/>
    <w:rsid w:val="002B7EB3"/>
    <w:rsid w:val="002C16BA"/>
    <w:rsid w:val="002C2C6B"/>
    <w:rsid w:val="002C384B"/>
    <w:rsid w:val="002C663C"/>
    <w:rsid w:val="002D06A9"/>
    <w:rsid w:val="002D0BF1"/>
    <w:rsid w:val="002D382C"/>
    <w:rsid w:val="002D393A"/>
    <w:rsid w:val="002D498F"/>
    <w:rsid w:val="002D4B42"/>
    <w:rsid w:val="002D6601"/>
    <w:rsid w:val="002D787D"/>
    <w:rsid w:val="002E0113"/>
    <w:rsid w:val="002E0EC4"/>
    <w:rsid w:val="002E2ABB"/>
    <w:rsid w:val="002E33E4"/>
    <w:rsid w:val="002E605B"/>
    <w:rsid w:val="002E71E7"/>
    <w:rsid w:val="002F1876"/>
    <w:rsid w:val="002F27CB"/>
    <w:rsid w:val="002F2DDC"/>
    <w:rsid w:val="002F4547"/>
    <w:rsid w:val="002F4618"/>
    <w:rsid w:val="002F48D7"/>
    <w:rsid w:val="002F4982"/>
    <w:rsid w:val="002F6006"/>
    <w:rsid w:val="003050A1"/>
    <w:rsid w:val="00305DF2"/>
    <w:rsid w:val="00306B11"/>
    <w:rsid w:val="00310570"/>
    <w:rsid w:val="00310B29"/>
    <w:rsid w:val="003216AB"/>
    <w:rsid w:val="00322CD2"/>
    <w:rsid w:val="003266B0"/>
    <w:rsid w:val="003307DE"/>
    <w:rsid w:val="003313C0"/>
    <w:rsid w:val="00333B3B"/>
    <w:rsid w:val="00340D2B"/>
    <w:rsid w:val="00341B83"/>
    <w:rsid w:val="0034246A"/>
    <w:rsid w:val="003431EF"/>
    <w:rsid w:val="00343C3E"/>
    <w:rsid w:val="00345D03"/>
    <w:rsid w:val="0035024C"/>
    <w:rsid w:val="0035187C"/>
    <w:rsid w:val="00352C8A"/>
    <w:rsid w:val="00356CDC"/>
    <w:rsid w:val="003576CF"/>
    <w:rsid w:val="00357EA4"/>
    <w:rsid w:val="003601F0"/>
    <w:rsid w:val="00360F6F"/>
    <w:rsid w:val="00364632"/>
    <w:rsid w:val="00365E57"/>
    <w:rsid w:val="00372AAD"/>
    <w:rsid w:val="003747D3"/>
    <w:rsid w:val="003801CD"/>
    <w:rsid w:val="003802E2"/>
    <w:rsid w:val="00382258"/>
    <w:rsid w:val="003832B9"/>
    <w:rsid w:val="00383632"/>
    <w:rsid w:val="003844C7"/>
    <w:rsid w:val="00384E86"/>
    <w:rsid w:val="00386BB4"/>
    <w:rsid w:val="0039095C"/>
    <w:rsid w:val="00393057"/>
    <w:rsid w:val="00393E1B"/>
    <w:rsid w:val="0039459F"/>
    <w:rsid w:val="003A0CC9"/>
    <w:rsid w:val="003A3D08"/>
    <w:rsid w:val="003A53CD"/>
    <w:rsid w:val="003A685A"/>
    <w:rsid w:val="003A723D"/>
    <w:rsid w:val="003A7CC3"/>
    <w:rsid w:val="003B642D"/>
    <w:rsid w:val="003B77A0"/>
    <w:rsid w:val="003C4FE6"/>
    <w:rsid w:val="003C528E"/>
    <w:rsid w:val="003C64FF"/>
    <w:rsid w:val="003C66CB"/>
    <w:rsid w:val="003D037B"/>
    <w:rsid w:val="003D1EFE"/>
    <w:rsid w:val="003D26B8"/>
    <w:rsid w:val="003E6057"/>
    <w:rsid w:val="003E65A2"/>
    <w:rsid w:val="003F4896"/>
    <w:rsid w:val="003F6E77"/>
    <w:rsid w:val="003F70CC"/>
    <w:rsid w:val="00403D34"/>
    <w:rsid w:val="00404921"/>
    <w:rsid w:val="00405349"/>
    <w:rsid w:val="00405939"/>
    <w:rsid w:val="0040762B"/>
    <w:rsid w:val="00412651"/>
    <w:rsid w:val="004165A2"/>
    <w:rsid w:val="00417271"/>
    <w:rsid w:val="00417D6F"/>
    <w:rsid w:val="00421C1D"/>
    <w:rsid w:val="00422057"/>
    <w:rsid w:val="00427197"/>
    <w:rsid w:val="004306F2"/>
    <w:rsid w:val="00431B62"/>
    <w:rsid w:val="00433AD5"/>
    <w:rsid w:val="00435AA5"/>
    <w:rsid w:val="00436DB4"/>
    <w:rsid w:val="00441AAC"/>
    <w:rsid w:val="00441FBE"/>
    <w:rsid w:val="00446817"/>
    <w:rsid w:val="00446AEF"/>
    <w:rsid w:val="00453B19"/>
    <w:rsid w:val="00454798"/>
    <w:rsid w:val="004561D5"/>
    <w:rsid w:val="004575DC"/>
    <w:rsid w:val="004575DF"/>
    <w:rsid w:val="00460E49"/>
    <w:rsid w:val="0046187A"/>
    <w:rsid w:val="00466CCB"/>
    <w:rsid w:val="00471DCC"/>
    <w:rsid w:val="004731C9"/>
    <w:rsid w:val="0047358B"/>
    <w:rsid w:val="004751A7"/>
    <w:rsid w:val="00476D62"/>
    <w:rsid w:val="00477318"/>
    <w:rsid w:val="0047767D"/>
    <w:rsid w:val="00481EB3"/>
    <w:rsid w:val="00483060"/>
    <w:rsid w:val="0048451F"/>
    <w:rsid w:val="00485192"/>
    <w:rsid w:val="00485203"/>
    <w:rsid w:val="00487134"/>
    <w:rsid w:val="00487DC8"/>
    <w:rsid w:val="00492109"/>
    <w:rsid w:val="00494B0F"/>
    <w:rsid w:val="004958D8"/>
    <w:rsid w:val="00496CD0"/>
    <w:rsid w:val="004A04E9"/>
    <w:rsid w:val="004A5CE0"/>
    <w:rsid w:val="004A5FBA"/>
    <w:rsid w:val="004A609F"/>
    <w:rsid w:val="004A647C"/>
    <w:rsid w:val="004A6C7A"/>
    <w:rsid w:val="004A7552"/>
    <w:rsid w:val="004B1B9A"/>
    <w:rsid w:val="004B3A6A"/>
    <w:rsid w:val="004B4BF0"/>
    <w:rsid w:val="004B5C82"/>
    <w:rsid w:val="004B6222"/>
    <w:rsid w:val="004B6F11"/>
    <w:rsid w:val="004C2289"/>
    <w:rsid w:val="004C3020"/>
    <w:rsid w:val="004C5970"/>
    <w:rsid w:val="004C60B7"/>
    <w:rsid w:val="004C7EC1"/>
    <w:rsid w:val="004D4067"/>
    <w:rsid w:val="004E060F"/>
    <w:rsid w:val="004E07BD"/>
    <w:rsid w:val="004E10F9"/>
    <w:rsid w:val="004E2910"/>
    <w:rsid w:val="004E551D"/>
    <w:rsid w:val="004F0D60"/>
    <w:rsid w:val="004F2B36"/>
    <w:rsid w:val="004F30EB"/>
    <w:rsid w:val="004F3859"/>
    <w:rsid w:val="004F4680"/>
    <w:rsid w:val="004F472D"/>
    <w:rsid w:val="004F5E08"/>
    <w:rsid w:val="004F63AB"/>
    <w:rsid w:val="004F6426"/>
    <w:rsid w:val="004F6CBE"/>
    <w:rsid w:val="004F7A55"/>
    <w:rsid w:val="005014E5"/>
    <w:rsid w:val="00502150"/>
    <w:rsid w:val="00503E9F"/>
    <w:rsid w:val="00505638"/>
    <w:rsid w:val="0050780E"/>
    <w:rsid w:val="005112F6"/>
    <w:rsid w:val="00514FF0"/>
    <w:rsid w:val="0052151D"/>
    <w:rsid w:val="00521C97"/>
    <w:rsid w:val="00521FCD"/>
    <w:rsid w:val="00522AE2"/>
    <w:rsid w:val="005232B3"/>
    <w:rsid w:val="00525E83"/>
    <w:rsid w:val="0052764F"/>
    <w:rsid w:val="0053025A"/>
    <w:rsid w:val="005306D7"/>
    <w:rsid w:val="005328BD"/>
    <w:rsid w:val="005362EA"/>
    <w:rsid w:val="00540853"/>
    <w:rsid w:val="00541EB9"/>
    <w:rsid w:val="0054333D"/>
    <w:rsid w:val="00545BF8"/>
    <w:rsid w:val="00551111"/>
    <w:rsid w:val="0055152A"/>
    <w:rsid w:val="00554657"/>
    <w:rsid w:val="00560659"/>
    <w:rsid w:val="005621F0"/>
    <w:rsid w:val="00563ED4"/>
    <w:rsid w:val="00564C9B"/>
    <w:rsid w:val="0056589F"/>
    <w:rsid w:val="00565E51"/>
    <w:rsid w:val="00566541"/>
    <w:rsid w:val="00566EDE"/>
    <w:rsid w:val="00573225"/>
    <w:rsid w:val="00575C96"/>
    <w:rsid w:val="00575F34"/>
    <w:rsid w:val="00576597"/>
    <w:rsid w:val="0058065E"/>
    <w:rsid w:val="00581E2E"/>
    <w:rsid w:val="00583E61"/>
    <w:rsid w:val="00584FD6"/>
    <w:rsid w:val="00587214"/>
    <w:rsid w:val="0059488C"/>
    <w:rsid w:val="0059774C"/>
    <w:rsid w:val="005A064F"/>
    <w:rsid w:val="005A1A9A"/>
    <w:rsid w:val="005A4944"/>
    <w:rsid w:val="005A5A34"/>
    <w:rsid w:val="005A5EBA"/>
    <w:rsid w:val="005B12A8"/>
    <w:rsid w:val="005B36FB"/>
    <w:rsid w:val="005B3C49"/>
    <w:rsid w:val="005B5D5F"/>
    <w:rsid w:val="005C3EAB"/>
    <w:rsid w:val="005C431B"/>
    <w:rsid w:val="005C6809"/>
    <w:rsid w:val="005D02F6"/>
    <w:rsid w:val="005D1057"/>
    <w:rsid w:val="005D16D7"/>
    <w:rsid w:val="005D22B7"/>
    <w:rsid w:val="005D4550"/>
    <w:rsid w:val="005D4DCA"/>
    <w:rsid w:val="005E0050"/>
    <w:rsid w:val="005E12DD"/>
    <w:rsid w:val="005E18DC"/>
    <w:rsid w:val="005E1FD6"/>
    <w:rsid w:val="005E7B1C"/>
    <w:rsid w:val="005F067F"/>
    <w:rsid w:val="005F128A"/>
    <w:rsid w:val="005F1587"/>
    <w:rsid w:val="005F2138"/>
    <w:rsid w:val="005F21D5"/>
    <w:rsid w:val="005F6FE5"/>
    <w:rsid w:val="00600AEB"/>
    <w:rsid w:val="006027C1"/>
    <w:rsid w:val="00605C7B"/>
    <w:rsid w:val="00610136"/>
    <w:rsid w:val="0061260B"/>
    <w:rsid w:val="00613E43"/>
    <w:rsid w:val="00613FB6"/>
    <w:rsid w:val="00617D72"/>
    <w:rsid w:val="00625FB3"/>
    <w:rsid w:val="006372E7"/>
    <w:rsid w:val="00640419"/>
    <w:rsid w:val="00640910"/>
    <w:rsid w:val="006409D1"/>
    <w:rsid w:val="00643970"/>
    <w:rsid w:val="00645266"/>
    <w:rsid w:val="00652825"/>
    <w:rsid w:val="006534B2"/>
    <w:rsid w:val="00654C01"/>
    <w:rsid w:val="006562D5"/>
    <w:rsid w:val="006620FF"/>
    <w:rsid w:val="006621E1"/>
    <w:rsid w:val="006630E7"/>
    <w:rsid w:val="00663984"/>
    <w:rsid w:val="00665FF9"/>
    <w:rsid w:val="0066611C"/>
    <w:rsid w:val="00666F3B"/>
    <w:rsid w:val="006670C1"/>
    <w:rsid w:val="00667B85"/>
    <w:rsid w:val="0068026C"/>
    <w:rsid w:val="00681140"/>
    <w:rsid w:val="006820E3"/>
    <w:rsid w:val="006836A5"/>
    <w:rsid w:val="00683F91"/>
    <w:rsid w:val="00690C10"/>
    <w:rsid w:val="006914A0"/>
    <w:rsid w:val="0069155A"/>
    <w:rsid w:val="00693286"/>
    <w:rsid w:val="006942A1"/>
    <w:rsid w:val="006954A6"/>
    <w:rsid w:val="006A32EE"/>
    <w:rsid w:val="006A3712"/>
    <w:rsid w:val="006A3F1E"/>
    <w:rsid w:val="006A52DD"/>
    <w:rsid w:val="006A5654"/>
    <w:rsid w:val="006A654A"/>
    <w:rsid w:val="006A65BE"/>
    <w:rsid w:val="006B5346"/>
    <w:rsid w:val="006B611A"/>
    <w:rsid w:val="006B76A1"/>
    <w:rsid w:val="006C2151"/>
    <w:rsid w:val="006C35BF"/>
    <w:rsid w:val="006D0209"/>
    <w:rsid w:val="006D57C8"/>
    <w:rsid w:val="006E1B64"/>
    <w:rsid w:val="006E1EAF"/>
    <w:rsid w:val="006E794C"/>
    <w:rsid w:val="006F02EA"/>
    <w:rsid w:val="006F2A0F"/>
    <w:rsid w:val="006F4E32"/>
    <w:rsid w:val="006F5F4D"/>
    <w:rsid w:val="006F6E8C"/>
    <w:rsid w:val="007076F6"/>
    <w:rsid w:val="00707A73"/>
    <w:rsid w:val="00712A7D"/>
    <w:rsid w:val="00720BC2"/>
    <w:rsid w:val="0072376C"/>
    <w:rsid w:val="0072609D"/>
    <w:rsid w:val="00727099"/>
    <w:rsid w:val="007346E1"/>
    <w:rsid w:val="007348ED"/>
    <w:rsid w:val="00735A51"/>
    <w:rsid w:val="00743691"/>
    <w:rsid w:val="007506E5"/>
    <w:rsid w:val="00750C06"/>
    <w:rsid w:val="007533F7"/>
    <w:rsid w:val="007548CC"/>
    <w:rsid w:val="00754B46"/>
    <w:rsid w:val="0075579D"/>
    <w:rsid w:val="00756FAF"/>
    <w:rsid w:val="007570DF"/>
    <w:rsid w:val="00761C52"/>
    <w:rsid w:val="00770ABA"/>
    <w:rsid w:val="00770C61"/>
    <w:rsid w:val="00770FB2"/>
    <w:rsid w:val="00773475"/>
    <w:rsid w:val="00773538"/>
    <w:rsid w:val="007755AC"/>
    <w:rsid w:val="00776945"/>
    <w:rsid w:val="00776D3C"/>
    <w:rsid w:val="00777B46"/>
    <w:rsid w:val="00777FF8"/>
    <w:rsid w:val="00780B7C"/>
    <w:rsid w:val="00782EB8"/>
    <w:rsid w:val="00783B78"/>
    <w:rsid w:val="00786656"/>
    <w:rsid w:val="00787EC5"/>
    <w:rsid w:val="007916B4"/>
    <w:rsid w:val="00794288"/>
    <w:rsid w:val="00795EC1"/>
    <w:rsid w:val="007A3E97"/>
    <w:rsid w:val="007A3FB9"/>
    <w:rsid w:val="007A4CD7"/>
    <w:rsid w:val="007A56F9"/>
    <w:rsid w:val="007A5CD2"/>
    <w:rsid w:val="007A7EFB"/>
    <w:rsid w:val="007B134F"/>
    <w:rsid w:val="007B22EA"/>
    <w:rsid w:val="007B404F"/>
    <w:rsid w:val="007B4F5F"/>
    <w:rsid w:val="007C1B75"/>
    <w:rsid w:val="007C3483"/>
    <w:rsid w:val="007C47F6"/>
    <w:rsid w:val="007C489A"/>
    <w:rsid w:val="007C4DEC"/>
    <w:rsid w:val="007D0FCE"/>
    <w:rsid w:val="007D2DFE"/>
    <w:rsid w:val="007D4BC9"/>
    <w:rsid w:val="007D7512"/>
    <w:rsid w:val="007E089F"/>
    <w:rsid w:val="007E23C5"/>
    <w:rsid w:val="007E2B6D"/>
    <w:rsid w:val="007E3906"/>
    <w:rsid w:val="007E4777"/>
    <w:rsid w:val="007E77F4"/>
    <w:rsid w:val="007F126D"/>
    <w:rsid w:val="007F37CD"/>
    <w:rsid w:val="007F3F96"/>
    <w:rsid w:val="007F4349"/>
    <w:rsid w:val="007F50A0"/>
    <w:rsid w:val="007F520E"/>
    <w:rsid w:val="007F61DD"/>
    <w:rsid w:val="007F682D"/>
    <w:rsid w:val="00800029"/>
    <w:rsid w:val="00800FC2"/>
    <w:rsid w:val="008012B4"/>
    <w:rsid w:val="008019BC"/>
    <w:rsid w:val="00801FA3"/>
    <w:rsid w:val="008027BA"/>
    <w:rsid w:val="008027D1"/>
    <w:rsid w:val="00802909"/>
    <w:rsid w:val="008057E2"/>
    <w:rsid w:val="00805B6A"/>
    <w:rsid w:val="00806F84"/>
    <w:rsid w:val="00807056"/>
    <w:rsid w:val="00810933"/>
    <w:rsid w:val="0081126D"/>
    <w:rsid w:val="008116CD"/>
    <w:rsid w:val="00811C34"/>
    <w:rsid w:val="0081320C"/>
    <w:rsid w:val="008137B8"/>
    <w:rsid w:val="008138F2"/>
    <w:rsid w:val="008170C0"/>
    <w:rsid w:val="00824266"/>
    <w:rsid w:val="00825781"/>
    <w:rsid w:val="008336C8"/>
    <w:rsid w:val="008344BA"/>
    <w:rsid w:val="00836A71"/>
    <w:rsid w:val="00840139"/>
    <w:rsid w:val="008408DD"/>
    <w:rsid w:val="00840B7D"/>
    <w:rsid w:val="00841263"/>
    <w:rsid w:val="0084195A"/>
    <w:rsid w:val="00842FC5"/>
    <w:rsid w:val="008441CD"/>
    <w:rsid w:val="00845D03"/>
    <w:rsid w:val="00846691"/>
    <w:rsid w:val="00851EF9"/>
    <w:rsid w:val="0086097C"/>
    <w:rsid w:val="00860BD2"/>
    <w:rsid w:val="00863FF2"/>
    <w:rsid w:val="00873ACC"/>
    <w:rsid w:val="00874928"/>
    <w:rsid w:val="0087715B"/>
    <w:rsid w:val="0088200C"/>
    <w:rsid w:val="008844B5"/>
    <w:rsid w:val="008855B3"/>
    <w:rsid w:val="00886742"/>
    <w:rsid w:val="00892D7E"/>
    <w:rsid w:val="00894E71"/>
    <w:rsid w:val="00894F30"/>
    <w:rsid w:val="008971BC"/>
    <w:rsid w:val="0089776D"/>
    <w:rsid w:val="00897DDB"/>
    <w:rsid w:val="00897F3F"/>
    <w:rsid w:val="008A0A44"/>
    <w:rsid w:val="008A0D7A"/>
    <w:rsid w:val="008A3682"/>
    <w:rsid w:val="008A39FF"/>
    <w:rsid w:val="008A7FD2"/>
    <w:rsid w:val="008A7FD9"/>
    <w:rsid w:val="008B17E6"/>
    <w:rsid w:val="008B299C"/>
    <w:rsid w:val="008B34D9"/>
    <w:rsid w:val="008B5439"/>
    <w:rsid w:val="008B6577"/>
    <w:rsid w:val="008C4E5F"/>
    <w:rsid w:val="008C666A"/>
    <w:rsid w:val="008C7286"/>
    <w:rsid w:val="008C7682"/>
    <w:rsid w:val="008D1979"/>
    <w:rsid w:val="008D1E34"/>
    <w:rsid w:val="008D30B6"/>
    <w:rsid w:val="008D3A8B"/>
    <w:rsid w:val="008D4395"/>
    <w:rsid w:val="008D505C"/>
    <w:rsid w:val="008D547E"/>
    <w:rsid w:val="008E0744"/>
    <w:rsid w:val="008E37EB"/>
    <w:rsid w:val="008E3BC6"/>
    <w:rsid w:val="008E7E0C"/>
    <w:rsid w:val="008F0B22"/>
    <w:rsid w:val="008F23AA"/>
    <w:rsid w:val="008F252B"/>
    <w:rsid w:val="008F2AD8"/>
    <w:rsid w:val="008F52F6"/>
    <w:rsid w:val="008F5978"/>
    <w:rsid w:val="008F63C6"/>
    <w:rsid w:val="008F670B"/>
    <w:rsid w:val="00902BCE"/>
    <w:rsid w:val="00904465"/>
    <w:rsid w:val="009047D8"/>
    <w:rsid w:val="00906CA3"/>
    <w:rsid w:val="00913B2A"/>
    <w:rsid w:val="0091401E"/>
    <w:rsid w:val="0091432C"/>
    <w:rsid w:val="00915130"/>
    <w:rsid w:val="009178E0"/>
    <w:rsid w:val="009211D8"/>
    <w:rsid w:val="00921243"/>
    <w:rsid w:val="00923C01"/>
    <w:rsid w:val="00925D91"/>
    <w:rsid w:val="00927D52"/>
    <w:rsid w:val="00927D91"/>
    <w:rsid w:val="00932BBF"/>
    <w:rsid w:val="00932F84"/>
    <w:rsid w:val="00935CC9"/>
    <w:rsid w:val="00936B03"/>
    <w:rsid w:val="009402EA"/>
    <w:rsid w:val="009451D4"/>
    <w:rsid w:val="0094573D"/>
    <w:rsid w:val="00946795"/>
    <w:rsid w:val="009474F8"/>
    <w:rsid w:val="0095304F"/>
    <w:rsid w:val="009533C6"/>
    <w:rsid w:val="00955FB6"/>
    <w:rsid w:val="009561DB"/>
    <w:rsid w:val="00956BE1"/>
    <w:rsid w:val="00960879"/>
    <w:rsid w:val="00962DAD"/>
    <w:rsid w:val="00963BBE"/>
    <w:rsid w:val="00964344"/>
    <w:rsid w:val="00966424"/>
    <w:rsid w:val="0097171C"/>
    <w:rsid w:val="009717C0"/>
    <w:rsid w:val="00972B48"/>
    <w:rsid w:val="009762C3"/>
    <w:rsid w:val="009770DB"/>
    <w:rsid w:val="00981EC9"/>
    <w:rsid w:val="0098347A"/>
    <w:rsid w:val="009A0530"/>
    <w:rsid w:val="009A1D54"/>
    <w:rsid w:val="009A28AB"/>
    <w:rsid w:val="009A34BF"/>
    <w:rsid w:val="009A3797"/>
    <w:rsid w:val="009A5099"/>
    <w:rsid w:val="009A671F"/>
    <w:rsid w:val="009B2693"/>
    <w:rsid w:val="009B36AF"/>
    <w:rsid w:val="009B3C11"/>
    <w:rsid w:val="009B4E6C"/>
    <w:rsid w:val="009B4F57"/>
    <w:rsid w:val="009B5992"/>
    <w:rsid w:val="009C0DBE"/>
    <w:rsid w:val="009C1898"/>
    <w:rsid w:val="009C3800"/>
    <w:rsid w:val="009C6CA5"/>
    <w:rsid w:val="009D1B20"/>
    <w:rsid w:val="009D1DC5"/>
    <w:rsid w:val="009D4B40"/>
    <w:rsid w:val="009D4BB6"/>
    <w:rsid w:val="009D79DD"/>
    <w:rsid w:val="009D7BFF"/>
    <w:rsid w:val="009E2F14"/>
    <w:rsid w:val="009E39A5"/>
    <w:rsid w:val="009E6E22"/>
    <w:rsid w:val="009E7D40"/>
    <w:rsid w:val="009F009E"/>
    <w:rsid w:val="009F4A5D"/>
    <w:rsid w:val="009F70FA"/>
    <w:rsid w:val="009F7533"/>
    <w:rsid w:val="009F7AF1"/>
    <w:rsid w:val="00A018DC"/>
    <w:rsid w:val="00A01FD4"/>
    <w:rsid w:val="00A023CD"/>
    <w:rsid w:val="00A04286"/>
    <w:rsid w:val="00A05671"/>
    <w:rsid w:val="00A119CB"/>
    <w:rsid w:val="00A12575"/>
    <w:rsid w:val="00A14792"/>
    <w:rsid w:val="00A14E24"/>
    <w:rsid w:val="00A20666"/>
    <w:rsid w:val="00A220D3"/>
    <w:rsid w:val="00A228EC"/>
    <w:rsid w:val="00A24A53"/>
    <w:rsid w:val="00A24AFD"/>
    <w:rsid w:val="00A2509D"/>
    <w:rsid w:val="00A27161"/>
    <w:rsid w:val="00A32649"/>
    <w:rsid w:val="00A36D24"/>
    <w:rsid w:val="00A37523"/>
    <w:rsid w:val="00A37669"/>
    <w:rsid w:val="00A404E4"/>
    <w:rsid w:val="00A41E93"/>
    <w:rsid w:val="00A475BB"/>
    <w:rsid w:val="00A47661"/>
    <w:rsid w:val="00A50887"/>
    <w:rsid w:val="00A511BA"/>
    <w:rsid w:val="00A51D2D"/>
    <w:rsid w:val="00A55F41"/>
    <w:rsid w:val="00A60733"/>
    <w:rsid w:val="00A61C22"/>
    <w:rsid w:val="00A62BEF"/>
    <w:rsid w:val="00A635FF"/>
    <w:rsid w:val="00A6493C"/>
    <w:rsid w:val="00A6567D"/>
    <w:rsid w:val="00A657F8"/>
    <w:rsid w:val="00A66A9A"/>
    <w:rsid w:val="00A70240"/>
    <w:rsid w:val="00A713B1"/>
    <w:rsid w:val="00A7174B"/>
    <w:rsid w:val="00A71E6E"/>
    <w:rsid w:val="00A721EB"/>
    <w:rsid w:val="00A7388C"/>
    <w:rsid w:val="00A77D67"/>
    <w:rsid w:val="00A814F0"/>
    <w:rsid w:val="00A821C1"/>
    <w:rsid w:val="00A85B4B"/>
    <w:rsid w:val="00A85BD3"/>
    <w:rsid w:val="00A86C85"/>
    <w:rsid w:val="00A90EE0"/>
    <w:rsid w:val="00A92357"/>
    <w:rsid w:val="00A92E7E"/>
    <w:rsid w:val="00A966E7"/>
    <w:rsid w:val="00AA0C94"/>
    <w:rsid w:val="00AA0FF6"/>
    <w:rsid w:val="00AA3317"/>
    <w:rsid w:val="00AA54C0"/>
    <w:rsid w:val="00AA6067"/>
    <w:rsid w:val="00AA6BB8"/>
    <w:rsid w:val="00AB285F"/>
    <w:rsid w:val="00AB48EF"/>
    <w:rsid w:val="00AB79D9"/>
    <w:rsid w:val="00AC138F"/>
    <w:rsid w:val="00AC386E"/>
    <w:rsid w:val="00AC4921"/>
    <w:rsid w:val="00AC6657"/>
    <w:rsid w:val="00AD0616"/>
    <w:rsid w:val="00AD205B"/>
    <w:rsid w:val="00AD235B"/>
    <w:rsid w:val="00AD326A"/>
    <w:rsid w:val="00AD3BC9"/>
    <w:rsid w:val="00AD3C98"/>
    <w:rsid w:val="00AD40D1"/>
    <w:rsid w:val="00AD5947"/>
    <w:rsid w:val="00AE24AA"/>
    <w:rsid w:val="00AE2F22"/>
    <w:rsid w:val="00AE3258"/>
    <w:rsid w:val="00AE4CF7"/>
    <w:rsid w:val="00AF0DDC"/>
    <w:rsid w:val="00AF0FF0"/>
    <w:rsid w:val="00AF1940"/>
    <w:rsid w:val="00AF2B88"/>
    <w:rsid w:val="00AF3624"/>
    <w:rsid w:val="00AF4D8E"/>
    <w:rsid w:val="00AF6209"/>
    <w:rsid w:val="00AF7124"/>
    <w:rsid w:val="00AF7805"/>
    <w:rsid w:val="00B0067C"/>
    <w:rsid w:val="00B01D00"/>
    <w:rsid w:val="00B032BE"/>
    <w:rsid w:val="00B03E79"/>
    <w:rsid w:val="00B04878"/>
    <w:rsid w:val="00B050E5"/>
    <w:rsid w:val="00B0541D"/>
    <w:rsid w:val="00B054C7"/>
    <w:rsid w:val="00B07339"/>
    <w:rsid w:val="00B11DD2"/>
    <w:rsid w:val="00B12743"/>
    <w:rsid w:val="00B12B92"/>
    <w:rsid w:val="00B13518"/>
    <w:rsid w:val="00B17BAF"/>
    <w:rsid w:val="00B210D8"/>
    <w:rsid w:val="00B21AD9"/>
    <w:rsid w:val="00B2333C"/>
    <w:rsid w:val="00B239FB"/>
    <w:rsid w:val="00B24FA4"/>
    <w:rsid w:val="00B25736"/>
    <w:rsid w:val="00B26170"/>
    <w:rsid w:val="00B27AD3"/>
    <w:rsid w:val="00B3512D"/>
    <w:rsid w:val="00B35ACD"/>
    <w:rsid w:val="00B36059"/>
    <w:rsid w:val="00B42EE2"/>
    <w:rsid w:val="00B4528A"/>
    <w:rsid w:val="00B46569"/>
    <w:rsid w:val="00B52406"/>
    <w:rsid w:val="00B52FD7"/>
    <w:rsid w:val="00B53FFC"/>
    <w:rsid w:val="00B546D0"/>
    <w:rsid w:val="00B54A6F"/>
    <w:rsid w:val="00B55917"/>
    <w:rsid w:val="00B610B3"/>
    <w:rsid w:val="00B623DF"/>
    <w:rsid w:val="00B62676"/>
    <w:rsid w:val="00B63406"/>
    <w:rsid w:val="00B71914"/>
    <w:rsid w:val="00B71A3D"/>
    <w:rsid w:val="00B7234D"/>
    <w:rsid w:val="00B72C3F"/>
    <w:rsid w:val="00B72EF2"/>
    <w:rsid w:val="00B74A54"/>
    <w:rsid w:val="00B7769A"/>
    <w:rsid w:val="00B81342"/>
    <w:rsid w:val="00B813EE"/>
    <w:rsid w:val="00B815CE"/>
    <w:rsid w:val="00B82334"/>
    <w:rsid w:val="00B823B9"/>
    <w:rsid w:val="00B829B7"/>
    <w:rsid w:val="00B8373E"/>
    <w:rsid w:val="00B83F70"/>
    <w:rsid w:val="00B86FF7"/>
    <w:rsid w:val="00B87A3B"/>
    <w:rsid w:val="00B90157"/>
    <w:rsid w:val="00B901A3"/>
    <w:rsid w:val="00B95082"/>
    <w:rsid w:val="00B967A5"/>
    <w:rsid w:val="00B96EC1"/>
    <w:rsid w:val="00BA043E"/>
    <w:rsid w:val="00BA0512"/>
    <w:rsid w:val="00BA1CD8"/>
    <w:rsid w:val="00BA309B"/>
    <w:rsid w:val="00BA52B7"/>
    <w:rsid w:val="00BB11A5"/>
    <w:rsid w:val="00BB4548"/>
    <w:rsid w:val="00BB5257"/>
    <w:rsid w:val="00BB67AC"/>
    <w:rsid w:val="00BC4908"/>
    <w:rsid w:val="00BC59CA"/>
    <w:rsid w:val="00BC66C8"/>
    <w:rsid w:val="00BC692C"/>
    <w:rsid w:val="00BC7B3D"/>
    <w:rsid w:val="00BD0223"/>
    <w:rsid w:val="00BD33FF"/>
    <w:rsid w:val="00BD59C5"/>
    <w:rsid w:val="00BD6E5D"/>
    <w:rsid w:val="00BE185B"/>
    <w:rsid w:val="00BE2AE6"/>
    <w:rsid w:val="00BE2D83"/>
    <w:rsid w:val="00BE6D60"/>
    <w:rsid w:val="00BE76E4"/>
    <w:rsid w:val="00BE7745"/>
    <w:rsid w:val="00BF27C3"/>
    <w:rsid w:val="00BF5900"/>
    <w:rsid w:val="00BF5C13"/>
    <w:rsid w:val="00BF6C18"/>
    <w:rsid w:val="00C00B01"/>
    <w:rsid w:val="00C04040"/>
    <w:rsid w:val="00C04F80"/>
    <w:rsid w:val="00C057FA"/>
    <w:rsid w:val="00C060F4"/>
    <w:rsid w:val="00C11436"/>
    <w:rsid w:val="00C124DE"/>
    <w:rsid w:val="00C13994"/>
    <w:rsid w:val="00C1656C"/>
    <w:rsid w:val="00C228CC"/>
    <w:rsid w:val="00C27CC7"/>
    <w:rsid w:val="00C30C51"/>
    <w:rsid w:val="00C31C08"/>
    <w:rsid w:val="00C36E36"/>
    <w:rsid w:val="00C40575"/>
    <w:rsid w:val="00C44791"/>
    <w:rsid w:val="00C50347"/>
    <w:rsid w:val="00C5090C"/>
    <w:rsid w:val="00C51ED5"/>
    <w:rsid w:val="00C6514E"/>
    <w:rsid w:val="00C66782"/>
    <w:rsid w:val="00C71569"/>
    <w:rsid w:val="00C73A06"/>
    <w:rsid w:val="00C7409C"/>
    <w:rsid w:val="00C74945"/>
    <w:rsid w:val="00C847E7"/>
    <w:rsid w:val="00C84918"/>
    <w:rsid w:val="00C86F48"/>
    <w:rsid w:val="00C92DF7"/>
    <w:rsid w:val="00C961E2"/>
    <w:rsid w:val="00C97346"/>
    <w:rsid w:val="00CA1149"/>
    <w:rsid w:val="00CA1378"/>
    <w:rsid w:val="00CA2DA8"/>
    <w:rsid w:val="00CA72DA"/>
    <w:rsid w:val="00CB0B01"/>
    <w:rsid w:val="00CB2C93"/>
    <w:rsid w:val="00CB3F0E"/>
    <w:rsid w:val="00CB4297"/>
    <w:rsid w:val="00CB4B82"/>
    <w:rsid w:val="00CC1458"/>
    <w:rsid w:val="00CC18EA"/>
    <w:rsid w:val="00CC3457"/>
    <w:rsid w:val="00CC4FF2"/>
    <w:rsid w:val="00CC5927"/>
    <w:rsid w:val="00CC7B65"/>
    <w:rsid w:val="00CD33F3"/>
    <w:rsid w:val="00CD5DAC"/>
    <w:rsid w:val="00CD6A4D"/>
    <w:rsid w:val="00CE0C5D"/>
    <w:rsid w:val="00CE123D"/>
    <w:rsid w:val="00CE16AE"/>
    <w:rsid w:val="00CE172F"/>
    <w:rsid w:val="00CE5154"/>
    <w:rsid w:val="00CE7D9D"/>
    <w:rsid w:val="00CF1FF5"/>
    <w:rsid w:val="00CF2B5F"/>
    <w:rsid w:val="00CF2F98"/>
    <w:rsid w:val="00D00494"/>
    <w:rsid w:val="00D0261D"/>
    <w:rsid w:val="00D02905"/>
    <w:rsid w:val="00D029CF"/>
    <w:rsid w:val="00D02B38"/>
    <w:rsid w:val="00D059B3"/>
    <w:rsid w:val="00D06B1B"/>
    <w:rsid w:val="00D1148F"/>
    <w:rsid w:val="00D1406B"/>
    <w:rsid w:val="00D14225"/>
    <w:rsid w:val="00D24308"/>
    <w:rsid w:val="00D24591"/>
    <w:rsid w:val="00D35BB0"/>
    <w:rsid w:val="00D35D34"/>
    <w:rsid w:val="00D365CD"/>
    <w:rsid w:val="00D415E2"/>
    <w:rsid w:val="00D42FB6"/>
    <w:rsid w:val="00D432DA"/>
    <w:rsid w:val="00D435D4"/>
    <w:rsid w:val="00D45784"/>
    <w:rsid w:val="00D564B8"/>
    <w:rsid w:val="00D5776F"/>
    <w:rsid w:val="00D57948"/>
    <w:rsid w:val="00D668AD"/>
    <w:rsid w:val="00D70B1E"/>
    <w:rsid w:val="00D72A1F"/>
    <w:rsid w:val="00D755C9"/>
    <w:rsid w:val="00D8096A"/>
    <w:rsid w:val="00D81C4D"/>
    <w:rsid w:val="00D83333"/>
    <w:rsid w:val="00D86B29"/>
    <w:rsid w:val="00D8716E"/>
    <w:rsid w:val="00D878C6"/>
    <w:rsid w:val="00D939D2"/>
    <w:rsid w:val="00D96E1A"/>
    <w:rsid w:val="00DA0846"/>
    <w:rsid w:val="00DA0F42"/>
    <w:rsid w:val="00DA1EED"/>
    <w:rsid w:val="00DA36ED"/>
    <w:rsid w:val="00DA39B0"/>
    <w:rsid w:val="00DA65B5"/>
    <w:rsid w:val="00DA742D"/>
    <w:rsid w:val="00DA7C9C"/>
    <w:rsid w:val="00DB163F"/>
    <w:rsid w:val="00DB3B27"/>
    <w:rsid w:val="00DB45C1"/>
    <w:rsid w:val="00DB4D78"/>
    <w:rsid w:val="00DC055A"/>
    <w:rsid w:val="00DC0800"/>
    <w:rsid w:val="00DC3278"/>
    <w:rsid w:val="00DE4C83"/>
    <w:rsid w:val="00DE6D42"/>
    <w:rsid w:val="00DF2F0F"/>
    <w:rsid w:val="00DF420B"/>
    <w:rsid w:val="00E02126"/>
    <w:rsid w:val="00E0455E"/>
    <w:rsid w:val="00E056ED"/>
    <w:rsid w:val="00E06293"/>
    <w:rsid w:val="00E10E5A"/>
    <w:rsid w:val="00E11E0E"/>
    <w:rsid w:val="00E14D9E"/>
    <w:rsid w:val="00E150F5"/>
    <w:rsid w:val="00E15950"/>
    <w:rsid w:val="00E20798"/>
    <w:rsid w:val="00E23288"/>
    <w:rsid w:val="00E23D72"/>
    <w:rsid w:val="00E25182"/>
    <w:rsid w:val="00E25881"/>
    <w:rsid w:val="00E27BD0"/>
    <w:rsid w:val="00E33269"/>
    <w:rsid w:val="00E33BA2"/>
    <w:rsid w:val="00E40D5D"/>
    <w:rsid w:val="00E44538"/>
    <w:rsid w:val="00E45267"/>
    <w:rsid w:val="00E46711"/>
    <w:rsid w:val="00E471CC"/>
    <w:rsid w:val="00E510F3"/>
    <w:rsid w:val="00E52E34"/>
    <w:rsid w:val="00E54FCB"/>
    <w:rsid w:val="00E618F5"/>
    <w:rsid w:val="00E637BC"/>
    <w:rsid w:val="00E641AC"/>
    <w:rsid w:val="00E65959"/>
    <w:rsid w:val="00E65CA0"/>
    <w:rsid w:val="00E70ECD"/>
    <w:rsid w:val="00E73092"/>
    <w:rsid w:val="00E730A7"/>
    <w:rsid w:val="00E76F20"/>
    <w:rsid w:val="00E868BA"/>
    <w:rsid w:val="00E86DFC"/>
    <w:rsid w:val="00E921E0"/>
    <w:rsid w:val="00E92B76"/>
    <w:rsid w:val="00EA0AC1"/>
    <w:rsid w:val="00EA3857"/>
    <w:rsid w:val="00EA46B1"/>
    <w:rsid w:val="00EA5507"/>
    <w:rsid w:val="00EA6377"/>
    <w:rsid w:val="00EB1FD7"/>
    <w:rsid w:val="00EB211F"/>
    <w:rsid w:val="00EB7B77"/>
    <w:rsid w:val="00EC26D4"/>
    <w:rsid w:val="00EC475E"/>
    <w:rsid w:val="00EC501A"/>
    <w:rsid w:val="00ED0830"/>
    <w:rsid w:val="00ED1017"/>
    <w:rsid w:val="00ED3769"/>
    <w:rsid w:val="00ED5DD9"/>
    <w:rsid w:val="00ED7F26"/>
    <w:rsid w:val="00EE26BE"/>
    <w:rsid w:val="00EF245F"/>
    <w:rsid w:val="00EF3188"/>
    <w:rsid w:val="00EF5612"/>
    <w:rsid w:val="00EF6C3A"/>
    <w:rsid w:val="00F00334"/>
    <w:rsid w:val="00F011C3"/>
    <w:rsid w:val="00F04D0C"/>
    <w:rsid w:val="00F05886"/>
    <w:rsid w:val="00F1294C"/>
    <w:rsid w:val="00F12FAB"/>
    <w:rsid w:val="00F13178"/>
    <w:rsid w:val="00F24628"/>
    <w:rsid w:val="00F2573B"/>
    <w:rsid w:val="00F343F5"/>
    <w:rsid w:val="00F370D0"/>
    <w:rsid w:val="00F378C8"/>
    <w:rsid w:val="00F4036C"/>
    <w:rsid w:val="00F406AE"/>
    <w:rsid w:val="00F40C69"/>
    <w:rsid w:val="00F41811"/>
    <w:rsid w:val="00F4189E"/>
    <w:rsid w:val="00F45FDA"/>
    <w:rsid w:val="00F50026"/>
    <w:rsid w:val="00F50620"/>
    <w:rsid w:val="00F535B2"/>
    <w:rsid w:val="00F566A3"/>
    <w:rsid w:val="00F60F08"/>
    <w:rsid w:val="00F629FA"/>
    <w:rsid w:val="00F6680E"/>
    <w:rsid w:val="00F70318"/>
    <w:rsid w:val="00F703B0"/>
    <w:rsid w:val="00F7078D"/>
    <w:rsid w:val="00F7322F"/>
    <w:rsid w:val="00F74964"/>
    <w:rsid w:val="00F76581"/>
    <w:rsid w:val="00F766CC"/>
    <w:rsid w:val="00F76B48"/>
    <w:rsid w:val="00F824FC"/>
    <w:rsid w:val="00F82537"/>
    <w:rsid w:val="00F845F1"/>
    <w:rsid w:val="00F85245"/>
    <w:rsid w:val="00F873B0"/>
    <w:rsid w:val="00FA0218"/>
    <w:rsid w:val="00FA032A"/>
    <w:rsid w:val="00FA3040"/>
    <w:rsid w:val="00FA3BFF"/>
    <w:rsid w:val="00FA6761"/>
    <w:rsid w:val="00FA676E"/>
    <w:rsid w:val="00FB0D68"/>
    <w:rsid w:val="00FB3628"/>
    <w:rsid w:val="00FB7AB8"/>
    <w:rsid w:val="00FC0775"/>
    <w:rsid w:val="00FC31E8"/>
    <w:rsid w:val="00FD0EFD"/>
    <w:rsid w:val="00FD3015"/>
    <w:rsid w:val="00FD4B49"/>
    <w:rsid w:val="00FD6314"/>
    <w:rsid w:val="00FE38DE"/>
    <w:rsid w:val="00FE3C0F"/>
    <w:rsid w:val="00FE7B7F"/>
    <w:rsid w:val="00FF1CE6"/>
    <w:rsid w:val="00FF6B3F"/>
    <w:rsid w:val="00FF6C1B"/>
    <w:rsid w:val="00FF6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3D32"/>
  <w15:chartTrackingRefBased/>
  <w15:docId w15:val="{946A37E5-B235-4208-BCD2-679C02470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B7C"/>
    <w:rPr>
      <w:rFonts w:ascii="Times New Roman" w:eastAsiaTheme="minorEastAsia" w:hAnsi="Times New Roman" w:cs="Times New Roman"/>
      <w:sz w:val="24"/>
      <w:szCs w:val="24"/>
    </w:rPr>
  </w:style>
  <w:style w:type="paragraph" w:styleId="Heading1">
    <w:name w:val="heading 1"/>
    <w:basedOn w:val="Normal"/>
    <w:next w:val="Normal"/>
    <w:link w:val="Heading1Char"/>
    <w:qFormat/>
    <w:rsid w:val="007C4DEC"/>
    <w:pPr>
      <w:keepNext/>
      <w:widowControl w:val="0"/>
      <w:autoSpaceDE w:val="0"/>
      <w:autoSpaceDN w:val="0"/>
      <w:adjustRightInd w:val="0"/>
      <w:outlineLvl w:val="0"/>
    </w:pPr>
    <w:rPr>
      <w:rFonts w:eastAsia="Times New Roman"/>
      <w:b/>
      <w:bCs/>
    </w:rPr>
  </w:style>
  <w:style w:type="paragraph" w:styleId="Heading2">
    <w:name w:val="heading 2"/>
    <w:basedOn w:val="Normal"/>
    <w:next w:val="Normal"/>
    <w:link w:val="Heading2Char"/>
    <w:uiPriority w:val="9"/>
    <w:semiHidden/>
    <w:unhideWhenUsed/>
    <w:qFormat/>
    <w:rsid w:val="0012734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27346"/>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A77D6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2F17"/>
    <w:rPr>
      <w:color w:val="0563C1" w:themeColor="hyperlink"/>
      <w:u w:val="single"/>
    </w:rPr>
  </w:style>
  <w:style w:type="character" w:styleId="CommentReference">
    <w:name w:val="annotation reference"/>
    <w:basedOn w:val="DefaultParagraphFont"/>
    <w:uiPriority w:val="99"/>
    <w:semiHidden/>
    <w:unhideWhenUsed/>
    <w:rsid w:val="000E2F17"/>
    <w:rPr>
      <w:sz w:val="16"/>
      <w:szCs w:val="16"/>
    </w:rPr>
  </w:style>
  <w:style w:type="paragraph" w:styleId="CommentText">
    <w:name w:val="annotation text"/>
    <w:basedOn w:val="Normal"/>
    <w:link w:val="CommentTextChar"/>
    <w:uiPriority w:val="99"/>
    <w:unhideWhenUsed/>
    <w:rsid w:val="000E2F17"/>
    <w:rPr>
      <w:sz w:val="20"/>
      <w:szCs w:val="20"/>
    </w:rPr>
  </w:style>
  <w:style w:type="character" w:customStyle="1" w:styleId="CommentTextChar">
    <w:name w:val="Comment Text Char"/>
    <w:basedOn w:val="DefaultParagraphFont"/>
    <w:link w:val="CommentText"/>
    <w:uiPriority w:val="99"/>
    <w:rsid w:val="000E2F17"/>
    <w:rPr>
      <w:rFonts w:ascii="Times New Roman" w:eastAsiaTheme="minorEastAsia" w:hAnsi="Times New Roman" w:cs="Times New Roman"/>
      <w:sz w:val="20"/>
      <w:szCs w:val="20"/>
    </w:rPr>
  </w:style>
  <w:style w:type="paragraph" w:styleId="BalloonText">
    <w:name w:val="Balloon Text"/>
    <w:basedOn w:val="Normal"/>
    <w:link w:val="BalloonTextChar"/>
    <w:uiPriority w:val="99"/>
    <w:semiHidden/>
    <w:unhideWhenUsed/>
    <w:rsid w:val="000E2F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F17"/>
    <w:rPr>
      <w:rFonts w:ascii="Segoe UI" w:eastAsiaTheme="minorEastAsia" w:hAnsi="Segoe UI" w:cs="Segoe UI"/>
      <w:sz w:val="18"/>
      <w:szCs w:val="18"/>
    </w:rPr>
  </w:style>
  <w:style w:type="paragraph" w:customStyle="1" w:styleId="TimesCAPS">
    <w:name w:val="Times CAPS"/>
    <w:basedOn w:val="Normal"/>
    <w:link w:val="TimesCAPSChar"/>
    <w:qFormat/>
    <w:rsid w:val="0021521C"/>
    <w:pPr>
      <w:jc w:val="center"/>
    </w:pPr>
    <w:rPr>
      <w:rFonts w:eastAsia="Times New Roman"/>
      <w:b/>
    </w:rPr>
  </w:style>
  <w:style w:type="character" w:customStyle="1" w:styleId="TimesCAPSChar">
    <w:name w:val="Times CAPS Char"/>
    <w:basedOn w:val="DefaultParagraphFont"/>
    <w:link w:val="TimesCAPS"/>
    <w:rsid w:val="0021521C"/>
    <w:rPr>
      <w:rFonts w:ascii="Times New Roman" w:eastAsia="Times New Roman" w:hAnsi="Times New Roman" w:cs="Times New Roman"/>
      <w:b/>
      <w:sz w:val="24"/>
      <w:szCs w:val="24"/>
    </w:rPr>
  </w:style>
  <w:style w:type="paragraph" w:styleId="BodyText">
    <w:name w:val="Body Text"/>
    <w:basedOn w:val="Normal"/>
    <w:link w:val="BodyTextChar"/>
    <w:semiHidden/>
    <w:rsid w:val="00A228EC"/>
    <w:pPr>
      <w:widowControl w:val="0"/>
      <w:autoSpaceDE w:val="0"/>
      <w:autoSpaceDN w:val="0"/>
      <w:adjustRightInd w:val="0"/>
    </w:pPr>
    <w:rPr>
      <w:rFonts w:eastAsia="Times New Roman"/>
    </w:rPr>
  </w:style>
  <w:style w:type="character" w:customStyle="1" w:styleId="BodyTextChar">
    <w:name w:val="Body Text Char"/>
    <w:basedOn w:val="DefaultParagraphFont"/>
    <w:link w:val="BodyText"/>
    <w:semiHidden/>
    <w:rsid w:val="00A228EC"/>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7C4DEC"/>
    <w:rPr>
      <w:rFonts w:ascii="Times New Roman" w:eastAsia="Times New Roman" w:hAnsi="Times New Roman" w:cs="Times New Roman"/>
      <w:b/>
      <w:bCs/>
      <w:sz w:val="24"/>
      <w:szCs w:val="24"/>
    </w:rPr>
  </w:style>
  <w:style w:type="paragraph" w:styleId="ListParagraph">
    <w:name w:val="List Paragraph"/>
    <w:basedOn w:val="Normal"/>
    <w:uiPriority w:val="34"/>
    <w:qFormat/>
    <w:rsid w:val="003431EF"/>
    <w:pPr>
      <w:ind w:left="720"/>
      <w:contextualSpacing/>
    </w:pPr>
  </w:style>
  <w:style w:type="character" w:styleId="UnresolvedMention">
    <w:name w:val="Unresolved Mention"/>
    <w:basedOn w:val="DefaultParagraphFont"/>
    <w:uiPriority w:val="99"/>
    <w:semiHidden/>
    <w:unhideWhenUsed/>
    <w:rsid w:val="006E794C"/>
    <w:rPr>
      <w:color w:val="605E5C"/>
      <w:shd w:val="clear" w:color="auto" w:fill="E1DFDD"/>
    </w:rPr>
  </w:style>
  <w:style w:type="paragraph" w:styleId="Revision">
    <w:name w:val="Revision"/>
    <w:hidden/>
    <w:uiPriority w:val="99"/>
    <w:semiHidden/>
    <w:rsid w:val="00955FB6"/>
    <w:rPr>
      <w:rFonts w:ascii="Times New Roman" w:eastAsiaTheme="minorEastAsia"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955FB6"/>
    <w:rPr>
      <w:b/>
      <w:bCs/>
    </w:rPr>
  </w:style>
  <w:style w:type="character" w:customStyle="1" w:styleId="CommentSubjectChar">
    <w:name w:val="Comment Subject Char"/>
    <w:basedOn w:val="CommentTextChar"/>
    <w:link w:val="CommentSubject"/>
    <w:uiPriority w:val="99"/>
    <w:semiHidden/>
    <w:rsid w:val="00955FB6"/>
    <w:rPr>
      <w:rFonts w:ascii="Times New Roman" w:eastAsiaTheme="minorEastAsia" w:hAnsi="Times New Roman" w:cs="Times New Roman"/>
      <w:b/>
      <w:bCs/>
      <w:sz w:val="20"/>
      <w:szCs w:val="20"/>
    </w:rPr>
  </w:style>
  <w:style w:type="character" w:customStyle="1" w:styleId="Heading2Char">
    <w:name w:val="Heading 2 Char"/>
    <w:basedOn w:val="DefaultParagraphFont"/>
    <w:link w:val="Heading2"/>
    <w:uiPriority w:val="9"/>
    <w:semiHidden/>
    <w:rsid w:val="0012734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2734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77D67"/>
    <w:rPr>
      <w:rFonts w:asciiTheme="majorHAnsi" w:eastAsiaTheme="majorEastAsia" w:hAnsiTheme="majorHAnsi" w:cstheme="majorBidi"/>
      <w:i/>
      <w:iCs/>
      <w:color w:val="2E74B5" w:themeColor="accent1" w:themeShade="BF"/>
      <w:sz w:val="24"/>
      <w:szCs w:val="24"/>
    </w:rPr>
  </w:style>
  <w:style w:type="paragraph" w:customStyle="1" w:styleId="Default">
    <w:name w:val="Default"/>
    <w:rsid w:val="0015238A"/>
    <w:pPr>
      <w:autoSpaceDE w:val="0"/>
      <w:autoSpaceDN w:val="0"/>
      <w:adjustRightInd w:val="0"/>
    </w:pPr>
    <w:rPr>
      <w:rFonts w:ascii="Times New Roman" w:hAnsi="Times New Roman" w:cs="Times New Roman"/>
      <w:color w:val="000000"/>
      <w:sz w:val="24"/>
      <w:szCs w:val="24"/>
    </w:rPr>
  </w:style>
  <w:style w:type="paragraph" w:styleId="NormalWeb">
    <w:name w:val="Normal (Web)"/>
    <w:basedOn w:val="Normal"/>
    <w:uiPriority w:val="99"/>
    <w:semiHidden/>
    <w:unhideWhenUsed/>
    <w:rsid w:val="00170EB0"/>
  </w:style>
  <w:style w:type="paragraph" w:styleId="Header">
    <w:name w:val="header"/>
    <w:basedOn w:val="Normal"/>
    <w:link w:val="HeaderChar"/>
    <w:uiPriority w:val="99"/>
    <w:unhideWhenUsed/>
    <w:rsid w:val="009A28AB"/>
    <w:pPr>
      <w:tabs>
        <w:tab w:val="center" w:pos="4680"/>
        <w:tab w:val="right" w:pos="9360"/>
      </w:tabs>
    </w:pPr>
  </w:style>
  <w:style w:type="character" w:customStyle="1" w:styleId="HeaderChar">
    <w:name w:val="Header Char"/>
    <w:basedOn w:val="DefaultParagraphFont"/>
    <w:link w:val="Header"/>
    <w:uiPriority w:val="99"/>
    <w:rsid w:val="009A28AB"/>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9A28AB"/>
    <w:pPr>
      <w:tabs>
        <w:tab w:val="center" w:pos="4680"/>
        <w:tab w:val="right" w:pos="9360"/>
      </w:tabs>
    </w:pPr>
  </w:style>
  <w:style w:type="character" w:customStyle="1" w:styleId="FooterChar">
    <w:name w:val="Footer Char"/>
    <w:basedOn w:val="DefaultParagraphFont"/>
    <w:link w:val="Footer"/>
    <w:uiPriority w:val="99"/>
    <w:rsid w:val="009A28AB"/>
    <w:rPr>
      <w:rFonts w:ascii="Times New Roman" w:eastAsiaTheme="minorEastAsia" w:hAnsi="Times New Roman" w:cs="Times New Roman"/>
      <w:sz w:val="24"/>
      <w:szCs w:val="24"/>
    </w:rPr>
  </w:style>
  <w:style w:type="character" w:customStyle="1" w:styleId="cf01">
    <w:name w:val="cf01"/>
    <w:basedOn w:val="DefaultParagraphFont"/>
    <w:rsid w:val="00FA6761"/>
    <w:rPr>
      <w:rFonts w:ascii="Segoe UI" w:hAnsi="Segoe UI" w:cs="Segoe UI" w:hint="default"/>
      <w:sz w:val="18"/>
      <w:szCs w:val="18"/>
    </w:rPr>
  </w:style>
  <w:style w:type="character" w:styleId="LineNumber">
    <w:name w:val="line number"/>
    <w:basedOn w:val="DefaultParagraphFont"/>
    <w:uiPriority w:val="99"/>
    <w:semiHidden/>
    <w:unhideWhenUsed/>
    <w:rsid w:val="00613FB6"/>
  </w:style>
  <w:style w:type="table" w:customStyle="1" w:styleId="Table">
    <w:name w:val="Table"/>
    <w:semiHidden/>
    <w:unhideWhenUsed/>
    <w:qFormat/>
    <w:rsid w:val="00DA742D"/>
    <w:pPr>
      <w:spacing w:after="200"/>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5407">
      <w:bodyDiv w:val="1"/>
      <w:marLeft w:val="0"/>
      <w:marRight w:val="0"/>
      <w:marTop w:val="0"/>
      <w:marBottom w:val="0"/>
      <w:divBdr>
        <w:top w:val="none" w:sz="0" w:space="0" w:color="auto"/>
        <w:left w:val="none" w:sz="0" w:space="0" w:color="auto"/>
        <w:bottom w:val="none" w:sz="0" w:space="0" w:color="auto"/>
        <w:right w:val="none" w:sz="0" w:space="0" w:color="auto"/>
      </w:divBdr>
    </w:div>
    <w:div w:id="12728445">
      <w:bodyDiv w:val="1"/>
      <w:marLeft w:val="0"/>
      <w:marRight w:val="0"/>
      <w:marTop w:val="0"/>
      <w:marBottom w:val="0"/>
      <w:divBdr>
        <w:top w:val="none" w:sz="0" w:space="0" w:color="auto"/>
        <w:left w:val="none" w:sz="0" w:space="0" w:color="auto"/>
        <w:bottom w:val="none" w:sz="0" w:space="0" w:color="auto"/>
        <w:right w:val="none" w:sz="0" w:space="0" w:color="auto"/>
      </w:divBdr>
    </w:div>
    <w:div w:id="13919609">
      <w:bodyDiv w:val="1"/>
      <w:marLeft w:val="0"/>
      <w:marRight w:val="0"/>
      <w:marTop w:val="0"/>
      <w:marBottom w:val="0"/>
      <w:divBdr>
        <w:top w:val="none" w:sz="0" w:space="0" w:color="auto"/>
        <w:left w:val="none" w:sz="0" w:space="0" w:color="auto"/>
        <w:bottom w:val="none" w:sz="0" w:space="0" w:color="auto"/>
        <w:right w:val="none" w:sz="0" w:space="0" w:color="auto"/>
      </w:divBdr>
    </w:div>
    <w:div w:id="23991619">
      <w:bodyDiv w:val="1"/>
      <w:marLeft w:val="0"/>
      <w:marRight w:val="0"/>
      <w:marTop w:val="0"/>
      <w:marBottom w:val="0"/>
      <w:divBdr>
        <w:top w:val="none" w:sz="0" w:space="0" w:color="auto"/>
        <w:left w:val="none" w:sz="0" w:space="0" w:color="auto"/>
        <w:bottom w:val="none" w:sz="0" w:space="0" w:color="auto"/>
        <w:right w:val="none" w:sz="0" w:space="0" w:color="auto"/>
      </w:divBdr>
      <w:divsChild>
        <w:div w:id="509837301">
          <w:marLeft w:val="0"/>
          <w:marRight w:val="0"/>
          <w:marTop w:val="0"/>
          <w:marBottom w:val="0"/>
          <w:divBdr>
            <w:top w:val="none" w:sz="0" w:space="0" w:color="auto"/>
            <w:left w:val="none" w:sz="0" w:space="0" w:color="auto"/>
            <w:bottom w:val="none" w:sz="0" w:space="0" w:color="auto"/>
            <w:right w:val="none" w:sz="0" w:space="0" w:color="auto"/>
          </w:divBdr>
        </w:div>
        <w:div w:id="296225269">
          <w:marLeft w:val="0"/>
          <w:marRight w:val="0"/>
          <w:marTop w:val="0"/>
          <w:marBottom w:val="0"/>
          <w:divBdr>
            <w:top w:val="none" w:sz="0" w:space="0" w:color="auto"/>
            <w:left w:val="none" w:sz="0" w:space="0" w:color="auto"/>
            <w:bottom w:val="none" w:sz="0" w:space="0" w:color="auto"/>
            <w:right w:val="none" w:sz="0" w:space="0" w:color="auto"/>
          </w:divBdr>
        </w:div>
      </w:divsChild>
    </w:div>
    <w:div w:id="62607712">
      <w:bodyDiv w:val="1"/>
      <w:marLeft w:val="0"/>
      <w:marRight w:val="0"/>
      <w:marTop w:val="0"/>
      <w:marBottom w:val="0"/>
      <w:divBdr>
        <w:top w:val="none" w:sz="0" w:space="0" w:color="auto"/>
        <w:left w:val="none" w:sz="0" w:space="0" w:color="auto"/>
        <w:bottom w:val="none" w:sz="0" w:space="0" w:color="auto"/>
        <w:right w:val="none" w:sz="0" w:space="0" w:color="auto"/>
      </w:divBdr>
      <w:divsChild>
        <w:div w:id="640842143">
          <w:marLeft w:val="0"/>
          <w:marRight w:val="0"/>
          <w:marTop w:val="0"/>
          <w:marBottom w:val="0"/>
          <w:divBdr>
            <w:top w:val="none" w:sz="0" w:space="0" w:color="auto"/>
            <w:left w:val="none" w:sz="0" w:space="0" w:color="auto"/>
            <w:bottom w:val="none" w:sz="0" w:space="0" w:color="auto"/>
            <w:right w:val="none" w:sz="0" w:space="0" w:color="auto"/>
          </w:divBdr>
        </w:div>
      </w:divsChild>
    </w:div>
    <w:div w:id="71509611">
      <w:bodyDiv w:val="1"/>
      <w:marLeft w:val="0"/>
      <w:marRight w:val="0"/>
      <w:marTop w:val="0"/>
      <w:marBottom w:val="0"/>
      <w:divBdr>
        <w:top w:val="none" w:sz="0" w:space="0" w:color="auto"/>
        <w:left w:val="none" w:sz="0" w:space="0" w:color="auto"/>
        <w:bottom w:val="none" w:sz="0" w:space="0" w:color="auto"/>
        <w:right w:val="none" w:sz="0" w:space="0" w:color="auto"/>
      </w:divBdr>
    </w:div>
    <w:div w:id="82528883">
      <w:bodyDiv w:val="1"/>
      <w:marLeft w:val="0"/>
      <w:marRight w:val="0"/>
      <w:marTop w:val="0"/>
      <w:marBottom w:val="0"/>
      <w:divBdr>
        <w:top w:val="none" w:sz="0" w:space="0" w:color="auto"/>
        <w:left w:val="none" w:sz="0" w:space="0" w:color="auto"/>
        <w:bottom w:val="none" w:sz="0" w:space="0" w:color="auto"/>
        <w:right w:val="none" w:sz="0" w:space="0" w:color="auto"/>
      </w:divBdr>
    </w:div>
    <w:div w:id="116916303">
      <w:bodyDiv w:val="1"/>
      <w:marLeft w:val="0"/>
      <w:marRight w:val="0"/>
      <w:marTop w:val="0"/>
      <w:marBottom w:val="0"/>
      <w:divBdr>
        <w:top w:val="none" w:sz="0" w:space="0" w:color="auto"/>
        <w:left w:val="none" w:sz="0" w:space="0" w:color="auto"/>
        <w:bottom w:val="none" w:sz="0" w:space="0" w:color="auto"/>
        <w:right w:val="none" w:sz="0" w:space="0" w:color="auto"/>
      </w:divBdr>
    </w:div>
    <w:div w:id="140657147">
      <w:bodyDiv w:val="1"/>
      <w:marLeft w:val="0"/>
      <w:marRight w:val="0"/>
      <w:marTop w:val="0"/>
      <w:marBottom w:val="0"/>
      <w:divBdr>
        <w:top w:val="none" w:sz="0" w:space="0" w:color="auto"/>
        <w:left w:val="none" w:sz="0" w:space="0" w:color="auto"/>
        <w:bottom w:val="none" w:sz="0" w:space="0" w:color="auto"/>
        <w:right w:val="none" w:sz="0" w:space="0" w:color="auto"/>
      </w:divBdr>
    </w:div>
    <w:div w:id="195777790">
      <w:bodyDiv w:val="1"/>
      <w:marLeft w:val="0"/>
      <w:marRight w:val="0"/>
      <w:marTop w:val="0"/>
      <w:marBottom w:val="0"/>
      <w:divBdr>
        <w:top w:val="none" w:sz="0" w:space="0" w:color="auto"/>
        <w:left w:val="none" w:sz="0" w:space="0" w:color="auto"/>
        <w:bottom w:val="none" w:sz="0" w:space="0" w:color="auto"/>
        <w:right w:val="none" w:sz="0" w:space="0" w:color="auto"/>
      </w:divBdr>
    </w:div>
    <w:div w:id="199434859">
      <w:bodyDiv w:val="1"/>
      <w:marLeft w:val="0"/>
      <w:marRight w:val="0"/>
      <w:marTop w:val="0"/>
      <w:marBottom w:val="0"/>
      <w:divBdr>
        <w:top w:val="none" w:sz="0" w:space="0" w:color="auto"/>
        <w:left w:val="none" w:sz="0" w:space="0" w:color="auto"/>
        <w:bottom w:val="none" w:sz="0" w:space="0" w:color="auto"/>
        <w:right w:val="none" w:sz="0" w:space="0" w:color="auto"/>
      </w:divBdr>
    </w:div>
    <w:div w:id="213661390">
      <w:bodyDiv w:val="1"/>
      <w:marLeft w:val="0"/>
      <w:marRight w:val="0"/>
      <w:marTop w:val="0"/>
      <w:marBottom w:val="0"/>
      <w:divBdr>
        <w:top w:val="none" w:sz="0" w:space="0" w:color="auto"/>
        <w:left w:val="none" w:sz="0" w:space="0" w:color="auto"/>
        <w:bottom w:val="none" w:sz="0" w:space="0" w:color="auto"/>
        <w:right w:val="none" w:sz="0" w:space="0" w:color="auto"/>
      </w:divBdr>
    </w:div>
    <w:div w:id="219093451">
      <w:bodyDiv w:val="1"/>
      <w:marLeft w:val="0"/>
      <w:marRight w:val="0"/>
      <w:marTop w:val="0"/>
      <w:marBottom w:val="0"/>
      <w:divBdr>
        <w:top w:val="none" w:sz="0" w:space="0" w:color="auto"/>
        <w:left w:val="none" w:sz="0" w:space="0" w:color="auto"/>
        <w:bottom w:val="none" w:sz="0" w:space="0" w:color="auto"/>
        <w:right w:val="none" w:sz="0" w:space="0" w:color="auto"/>
      </w:divBdr>
    </w:div>
    <w:div w:id="248540131">
      <w:bodyDiv w:val="1"/>
      <w:marLeft w:val="0"/>
      <w:marRight w:val="0"/>
      <w:marTop w:val="0"/>
      <w:marBottom w:val="0"/>
      <w:divBdr>
        <w:top w:val="none" w:sz="0" w:space="0" w:color="auto"/>
        <w:left w:val="none" w:sz="0" w:space="0" w:color="auto"/>
        <w:bottom w:val="none" w:sz="0" w:space="0" w:color="auto"/>
        <w:right w:val="none" w:sz="0" w:space="0" w:color="auto"/>
      </w:divBdr>
    </w:div>
    <w:div w:id="255132867">
      <w:bodyDiv w:val="1"/>
      <w:marLeft w:val="0"/>
      <w:marRight w:val="0"/>
      <w:marTop w:val="0"/>
      <w:marBottom w:val="0"/>
      <w:divBdr>
        <w:top w:val="none" w:sz="0" w:space="0" w:color="auto"/>
        <w:left w:val="none" w:sz="0" w:space="0" w:color="auto"/>
        <w:bottom w:val="none" w:sz="0" w:space="0" w:color="auto"/>
        <w:right w:val="none" w:sz="0" w:space="0" w:color="auto"/>
      </w:divBdr>
    </w:div>
    <w:div w:id="290677422">
      <w:bodyDiv w:val="1"/>
      <w:marLeft w:val="0"/>
      <w:marRight w:val="0"/>
      <w:marTop w:val="0"/>
      <w:marBottom w:val="0"/>
      <w:divBdr>
        <w:top w:val="none" w:sz="0" w:space="0" w:color="auto"/>
        <w:left w:val="none" w:sz="0" w:space="0" w:color="auto"/>
        <w:bottom w:val="none" w:sz="0" w:space="0" w:color="auto"/>
        <w:right w:val="none" w:sz="0" w:space="0" w:color="auto"/>
      </w:divBdr>
    </w:div>
    <w:div w:id="314842642">
      <w:bodyDiv w:val="1"/>
      <w:marLeft w:val="0"/>
      <w:marRight w:val="0"/>
      <w:marTop w:val="0"/>
      <w:marBottom w:val="0"/>
      <w:divBdr>
        <w:top w:val="none" w:sz="0" w:space="0" w:color="auto"/>
        <w:left w:val="none" w:sz="0" w:space="0" w:color="auto"/>
        <w:bottom w:val="none" w:sz="0" w:space="0" w:color="auto"/>
        <w:right w:val="none" w:sz="0" w:space="0" w:color="auto"/>
      </w:divBdr>
    </w:div>
    <w:div w:id="377317626">
      <w:bodyDiv w:val="1"/>
      <w:marLeft w:val="0"/>
      <w:marRight w:val="0"/>
      <w:marTop w:val="0"/>
      <w:marBottom w:val="0"/>
      <w:divBdr>
        <w:top w:val="none" w:sz="0" w:space="0" w:color="auto"/>
        <w:left w:val="none" w:sz="0" w:space="0" w:color="auto"/>
        <w:bottom w:val="none" w:sz="0" w:space="0" w:color="auto"/>
        <w:right w:val="none" w:sz="0" w:space="0" w:color="auto"/>
      </w:divBdr>
    </w:div>
    <w:div w:id="397436673">
      <w:bodyDiv w:val="1"/>
      <w:marLeft w:val="0"/>
      <w:marRight w:val="0"/>
      <w:marTop w:val="0"/>
      <w:marBottom w:val="0"/>
      <w:divBdr>
        <w:top w:val="none" w:sz="0" w:space="0" w:color="auto"/>
        <w:left w:val="none" w:sz="0" w:space="0" w:color="auto"/>
        <w:bottom w:val="none" w:sz="0" w:space="0" w:color="auto"/>
        <w:right w:val="none" w:sz="0" w:space="0" w:color="auto"/>
      </w:divBdr>
    </w:div>
    <w:div w:id="411776762">
      <w:bodyDiv w:val="1"/>
      <w:marLeft w:val="0"/>
      <w:marRight w:val="0"/>
      <w:marTop w:val="0"/>
      <w:marBottom w:val="0"/>
      <w:divBdr>
        <w:top w:val="none" w:sz="0" w:space="0" w:color="auto"/>
        <w:left w:val="none" w:sz="0" w:space="0" w:color="auto"/>
        <w:bottom w:val="none" w:sz="0" w:space="0" w:color="auto"/>
        <w:right w:val="none" w:sz="0" w:space="0" w:color="auto"/>
      </w:divBdr>
    </w:div>
    <w:div w:id="420033137">
      <w:bodyDiv w:val="1"/>
      <w:marLeft w:val="0"/>
      <w:marRight w:val="0"/>
      <w:marTop w:val="0"/>
      <w:marBottom w:val="0"/>
      <w:divBdr>
        <w:top w:val="none" w:sz="0" w:space="0" w:color="auto"/>
        <w:left w:val="none" w:sz="0" w:space="0" w:color="auto"/>
        <w:bottom w:val="none" w:sz="0" w:space="0" w:color="auto"/>
        <w:right w:val="none" w:sz="0" w:space="0" w:color="auto"/>
      </w:divBdr>
    </w:div>
    <w:div w:id="437457054">
      <w:bodyDiv w:val="1"/>
      <w:marLeft w:val="0"/>
      <w:marRight w:val="0"/>
      <w:marTop w:val="0"/>
      <w:marBottom w:val="0"/>
      <w:divBdr>
        <w:top w:val="none" w:sz="0" w:space="0" w:color="auto"/>
        <w:left w:val="none" w:sz="0" w:space="0" w:color="auto"/>
        <w:bottom w:val="none" w:sz="0" w:space="0" w:color="auto"/>
        <w:right w:val="none" w:sz="0" w:space="0" w:color="auto"/>
      </w:divBdr>
    </w:div>
    <w:div w:id="443041697">
      <w:bodyDiv w:val="1"/>
      <w:marLeft w:val="0"/>
      <w:marRight w:val="0"/>
      <w:marTop w:val="0"/>
      <w:marBottom w:val="0"/>
      <w:divBdr>
        <w:top w:val="none" w:sz="0" w:space="0" w:color="auto"/>
        <w:left w:val="none" w:sz="0" w:space="0" w:color="auto"/>
        <w:bottom w:val="none" w:sz="0" w:space="0" w:color="auto"/>
        <w:right w:val="none" w:sz="0" w:space="0" w:color="auto"/>
      </w:divBdr>
    </w:div>
    <w:div w:id="448282166">
      <w:bodyDiv w:val="1"/>
      <w:marLeft w:val="0"/>
      <w:marRight w:val="0"/>
      <w:marTop w:val="0"/>
      <w:marBottom w:val="0"/>
      <w:divBdr>
        <w:top w:val="none" w:sz="0" w:space="0" w:color="auto"/>
        <w:left w:val="none" w:sz="0" w:space="0" w:color="auto"/>
        <w:bottom w:val="none" w:sz="0" w:space="0" w:color="auto"/>
        <w:right w:val="none" w:sz="0" w:space="0" w:color="auto"/>
      </w:divBdr>
    </w:div>
    <w:div w:id="461122031">
      <w:bodyDiv w:val="1"/>
      <w:marLeft w:val="0"/>
      <w:marRight w:val="0"/>
      <w:marTop w:val="0"/>
      <w:marBottom w:val="0"/>
      <w:divBdr>
        <w:top w:val="none" w:sz="0" w:space="0" w:color="auto"/>
        <w:left w:val="none" w:sz="0" w:space="0" w:color="auto"/>
        <w:bottom w:val="none" w:sz="0" w:space="0" w:color="auto"/>
        <w:right w:val="none" w:sz="0" w:space="0" w:color="auto"/>
      </w:divBdr>
    </w:div>
    <w:div w:id="485321388">
      <w:bodyDiv w:val="1"/>
      <w:marLeft w:val="0"/>
      <w:marRight w:val="0"/>
      <w:marTop w:val="0"/>
      <w:marBottom w:val="0"/>
      <w:divBdr>
        <w:top w:val="none" w:sz="0" w:space="0" w:color="auto"/>
        <w:left w:val="none" w:sz="0" w:space="0" w:color="auto"/>
        <w:bottom w:val="none" w:sz="0" w:space="0" w:color="auto"/>
        <w:right w:val="none" w:sz="0" w:space="0" w:color="auto"/>
      </w:divBdr>
    </w:div>
    <w:div w:id="532763818">
      <w:bodyDiv w:val="1"/>
      <w:marLeft w:val="0"/>
      <w:marRight w:val="0"/>
      <w:marTop w:val="0"/>
      <w:marBottom w:val="0"/>
      <w:divBdr>
        <w:top w:val="none" w:sz="0" w:space="0" w:color="auto"/>
        <w:left w:val="none" w:sz="0" w:space="0" w:color="auto"/>
        <w:bottom w:val="none" w:sz="0" w:space="0" w:color="auto"/>
        <w:right w:val="none" w:sz="0" w:space="0" w:color="auto"/>
      </w:divBdr>
    </w:div>
    <w:div w:id="560554562">
      <w:bodyDiv w:val="1"/>
      <w:marLeft w:val="0"/>
      <w:marRight w:val="0"/>
      <w:marTop w:val="0"/>
      <w:marBottom w:val="0"/>
      <w:divBdr>
        <w:top w:val="none" w:sz="0" w:space="0" w:color="auto"/>
        <w:left w:val="none" w:sz="0" w:space="0" w:color="auto"/>
        <w:bottom w:val="none" w:sz="0" w:space="0" w:color="auto"/>
        <w:right w:val="none" w:sz="0" w:space="0" w:color="auto"/>
      </w:divBdr>
    </w:div>
    <w:div w:id="597103510">
      <w:bodyDiv w:val="1"/>
      <w:marLeft w:val="0"/>
      <w:marRight w:val="0"/>
      <w:marTop w:val="0"/>
      <w:marBottom w:val="0"/>
      <w:divBdr>
        <w:top w:val="none" w:sz="0" w:space="0" w:color="auto"/>
        <w:left w:val="none" w:sz="0" w:space="0" w:color="auto"/>
        <w:bottom w:val="none" w:sz="0" w:space="0" w:color="auto"/>
        <w:right w:val="none" w:sz="0" w:space="0" w:color="auto"/>
      </w:divBdr>
      <w:divsChild>
        <w:div w:id="1877042771">
          <w:marLeft w:val="0"/>
          <w:marRight w:val="0"/>
          <w:marTop w:val="0"/>
          <w:marBottom w:val="0"/>
          <w:divBdr>
            <w:top w:val="none" w:sz="0" w:space="0" w:color="auto"/>
            <w:left w:val="none" w:sz="0" w:space="0" w:color="auto"/>
            <w:bottom w:val="none" w:sz="0" w:space="0" w:color="auto"/>
            <w:right w:val="none" w:sz="0" w:space="0" w:color="auto"/>
          </w:divBdr>
        </w:div>
      </w:divsChild>
    </w:div>
    <w:div w:id="621033448">
      <w:bodyDiv w:val="1"/>
      <w:marLeft w:val="0"/>
      <w:marRight w:val="0"/>
      <w:marTop w:val="0"/>
      <w:marBottom w:val="0"/>
      <w:divBdr>
        <w:top w:val="none" w:sz="0" w:space="0" w:color="auto"/>
        <w:left w:val="none" w:sz="0" w:space="0" w:color="auto"/>
        <w:bottom w:val="none" w:sz="0" w:space="0" w:color="auto"/>
        <w:right w:val="none" w:sz="0" w:space="0" w:color="auto"/>
      </w:divBdr>
    </w:div>
    <w:div w:id="635649494">
      <w:bodyDiv w:val="1"/>
      <w:marLeft w:val="0"/>
      <w:marRight w:val="0"/>
      <w:marTop w:val="0"/>
      <w:marBottom w:val="0"/>
      <w:divBdr>
        <w:top w:val="none" w:sz="0" w:space="0" w:color="auto"/>
        <w:left w:val="none" w:sz="0" w:space="0" w:color="auto"/>
        <w:bottom w:val="none" w:sz="0" w:space="0" w:color="auto"/>
        <w:right w:val="none" w:sz="0" w:space="0" w:color="auto"/>
      </w:divBdr>
    </w:div>
    <w:div w:id="647318230">
      <w:bodyDiv w:val="1"/>
      <w:marLeft w:val="0"/>
      <w:marRight w:val="0"/>
      <w:marTop w:val="0"/>
      <w:marBottom w:val="0"/>
      <w:divBdr>
        <w:top w:val="none" w:sz="0" w:space="0" w:color="auto"/>
        <w:left w:val="none" w:sz="0" w:space="0" w:color="auto"/>
        <w:bottom w:val="none" w:sz="0" w:space="0" w:color="auto"/>
        <w:right w:val="none" w:sz="0" w:space="0" w:color="auto"/>
      </w:divBdr>
      <w:divsChild>
        <w:div w:id="577176943">
          <w:marLeft w:val="0"/>
          <w:marRight w:val="0"/>
          <w:marTop w:val="0"/>
          <w:marBottom w:val="0"/>
          <w:divBdr>
            <w:top w:val="none" w:sz="0" w:space="0" w:color="auto"/>
            <w:left w:val="none" w:sz="0" w:space="0" w:color="auto"/>
            <w:bottom w:val="none" w:sz="0" w:space="0" w:color="auto"/>
            <w:right w:val="none" w:sz="0" w:space="0" w:color="auto"/>
          </w:divBdr>
        </w:div>
        <w:div w:id="2077975643">
          <w:marLeft w:val="0"/>
          <w:marRight w:val="0"/>
          <w:marTop w:val="0"/>
          <w:marBottom w:val="0"/>
          <w:divBdr>
            <w:top w:val="none" w:sz="0" w:space="0" w:color="auto"/>
            <w:left w:val="none" w:sz="0" w:space="0" w:color="auto"/>
            <w:bottom w:val="none" w:sz="0" w:space="0" w:color="auto"/>
            <w:right w:val="none" w:sz="0" w:space="0" w:color="auto"/>
          </w:divBdr>
        </w:div>
      </w:divsChild>
    </w:div>
    <w:div w:id="655836997">
      <w:bodyDiv w:val="1"/>
      <w:marLeft w:val="0"/>
      <w:marRight w:val="0"/>
      <w:marTop w:val="0"/>
      <w:marBottom w:val="0"/>
      <w:divBdr>
        <w:top w:val="none" w:sz="0" w:space="0" w:color="auto"/>
        <w:left w:val="none" w:sz="0" w:space="0" w:color="auto"/>
        <w:bottom w:val="none" w:sz="0" w:space="0" w:color="auto"/>
        <w:right w:val="none" w:sz="0" w:space="0" w:color="auto"/>
      </w:divBdr>
    </w:div>
    <w:div w:id="668942724">
      <w:bodyDiv w:val="1"/>
      <w:marLeft w:val="0"/>
      <w:marRight w:val="0"/>
      <w:marTop w:val="0"/>
      <w:marBottom w:val="0"/>
      <w:divBdr>
        <w:top w:val="none" w:sz="0" w:space="0" w:color="auto"/>
        <w:left w:val="none" w:sz="0" w:space="0" w:color="auto"/>
        <w:bottom w:val="none" w:sz="0" w:space="0" w:color="auto"/>
        <w:right w:val="none" w:sz="0" w:space="0" w:color="auto"/>
      </w:divBdr>
    </w:div>
    <w:div w:id="670838836">
      <w:bodyDiv w:val="1"/>
      <w:marLeft w:val="0"/>
      <w:marRight w:val="0"/>
      <w:marTop w:val="0"/>
      <w:marBottom w:val="0"/>
      <w:divBdr>
        <w:top w:val="none" w:sz="0" w:space="0" w:color="auto"/>
        <w:left w:val="none" w:sz="0" w:space="0" w:color="auto"/>
        <w:bottom w:val="none" w:sz="0" w:space="0" w:color="auto"/>
        <w:right w:val="none" w:sz="0" w:space="0" w:color="auto"/>
      </w:divBdr>
    </w:div>
    <w:div w:id="693727167">
      <w:bodyDiv w:val="1"/>
      <w:marLeft w:val="0"/>
      <w:marRight w:val="0"/>
      <w:marTop w:val="0"/>
      <w:marBottom w:val="0"/>
      <w:divBdr>
        <w:top w:val="none" w:sz="0" w:space="0" w:color="auto"/>
        <w:left w:val="none" w:sz="0" w:space="0" w:color="auto"/>
        <w:bottom w:val="none" w:sz="0" w:space="0" w:color="auto"/>
        <w:right w:val="none" w:sz="0" w:space="0" w:color="auto"/>
      </w:divBdr>
    </w:div>
    <w:div w:id="707073830">
      <w:bodyDiv w:val="1"/>
      <w:marLeft w:val="0"/>
      <w:marRight w:val="0"/>
      <w:marTop w:val="0"/>
      <w:marBottom w:val="0"/>
      <w:divBdr>
        <w:top w:val="none" w:sz="0" w:space="0" w:color="auto"/>
        <w:left w:val="none" w:sz="0" w:space="0" w:color="auto"/>
        <w:bottom w:val="none" w:sz="0" w:space="0" w:color="auto"/>
        <w:right w:val="none" w:sz="0" w:space="0" w:color="auto"/>
      </w:divBdr>
    </w:div>
    <w:div w:id="727654768">
      <w:bodyDiv w:val="1"/>
      <w:marLeft w:val="0"/>
      <w:marRight w:val="0"/>
      <w:marTop w:val="0"/>
      <w:marBottom w:val="0"/>
      <w:divBdr>
        <w:top w:val="none" w:sz="0" w:space="0" w:color="auto"/>
        <w:left w:val="none" w:sz="0" w:space="0" w:color="auto"/>
        <w:bottom w:val="none" w:sz="0" w:space="0" w:color="auto"/>
        <w:right w:val="none" w:sz="0" w:space="0" w:color="auto"/>
      </w:divBdr>
    </w:div>
    <w:div w:id="731734712">
      <w:bodyDiv w:val="1"/>
      <w:marLeft w:val="0"/>
      <w:marRight w:val="0"/>
      <w:marTop w:val="0"/>
      <w:marBottom w:val="0"/>
      <w:divBdr>
        <w:top w:val="none" w:sz="0" w:space="0" w:color="auto"/>
        <w:left w:val="none" w:sz="0" w:space="0" w:color="auto"/>
        <w:bottom w:val="none" w:sz="0" w:space="0" w:color="auto"/>
        <w:right w:val="none" w:sz="0" w:space="0" w:color="auto"/>
      </w:divBdr>
    </w:div>
    <w:div w:id="751052079">
      <w:bodyDiv w:val="1"/>
      <w:marLeft w:val="0"/>
      <w:marRight w:val="0"/>
      <w:marTop w:val="0"/>
      <w:marBottom w:val="0"/>
      <w:divBdr>
        <w:top w:val="none" w:sz="0" w:space="0" w:color="auto"/>
        <w:left w:val="none" w:sz="0" w:space="0" w:color="auto"/>
        <w:bottom w:val="none" w:sz="0" w:space="0" w:color="auto"/>
        <w:right w:val="none" w:sz="0" w:space="0" w:color="auto"/>
      </w:divBdr>
    </w:div>
    <w:div w:id="761535950">
      <w:bodyDiv w:val="1"/>
      <w:marLeft w:val="0"/>
      <w:marRight w:val="0"/>
      <w:marTop w:val="0"/>
      <w:marBottom w:val="0"/>
      <w:divBdr>
        <w:top w:val="none" w:sz="0" w:space="0" w:color="auto"/>
        <w:left w:val="none" w:sz="0" w:space="0" w:color="auto"/>
        <w:bottom w:val="none" w:sz="0" w:space="0" w:color="auto"/>
        <w:right w:val="none" w:sz="0" w:space="0" w:color="auto"/>
      </w:divBdr>
    </w:div>
    <w:div w:id="807403609">
      <w:bodyDiv w:val="1"/>
      <w:marLeft w:val="0"/>
      <w:marRight w:val="0"/>
      <w:marTop w:val="0"/>
      <w:marBottom w:val="0"/>
      <w:divBdr>
        <w:top w:val="none" w:sz="0" w:space="0" w:color="auto"/>
        <w:left w:val="none" w:sz="0" w:space="0" w:color="auto"/>
        <w:bottom w:val="none" w:sz="0" w:space="0" w:color="auto"/>
        <w:right w:val="none" w:sz="0" w:space="0" w:color="auto"/>
      </w:divBdr>
    </w:div>
    <w:div w:id="808547377">
      <w:bodyDiv w:val="1"/>
      <w:marLeft w:val="0"/>
      <w:marRight w:val="0"/>
      <w:marTop w:val="0"/>
      <w:marBottom w:val="0"/>
      <w:divBdr>
        <w:top w:val="none" w:sz="0" w:space="0" w:color="auto"/>
        <w:left w:val="none" w:sz="0" w:space="0" w:color="auto"/>
        <w:bottom w:val="none" w:sz="0" w:space="0" w:color="auto"/>
        <w:right w:val="none" w:sz="0" w:space="0" w:color="auto"/>
      </w:divBdr>
    </w:div>
    <w:div w:id="808858512">
      <w:bodyDiv w:val="1"/>
      <w:marLeft w:val="0"/>
      <w:marRight w:val="0"/>
      <w:marTop w:val="0"/>
      <w:marBottom w:val="0"/>
      <w:divBdr>
        <w:top w:val="none" w:sz="0" w:space="0" w:color="auto"/>
        <w:left w:val="none" w:sz="0" w:space="0" w:color="auto"/>
        <w:bottom w:val="none" w:sz="0" w:space="0" w:color="auto"/>
        <w:right w:val="none" w:sz="0" w:space="0" w:color="auto"/>
      </w:divBdr>
    </w:div>
    <w:div w:id="811361579">
      <w:bodyDiv w:val="1"/>
      <w:marLeft w:val="0"/>
      <w:marRight w:val="0"/>
      <w:marTop w:val="0"/>
      <w:marBottom w:val="0"/>
      <w:divBdr>
        <w:top w:val="none" w:sz="0" w:space="0" w:color="auto"/>
        <w:left w:val="none" w:sz="0" w:space="0" w:color="auto"/>
        <w:bottom w:val="none" w:sz="0" w:space="0" w:color="auto"/>
        <w:right w:val="none" w:sz="0" w:space="0" w:color="auto"/>
      </w:divBdr>
    </w:div>
    <w:div w:id="823666773">
      <w:bodyDiv w:val="1"/>
      <w:marLeft w:val="0"/>
      <w:marRight w:val="0"/>
      <w:marTop w:val="0"/>
      <w:marBottom w:val="0"/>
      <w:divBdr>
        <w:top w:val="none" w:sz="0" w:space="0" w:color="auto"/>
        <w:left w:val="none" w:sz="0" w:space="0" w:color="auto"/>
        <w:bottom w:val="none" w:sz="0" w:space="0" w:color="auto"/>
        <w:right w:val="none" w:sz="0" w:space="0" w:color="auto"/>
      </w:divBdr>
    </w:div>
    <w:div w:id="835731962">
      <w:bodyDiv w:val="1"/>
      <w:marLeft w:val="0"/>
      <w:marRight w:val="0"/>
      <w:marTop w:val="0"/>
      <w:marBottom w:val="0"/>
      <w:divBdr>
        <w:top w:val="none" w:sz="0" w:space="0" w:color="auto"/>
        <w:left w:val="none" w:sz="0" w:space="0" w:color="auto"/>
        <w:bottom w:val="none" w:sz="0" w:space="0" w:color="auto"/>
        <w:right w:val="none" w:sz="0" w:space="0" w:color="auto"/>
      </w:divBdr>
    </w:div>
    <w:div w:id="846676373">
      <w:bodyDiv w:val="1"/>
      <w:marLeft w:val="0"/>
      <w:marRight w:val="0"/>
      <w:marTop w:val="0"/>
      <w:marBottom w:val="0"/>
      <w:divBdr>
        <w:top w:val="none" w:sz="0" w:space="0" w:color="auto"/>
        <w:left w:val="none" w:sz="0" w:space="0" w:color="auto"/>
        <w:bottom w:val="none" w:sz="0" w:space="0" w:color="auto"/>
        <w:right w:val="none" w:sz="0" w:space="0" w:color="auto"/>
      </w:divBdr>
    </w:div>
    <w:div w:id="855655473">
      <w:bodyDiv w:val="1"/>
      <w:marLeft w:val="0"/>
      <w:marRight w:val="0"/>
      <w:marTop w:val="0"/>
      <w:marBottom w:val="0"/>
      <w:divBdr>
        <w:top w:val="none" w:sz="0" w:space="0" w:color="auto"/>
        <w:left w:val="none" w:sz="0" w:space="0" w:color="auto"/>
        <w:bottom w:val="none" w:sz="0" w:space="0" w:color="auto"/>
        <w:right w:val="none" w:sz="0" w:space="0" w:color="auto"/>
      </w:divBdr>
      <w:divsChild>
        <w:div w:id="2085296113">
          <w:marLeft w:val="0"/>
          <w:marRight w:val="0"/>
          <w:marTop w:val="0"/>
          <w:marBottom w:val="0"/>
          <w:divBdr>
            <w:top w:val="none" w:sz="0" w:space="0" w:color="auto"/>
            <w:left w:val="none" w:sz="0" w:space="0" w:color="auto"/>
            <w:bottom w:val="none" w:sz="0" w:space="0" w:color="auto"/>
            <w:right w:val="none" w:sz="0" w:space="0" w:color="auto"/>
          </w:divBdr>
        </w:div>
        <w:div w:id="362093147">
          <w:marLeft w:val="0"/>
          <w:marRight w:val="0"/>
          <w:marTop w:val="0"/>
          <w:marBottom w:val="0"/>
          <w:divBdr>
            <w:top w:val="none" w:sz="0" w:space="0" w:color="auto"/>
            <w:left w:val="none" w:sz="0" w:space="0" w:color="auto"/>
            <w:bottom w:val="none" w:sz="0" w:space="0" w:color="auto"/>
            <w:right w:val="none" w:sz="0" w:space="0" w:color="auto"/>
          </w:divBdr>
        </w:div>
      </w:divsChild>
    </w:div>
    <w:div w:id="862134642">
      <w:bodyDiv w:val="1"/>
      <w:marLeft w:val="0"/>
      <w:marRight w:val="0"/>
      <w:marTop w:val="0"/>
      <w:marBottom w:val="0"/>
      <w:divBdr>
        <w:top w:val="none" w:sz="0" w:space="0" w:color="auto"/>
        <w:left w:val="none" w:sz="0" w:space="0" w:color="auto"/>
        <w:bottom w:val="none" w:sz="0" w:space="0" w:color="auto"/>
        <w:right w:val="none" w:sz="0" w:space="0" w:color="auto"/>
      </w:divBdr>
      <w:divsChild>
        <w:div w:id="544147948">
          <w:marLeft w:val="0"/>
          <w:marRight w:val="0"/>
          <w:marTop w:val="0"/>
          <w:marBottom w:val="0"/>
          <w:divBdr>
            <w:top w:val="none" w:sz="0" w:space="0" w:color="auto"/>
            <w:left w:val="none" w:sz="0" w:space="0" w:color="auto"/>
            <w:bottom w:val="none" w:sz="0" w:space="0" w:color="auto"/>
            <w:right w:val="none" w:sz="0" w:space="0" w:color="auto"/>
          </w:divBdr>
        </w:div>
      </w:divsChild>
    </w:div>
    <w:div w:id="908271399">
      <w:bodyDiv w:val="1"/>
      <w:marLeft w:val="0"/>
      <w:marRight w:val="0"/>
      <w:marTop w:val="0"/>
      <w:marBottom w:val="0"/>
      <w:divBdr>
        <w:top w:val="none" w:sz="0" w:space="0" w:color="auto"/>
        <w:left w:val="none" w:sz="0" w:space="0" w:color="auto"/>
        <w:bottom w:val="none" w:sz="0" w:space="0" w:color="auto"/>
        <w:right w:val="none" w:sz="0" w:space="0" w:color="auto"/>
      </w:divBdr>
    </w:div>
    <w:div w:id="920288114">
      <w:bodyDiv w:val="1"/>
      <w:marLeft w:val="0"/>
      <w:marRight w:val="0"/>
      <w:marTop w:val="0"/>
      <w:marBottom w:val="0"/>
      <w:divBdr>
        <w:top w:val="none" w:sz="0" w:space="0" w:color="auto"/>
        <w:left w:val="none" w:sz="0" w:space="0" w:color="auto"/>
        <w:bottom w:val="none" w:sz="0" w:space="0" w:color="auto"/>
        <w:right w:val="none" w:sz="0" w:space="0" w:color="auto"/>
      </w:divBdr>
    </w:div>
    <w:div w:id="975644305">
      <w:bodyDiv w:val="1"/>
      <w:marLeft w:val="0"/>
      <w:marRight w:val="0"/>
      <w:marTop w:val="0"/>
      <w:marBottom w:val="0"/>
      <w:divBdr>
        <w:top w:val="none" w:sz="0" w:space="0" w:color="auto"/>
        <w:left w:val="none" w:sz="0" w:space="0" w:color="auto"/>
        <w:bottom w:val="none" w:sz="0" w:space="0" w:color="auto"/>
        <w:right w:val="none" w:sz="0" w:space="0" w:color="auto"/>
      </w:divBdr>
    </w:div>
    <w:div w:id="979462943">
      <w:bodyDiv w:val="1"/>
      <w:marLeft w:val="0"/>
      <w:marRight w:val="0"/>
      <w:marTop w:val="0"/>
      <w:marBottom w:val="0"/>
      <w:divBdr>
        <w:top w:val="none" w:sz="0" w:space="0" w:color="auto"/>
        <w:left w:val="none" w:sz="0" w:space="0" w:color="auto"/>
        <w:bottom w:val="none" w:sz="0" w:space="0" w:color="auto"/>
        <w:right w:val="none" w:sz="0" w:space="0" w:color="auto"/>
      </w:divBdr>
    </w:div>
    <w:div w:id="984551195">
      <w:bodyDiv w:val="1"/>
      <w:marLeft w:val="0"/>
      <w:marRight w:val="0"/>
      <w:marTop w:val="0"/>
      <w:marBottom w:val="0"/>
      <w:divBdr>
        <w:top w:val="none" w:sz="0" w:space="0" w:color="auto"/>
        <w:left w:val="none" w:sz="0" w:space="0" w:color="auto"/>
        <w:bottom w:val="none" w:sz="0" w:space="0" w:color="auto"/>
        <w:right w:val="none" w:sz="0" w:space="0" w:color="auto"/>
      </w:divBdr>
      <w:divsChild>
        <w:div w:id="1787577748">
          <w:marLeft w:val="0"/>
          <w:marRight w:val="0"/>
          <w:marTop w:val="0"/>
          <w:marBottom w:val="0"/>
          <w:divBdr>
            <w:top w:val="none" w:sz="0" w:space="0" w:color="auto"/>
            <w:left w:val="none" w:sz="0" w:space="0" w:color="auto"/>
            <w:bottom w:val="none" w:sz="0" w:space="0" w:color="auto"/>
            <w:right w:val="none" w:sz="0" w:space="0" w:color="auto"/>
          </w:divBdr>
        </w:div>
        <w:div w:id="1230652112">
          <w:marLeft w:val="0"/>
          <w:marRight w:val="0"/>
          <w:marTop w:val="0"/>
          <w:marBottom w:val="0"/>
          <w:divBdr>
            <w:top w:val="none" w:sz="0" w:space="0" w:color="auto"/>
            <w:left w:val="none" w:sz="0" w:space="0" w:color="auto"/>
            <w:bottom w:val="none" w:sz="0" w:space="0" w:color="auto"/>
            <w:right w:val="none" w:sz="0" w:space="0" w:color="auto"/>
          </w:divBdr>
        </w:div>
      </w:divsChild>
    </w:div>
    <w:div w:id="991255112">
      <w:bodyDiv w:val="1"/>
      <w:marLeft w:val="0"/>
      <w:marRight w:val="0"/>
      <w:marTop w:val="0"/>
      <w:marBottom w:val="0"/>
      <w:divBdr>
        <w:top w:val="none" w:sz="0" w:space="0" w:color="auto"/>
        <w:left w:val="none" w:sz="0" w:space="0" w:color="auto"/>
        <w:bottom w:val="none" w:sz="0" w:space="0" w:color="auto"/>
        <w:right w:val="none" w:sz="0" w:space="0" w:color="auto"/>
      </w:divBdr>
    </w:div>
    <w:div w:id="1012611700">
      <w:bodyDiv w:val="1"/>
      <w:marLeft w:val="0"/>
      <w:marRight w:val="0"/>
      <w:marTop w:val="0"/>
      <w:marBottom w:val="0"/>
      <w:divBdr>
        <w:top w:val="none" w:sz="0" w:space="0" w:color="auto"/>
        <w:left w:val="none" w:sz="0" w:space="0" w:color="auto"/>
        <w:bottom w:val="none" w:sz="0" w:space="0" w:color="auto"/>
        <w:right w:val="none" w:sz="0" w:space="0" w:color="auto"/>
      </w:divBdr>
    </w:div>
    <w:div w:id="1124159609">
      <w:bodyDiv w:val="1"/>
      <w:marLeft w:val="0"/>
      <w:marRight w:val="0"/>
      <w:marTop w:val="0"/>
      <w:marBottom w:val="0"/>
      <w:divBdr>
        <w:top w:val="none" w:sz="0" w:space="0" w:color="auto"/>
        <w:left w:val="none" w:sz="0" w:space="0" w:color="auto"/>
        <w:bottom w:val="none" w:sz="0" w:space="0" w:color="auto"/>
        <w:right w:val="none" w:sz="0" w:space="0" w:color="auto"/>
      </w:divBdr>
    </w:div>
    <w:div w:id="1125780864">
      <w:bodyDiv w:val="1"/>
      <w:marLeft w:val="0"/>
      <w:marRight w:val="0"/>
      <w:marTop w:val="0"/>
      <w:marBottom w:val="0"/>
      <w:divBdr>
        <w:top w:val="none" w:sz="0" w:space="0" w:color="auto"/>
        <w:left w:val="none" w:sz="0" w:space="0" w:color="auto"/>
        <w:bottom w:val="none" w:sz="0" w:space="0" w:color="auto"/>
        <w:right w:val="none" w:sz="0" w:space="0" w:color="auto"/>
      </w:divBdr>
    </w:div>
    <w:div w:id="1132750987">
      <w:bodyDiv w:val="1"/>
      <w:marLeft w:val="0"/>
      <w:marRight w:val="0"/>
      <w:marTop w:val="0"/>
      <w:marBottom w:val="0"/>
      <w:divBdr>
        <w:top w:val="none" w:sz="0" w:space="0" w:color="auto"/>
        <w:left w:val="none" w:sz="0" w:space="0" w:color="auto"/>
        <w:bottom w:val="none" w:sz="0" w:space="0" w:color="auto"/>
        <w:right w:val="none" w:sz="0" w:space="0" w:color="auto"/>
      </w:divBdr>
    </w:div>
    <w:div w:id="1160265849">
      <w:bodyDiv w:val="1"/>
      <w:marLeft w:val="0"/>
      <w:marRight w:val="0"/>
      <w:marTop w:val="0"/>
      <w:marBottom w:val="0"/>
      <w:divBdr>
        <w:top w:val="none" w:sz="0" w:space="0" w:color="auto"/>
        <w:left w:val="none" w:sz="0" w:space="0" w:color="auto"/>
        <w:bottom w:val="none" w:sz="0" w:space="0" w:color="auto"/>
        <w:right w:val="none" w:sz="0" w:space="0" w:color="auto"/>
      </w:divBdr>
      <w:divsChild>
        <w:div w:id="1807121642">
          <w:marLeft w:val="0"/>
          <w:marRight w:val="0"/>
          <w:marTop w:val="0"/>
          <w:marBottom w:val="0"/>
          <w:divBdr>
            <w:top w:val="none" w:sz="0" w:space="0" w:color="auto"/>
            <w:left w:val="none" w:sz="0" w:space="0" w:color="auto"/>
            <w:bottom w:val="none" w:sz="0" w:space="0" w:color="auto"/>
            <w:right w:val="none" w:sz="0" w:space="0" w:color="auto"/>
          </w:divBdr>
        </w:div>
      </w:divsChild>
    </w:div>
    <w:div w:id="1161312320">
      <w:bodyDiv w:val="1"/>
      <w:marLeft w:val="0"/>
      <w:marRight w:val="0"/>
      <w:marTop w:val="0"/>
      <w:marBottom w:val="0"/>
      <w:divBdr>
        <w:top w:val="none" w:sz="0" w:space="0" w:color="auto"/>
        <w:left w:val="none" w:sz="0" w:space="0" w:color="auto"/>
        <w:bottom w:val="none" w:sz="0" w:space="0" w:color="auto"/>
        <w:right w:val="none" w:sz="0" w:space="0" w:color="auto"/>
      </w:divBdr>
    </w:div>
    <w:div w:id="1166048120">
      <w:bodyDiv w:val="1"/>
      <w:marLeft w:val="0"/>
      <w:marRight w:val="0"/>
      <w:marTop w:val="0"/>
      <w:marBottom w:val="0"/>
      <w:divBdr>
        <w:top w:val="none" w:sz="0" w:space="0" w:color="auto"/>
        <w:left w:val="none" w:sz="0" w:space="0" w:color="auto"/>
        <w:bottom w:val="none" w:sz="0" w:space="0" w:color="auto"/>
        <w:right w:val="none" w:sz="0" w:space="0" w:color="auto"/>
      </w:divBdr>
    </w:div>
    <w:div w:id="1169324103">
      <w:bodyDiv w:val="1"/>
      <w:marLeft w:val="0"/>
      <w:marRight w:val="0"/>
      <w:marTop w:val="0"/>
      <w:marBottom w:val="0"/>
      <w:divBdr>
        <w:top w:val="none" w:sz="0" w:space="0" w:color="auto"/>
        <w:left w:val="none" w:sz="0" w:space="0" w:color="auto"/>
        <w:bottom w:val="none" w:sz="0" w:space="0" w:color="auto"/>
        <w:right w:val="none" w:sz="0" w:space="0" w:color="auto"/>
      </w:divBdr>
    </w:div>
    <w:div w:id="1171216551">
      <w:bodyDiv w:val="1"/>
      <w:marLeft w:val="0"/>
      <w:marRight w:val="0"/>
      <w:marTop w:val="0"/>
      <w:marBottom w:val="0"/>
      <w:divBdr>
        <w:top w:val="none" w:sz="0" w:space="0" w:color="auto"/>
        <w:left w:val="none" w:sz="0" w:space="0" w:color="auto"/>
        <w:bottom w:val="none" w:sz="0" w:space="0" w:color="auto"/>
        <w:right w:val="none" w:sz="0" w:space="0" w:color="auto"/>
      </w:divBdr>
    </w:div>
    <w:div w:id="1182553681">
      <w:bodyDiv w:val="1"/>
      <w:marLeft w:val="0"/>
      <w:marRight w:val="0"/>
      <w:marTop w:val="0"/>
      <w:marBottom w:val="0"/>
      <w:divBdr>
        <w:top w:val="none" w:sz="0" w:space="0" w:color="auto"/>
        <w:left w:val="none" w:sz="0" w:space="0" w:color="auto"/>
        <w:bottom w:val="none" w:sz="0" w:space="0" w:color="auto"/>
        <w:right w:val="none" w:sz="0" w:space="0" w:color="auto"/>
      </w:divBdr>
    </w:div>
    <w:div w:id="1184369025">
      <w:bodyDiv w:val="1"/>
      <w:marLeft w:val="0"/>
      <w:marRight w:val="0"/>
      <w:marTop w:val="0"/>
      <w:marBottom w:val="0"/>
      <w:divBdr>
        <w:top w:val="none" w:sz="0" w:space="0" w:color="auto"/>
        <w:left w:val="none" w:sz="0" w:space="0" w:color="auto"/>
        <w:bottom w:val="none" w:sz="0" w:space="0" w:color="auto"/>
        <w:right w:val="none" w:sz="0" w:space="0" w:color="auto"/>
      </w:divBdr>
    </w:div>
    <w:div w:id="1211763637">
      <w:bodyDiv w:val="1"/>
      <w:marLeft w:val="0"/>
      <w:marRight w:val="0"/>
      <w:marTop w:val="0"/>
      <w:marBottom w:val="0"/>
      <w:divBdr>
        <w:top w:val="none" w:sz="0" w:space="0" w:color="auto"/>
        <w:left w:val="none" w:sz="0" w:space="0" w:color="auto"/>
        <w:bottom w:val="none" w:sz="0" w:space="0" w:color="auto"/>
        <w:right w:val="none" w:sz="0" w:space="0" w:color="auto"/>
      </w:divBdr>
    </w:div>
    <w:div w:id="1213688667">
      <w:bodyDiv w:val="1"/>
      <w:marLeft w:val="0"/>
      <w:marRight w:val="0"/>
      <w:marTop w:val="0"/>
      <w:marBottom w:val="0"/>
      <w:divBdr>
        <w:top w:val="none" w:sz="0" w:space="0" w:color="auto"/>
        <w:left w:val="none" w:sz="0" w:space="0" w:color="auto"/>
        <w:bottom w:val="none" w:sz="0" w:space="0" w:color="auto"/>
        <w:right w:val="none" w:sz="0" w:space="0" w:color="auto"/>
      </w:divBdr>
      <w:divsChild>
        <w:div w:id="796486519">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219785528">
      <w:bodyDiv w:val="1"/>
      <w:marLeft w:val="0"/>
      <w:marRight w:val="0"/>
      <w:marTop w:val="0"/>
      <w:marBottom w:val="0"/>
      <w:divBdr>
        <w:top w:val="none" w:sz="0" w:space="0" w:color="auto"/>
        <w:left w:val="none" w:sz="0" w:space="0" w:color="auto"/>
        <w:bottom w:val="none" w:sz="0" w:space="0" w:color="auto"/>
        <w:right w:val="none" w:sz="0" w:space="0" w:color="auto"/>
      </w:divBdr>
    </w:div>
    <w:div w:id="1223907260">
      <w:bodyDiv w:val="1"/>
      <w:marLeft w:val="0"/>
      <w:marRight w:val="0"/>
      <w:marTop w:val="0"/>
      <w:marBottom w:val="0"/>
      <w:divBdr>
        <w:top w:val="none" w:sz="0" w:space="0" w:color="auto"/>
        <w:left w:val="none" w:sz="0" w:space="0" w:color="auto"/>
        <w:bottom w:val="none" w:sz="0" w:space="0" w:color="auto"/>
        <w:right w:val="none" w:sz="0" w:space="0" w:color="auto"/>
      </w:divBdr>
    </w:div>
    <w:div w:id="1224297714">
      <w:bodyDiv w:val="1"/>
      <w:marLeft w:val="0"/>
      <w:marRight w:val="0"/>
      <w:marTop w:val="0"/>
      <w:marBottom w:val="0"/>
      <w:divBdr>
        <w:top w:val="none" w:sz="0" w:space="0" w:color="auto"/>
        <w:left w:val="none" w:sz="0" w:space="0" w:color="auto"/>
        <w:bottom w:val="none" w:sz="0" w:space="0" w:color="auto"/>
        <w:right w:val="none" w:sz="0" w:space="0" w:color="auto"/>
      </w:divBdr>
    </w:div>
    <w:div w:id="1272399056">
      <w:bodyDiv w:val="1"/>
      <w:marLeft w:val="0"/>
      <w:marRight w:val="0"/>
      <w:marTop w:val="0"/>
      <w:marBottom w:val="0"/>
      <w:divBdr>
        <w:top w:val="none" w:sz="0" w:space="0" w:color="auto"/>
        <w:left w:val="none" w:sz="0" w:space="0" w:color="auto"/>
        <w:bottom w:val="none" w:sz="0" w:space="0" w:color="auto"/>
        <w:right w:val="none" w:sz="0" w:space="0" w:color="auto"/>
      </w:divBdr>
      <w:divsChild>
        <w:div w:id="173081642">
          <w:marLeft w:val="0"/>
          <w:marRight w:val="0"/>
          <w:marTop w:val="0"/>
          <w:marBottom w:val="0"/>
          <w:divBdr>
            <w:top w:val="none" w:sz="0" w:space="0" w:color="auto"/>
            <w:left w:val="none" w:sz="0" w:space="0" w:color="auto"/>
            <w:bottom w:val="none" w:sz="0" w:space="0" w:color="auto"/>
            <w:right w:val="none" w:sz="0" w:space="0" w:color="auto"/>
          </w:divBdr>
        </w:div>
      </w:divsChild>
    </w:div>
    <w:div w:id="1274438924">
      <w:bodyDiv w:val="1"/>
      <w:marLeft w:val="0"/>
      <w:marRight w:val="0"/>
      <w:marTop w:val="0"/>
      <w:marBottom w:val="0"/>
      <w:divBdr>
        <w:top w:val="none" w:sz="0" w:space="0" w:color="auto"/>
        <w:left w:val="none" w:sz="0" w:space="0" w:color="auto"/>
        <w:bottom w:val="none" w:sz="0" w:space="0" w:color="auto"/>
        <w:right w:val="none" w:sz="0" w:space="0" w:color="auto"/>
      </w:divBdr>
    </w:div>
    <w:div w:id="1297949542">
      <w:bodyDiv w:val="1"/>
      <w:marLeft w:val="0"/>
      <w:marRight w:val="0"/>
      <w:marTop w:val="0"/>
      <w:marBottom w:val="0"/>
      <w:divBdr>
        <w:top w:val="none" w:sz="0" w:space="0" w:color="auto"/>
        <w:left w:val="none" w:sz="0" w:space="0" w:color="auto"/>
        <w:bottom w:val="none" w:sz="0" w:space="0" w:color="auto"/>
        <w:right w:val="none" w:sz="0" w:space="0" w:color="auto"/>
      </w:divBdr>
    </w:div>
    <w:div w:id="1353729178">
      <w:bodyDiv w:val="1"/>
      <w:marLeft w:val="0"/>
      <w:marRight w:val="0"/>
      <w:marTop w:val="0"/>
      <w:marBottom w:val="0"/>
      <w:divBdr>
        <w:top w:val="none" w:sz="0" w:space="0" w:color="auto"/>
        <w:left w:val="none" w:sz="0" w:space="0" w:color="auto"/>
        <w:bottom w:val="none" w:sz="0" w:space="0" w:color="auto"/>
        <w:right w:val="none" w:sz="0" w:space="0" w:color="auto"/>
      </w:divBdr>
    </w:div>
    <w:div w:id="1362823711">
      <w:bodyDiv w:val="1"/>
      <w:marLeft w:val="0"/>
      <w:marRight w:val="0"/>
      <w:marTop w:val="0"/>
      <w:marBottom w:val="0"/>
      <w:divBdr>
        <w:top w:val="none" w:sz="0" w:space="0" w:color="auto"/>
        <w:left w:val="none" w:sz="0" w:space="0" w:color="auto"/>
        <w:bottom w:val="none" w:sz="0" w:space="0" w:color="auto"/>
        <w:right w:val="none" w:sz="0" w:space="0" w:color="auto"/>
      </w:divBdr>
    </w:div>
    <w:div w:id="1373798093">
      <w:bodyDiv w:val="1"/>
      <w:marLeft w:val="0"/>
      <w:marRight w:val="0"/>
      <w:marTop w:val="0"/>
      <w:marBottom w:val="0"/>
      <w:divBdr>
        <w:top w:val="none" w:sz="0" w:space="0" w:color="auto"/>
        <w:left w:val="none" w:sz="0" w:space="0" w:color="auto"/>
        <w:bottom w:val="none" w:sz="0" w:space="0" w:color="auto"/>
        <w:right w:val="none" w:sz="0" w:space="0" w:color="auto"/>
      </w:divBdr>
    </w:div>
    <w:div w:id="1388798379">
      <w:bodyDiv w:val="1"/>
      <w:marLeft w:val="0"/>
      <w:marRight w:val="0"/>
      <w:marTop w:val="0"/>
      <w:marBottom w:val="0"/>
      <w:divBdr>
        <w:top w:val="none" w:sz="0" w:space="0" w:color="auto"/>
        <w:left w:val="none" w:sz="0" w:space="0" w:color="auto"/>
        <w:bottom w:val="none" w:sz="0" w:space="0" w:color="auto"/>
        <w:right w:val="none" w:sz="0" w:space="0" w:color="auto"/>
      </w:divBdr>
      <w:divsChild>
        <w:div w:id="112791382">
          <w:marLeft w:val="0"/>
          <w:marRight w:val="0"/>
          <w:marTop w:val="0"/>
          <w:marBottom w:val="0"/>
          <w:divBdr>
            <w:top w:val="none" w:sz="0" w:space="0" w:color="auto"/>
            <w:left w:val="none" w:sz="0" w:space="0" w:color="auto"/>
            <w:bottom w:val="none" w:sz="0" w:space="0" w:color="auto"/>
            <w:right w:val="none" w:sz="0" w:space="0" w:color="auto"/>
          </w:divBdr>
        </w:div>
      </w:divsChild>
    </w:div>
    <w:div w:id="1410226432">
      <w:bodyDiv w:val="1"/>
      <w:marLeft w:val="0"/>
      <w:marRight w:val="0"/>
      <w:marTop w:val="0"/>
      <w:marBottom w:val="0"/>
      <w:divBdr>
        <w:top w:val="none" w:sz="0" w:space="0" w:color="auto"/>
        <w:left w:val="none" w:sz="0" w:space="0" w:color="auto"/>
        <w:bottom w:val="none" w:sz="0" w:space="0" w:color="auto"/>
        <w:right w:val="none" w:sz="0" w:space="0" w:color="auto"/>
      </w:divBdr>
    </w:div>
    <w:div w:id="1421171215">
      <w:bodyDiv w:val="1"/>
      <w:marLeft w:val="0"/>
      <w:marRight w:val="0"/>
      <w:marTop w:val="0"/>
      <w:marBottom w:val="0"/>
      <w:divBdr>
        <w:top w:val="none" w:sz="0" w:space="0" w:color="auto"/>
        <w:left w:val="none" w:sz="0" w:space="0" w:color="auto"/>
        <w:bottom w:val="none" w:sz="0" w:space="0" w:color="auto"/>
        <w:right w:val="none" w:sz="0" w:space="0" w:color="auto"/>
      </w:divBdr>
    </w:div>
    <w:div w:id="1454128253">
      <w:bodyDiv w:val="1"/>
      <w:marLeft w:val="0"/>
      <w:marRight w:val="0"/>
      <w:marTop w:val="0"/>
      <w:marBottom w:val="0"/>
      <w:divBdr>
        <w:top w:val="none" w:sz="0" w:space="0" w:color="auto"/>
        <w:left w:val="none" w:sz="0" w:space="0" w:color="auto"/>
        <w:bottom w:val="none" w:sz="0" w:space="0" w:color="auto"/>
        <w:right w:val="none" w:sz="0" w:space="0" w:color="auto"/>
      </w:divBdr>
    </w:div>
    <w:div w:id="1460105333">
      <w:bodyDiv w:val="1"/>
      <w:marLeft w:val="0"/>
      <w:marRight w:val="0"/>
      <w:marTop w:val="0"/>
      <w:marBottom w:val="0"/>
      <w:divBdr>
        <w:top w:val="none" w:sz="0" w:space="0" w:color="auto"/>
        <w:left w:val="none" w:sz="0" w:space="0" w:color="auto"/>
        <w:bottom w:val="none" w:sz="0" w:space="0" w:color="auto"/>
        <w:right w:val="none" w:sz="0" w:space="0" w:color="auto"/>
      </w:divBdr>
    </w:div>
    <w:div w:id="1488354019">
      <w:bodyDiv w:val="1"/>
      <w:marLeft w:val="0"/>
      <w:marRight w:val="0"/>
      <w:marTop w:val="0"/>
      <w:marBottom w:val="0"/>
      <w:divBdr>
        <w:top w:val="none" w:sz="0" w:space="0" w:color="auto"/>
        <w:left w:val="none" w:sz="0" w:space="0" w:color="auto"/>
        <w:bottom w:val="none" w:sz="0" w:space="0" w:color="auto"/>
        <w:right w:val="none" w:sz="0" w:space="0" w:color="auto"/>
      </w:divBdr>
    </w:div>
    <w:div w:id="1497071266">
      <w:bodyDiv w:val="1"/>
      <w:marLeft w:val="0"/>
      <w:marRight w:val="0"/>
      <w:marTop w:val="0"/>
      <w:marBottom w:val="0"/>
      <w:divBdr>
        <w:top w:val="none" w:sz="0" w:space="0" w:color="auto"/>
        <w:left w:val="none" w:sz="0" w:space="0" w:color="auto"/>
        <w:bottom w:val="none" w:sz="0" w:space="0" w:color="auto"/>
        <w:right w:val="none" w:sz="0" w:space="0" w:color="auto"/>
      </w:divBdr>
    </w:div>
    <w:div w:id="1512989566">
      <w:bodyDiv w:val="1"/>
      <w:marLeft w:val="0"/>
      <w:marRight w:val="0"/>
      <w:marTop w:val="0"/>
      <w:marBottom w:val="0"/>
      <w:divBdr>
        <w:top w:val="none" w:sz="0" w:space="0" w:color="auto"/>
        <w:left w:val="none" w:sz="0" w:space="0" w:color="auto"/>
        <w:bottom w:val="none" w:sz="0" w:space="0" w:color="auto"/>
        <w:right w:val="none" w:sz="0" w:space="0" w:color="auto"/>
      </w:divBdr>
    </w:div>
    <w:div w:id="1524006053">
      <w:bodyDiv w:val="1"/>
      <w:marLeft w:val="0"/>
      <w:marRight w:val="0"/>
      <w:marTop w:val="0"/>
      <w:marBottom w:val="0"/>
      <w:divBdr>
        <w:top w:val="none" w:sz="0" w:space="0" w:color="auto"/>
        <w:left w:val="none" w:sz="0" w:space="0" w:color="auto"/>
        <w:bottom w:val="none" w:sz="0" w:space="0" w:color="auto"/>
        <w:right w:val="none" w:sz="0" w:space="0" w:color="auto"/>
      </w:divBdr>
      <w:divsChild>
        <w:div w:id="1228491920">
          <w:marLeft w:val="0"/>
          <w:marRight w:val="0"/>
          <w:marTop w:val="0"/>
          <w:marBottom w:val="0"/>
          <w:divBdr>
            <w:top w:val="none" w:sz="0" w:space="0" w:color="auto"/>
            <w:left w:val="none" w:sz="0" w:space="0" w:color="auto"/>
            <w:bottom w:val="none" w:sz="0" w:space="0" w:color="auto"/>
            <w:right w:val="none" w:sz="0" w:space="0" w:color="auto"/>
          </w:divBdr>
        </w:div>
      </w:divsChild>
    </w:div>
    <w:div w:id="1524175336">
      <w:bodyDiv w:val="1"/>
      <w:marLeft w:val="0"/>
      <w:marRight w:val="0"/>
      <w:marTop w:val="0"/>
      <w:marBottom w:val="0"/>
      <w:divBdr>
        <w:top w:val="none" w:sz="0" w:space="0" w:color="auto"/>
        <w:left w:val="none" w:sz="0" w:space="0" w:color="auto"/>
        <w:bottom w:val="none" w:sz="0" w:space="0" w:color="auto"/>
        <w:right w:val="none" w:sz="0" w:space="0" w:color="auto"/>
      </w:divBdr>
    </w:div>
    <w:div w:id="1534079644">
      <w:bodyDiv w:val="1"/>
      <w:marLeft w:val="0"/>
      <w:marRight w:val="0"/>
      <w:marTop w:val="0"/>
      <w:marBottom w:val="0"/>
      <w:divBdr>
        <w:top w:val="none" w:sz="0" w:space="0" w:color="auto"/>
        <w:left w:val="none" w:sz="0" w:space="0" w:color="auto"/>
        <w:bottom w:val="none" w:sz="0" w:space="0" w:color="auto"/>
        <w:right w:val="none" w:sz="0" w:space="0" w:color="auto"/>
      </w:divBdr>
    </w:div>
    <w:div w:id="1552573909">
      <w:bodyDiv w:val="1"/>
      <w:marLeft w:val="0"/>
      <w:marRight w:val="0"/>
      <w:marTop w:val="0"/>
      <w:marBottom w:val="0"/>
      <w:divBdr>
        <w:top w:val="none" w:sz="0" w:space="0" w:color="auto"/>
        <w:left w:val="none" w:sz="0" w:space="0" w:color="auto"/>
        <w:bottom w:val="none" w:sz="0" w:space="0" w:color="auto"/>
        <w:right w:val="none" w:sz="0" w:space="0" w:color="auto"/>
      </w:divBdr>
    </w:div>
    <w:div w:id="1553493935">
      <w:bodyDiv w:val="1"/>
      <w:marLeft w:val="0"/>
      <w:marRight w:val="0"/>
      <w:marTop w:val="0"/>
      <w:marBottom w:val="0"/>
      <w:divBdr>
        <w:top w:val="none" w:sz="0" w:space="0" w:color="auto"/>
        <w:left w:val="none" w:sz="0" w:space="0" w:color="auto"/>
        <w:bottom w:val="none" w:sz="0" w:space="0" w:color="auto"/>
        <w:right w:val="none" w:sz="0" w:space="0" w:color="auto"/>
      </w:divBdr>
    </w:div>
    <w:div w:id="1563178907">
      <w:bodyDiv w:val="1"/>
      <w:marLeft w:val="0"/>
      <w:marRight w:val="0"/>
      <w:marTop w:val="0"/>
      <w:marBottom w:val="0"/>
      <w:divBdr>
        <w:top w:val="none" w:sz="0" w:space="0" w:color="auto"/>
        <w:left w:val="none" w:sz="0" w:space="0" w:color="auto"/>
        <w:bottom w:val="none" w:sz="0" w:space="0" w:color="auto"/>
        <w:right w:val="none" w:sz="0" w:space="0" w:color="auto"/>
      </w:divBdr>
      <w:divsChild>
        <w:div w:id="745223514">
          <w:marLeft w:val="0"/>
          <w:marRight w:val="0"/>
          <w:marTop w:val="0"/>
          <w:marBottom w:val="0"/>
          <w:divBdr>
            <w:top w:val="none" w:sz="0" w:space="0" w:color="auto"/>
            <w:left w:val="none" w:sz="0" w:space="0" w:color="auto"/>
            <w:bottom w:val="none" w:sz="0" w:space="0" w:color="auto"/>
            <w:right w:val="none" w:sz="0" w:space="0" w:color="auto"/>
          </w:divBdr>
        </w:div>
        <w:div w:id="1190874036">
          <w:marLeft w:val="0"/>
          <w:marRight w:val="0"/>
          <w:marTop w:val="0"/>
          <w:marBottom w:val="0"/>
          <w:divBdr>
            <w:top w:val="none" w:sz="0" w:space="0" w:color="auto"/>
            <w:left w:val="none" w:sz="0" w:space="0" w:color="auto"/>
            <w:bottom w:val="none" w:sz="0" w:space="0" w:color="auto"/>
            <w:right w:val="none" w:sz="0" w:space="0" w:color="auto"/>
          </w:divBdr>
        </w:div>
      </w:divsChild>
    </w:div>
    <w:div w:id="1578124621">
      <w:bodyDiv w:val="1"/>
      <w:marLeft w:val="0"/>
      <w:marRight w:val="0"/>
      <w:marTop w:val="0"/>
      <w:marBottom w:val="0"/>
      <w:divBdr>
        <w:top w:val="none" w:sz="0" w:space="0" w:color="auto"/>
        <w:left w:val="none" w:sz="0" w:space="0" w:color="auto"/>
        <w:bottom w:val="none" w:sz="0" w:space="0" w:color="auto"/>
        <w:right w:val="none" w:sz="0" w:space="0" w:color="auto"/>
      </w:divBdr>
    </w:div>
    <w:div w:id="1645114617">
      <w:bodyDiv w:val="1"/>
      <w:marLeft w:val="0"/>
      <w:marRight w:val="0"/>
      <w:marTop w:val="0"/>
      <w:marBottom w:val="0"/>
      <w:divBdr>
        <w:top w:val="none" w:sz="0" w:space="0" w:color="auto"/>
        <w:left w:val="none" w:sz="0" w:space="0" w:color="auto"/>
        <w:bottom w:val="none" w:sz="0" w:space="0" w:color="auto"/>
        <w:right w:val="none" w:sz="0" w:space="0" w:color="auto"/>
      </w:divBdr>
    </w:div>
    <w:div w:id="1661157566">
      <w:bodyDiv w:val="1"/>
      <w:marLeft w:val="0"/>
      <w:marRight w:val="0"/>
      <w:marTop w:val="0"/>
      <w:marBottom w:val="0"/>
      <w:divBdr>
        <w:top w:val="none" w:sz="0" w:space="0" w:color="auto"/>
        <w:left w:val="none" w:sz="0" w:space="0" w:color="auto"/>
        <w:bottom w:val="none" w:sz="0" w:space="0" w:color="auto"/>
        <w:right w:val="none" w:sz="0" w:space="0" w:color="auto"/>
      </w:divBdr>
    </w:div>
    <w:div w:id="1664433750">
      <w:bodyDiv w:val="1"/>
      <w:marLeft w:val="0"/>
      <w:marRight w:val="0"/>
      <w:marTop w:val="0"/>
      <w:marBottom w:val="0"/>
      <w:divBdr>
        <w:top w:val="none" w:sz="0" w:space="0" w:color="auto"/>
        <w:left w:val="none" w:sz="0" w:space="0" w:color="auto"/>
        <w:bottom w:val="none" w:sz="0" w:space="0" w:color="auto"/>
        <w:right w:val="none" w:sz="0" w:space="0" w:color="auto"/>
      </w:divBdr>
    </w:div>
    <w:div w:id="1664699212">
      <w:bodyDiv w:val="1"/>
      <w:marLeft w:val="0"/>
      <w:marRight w:val="0"/>
      <w:marTop w:val="0"/>
      <w:marBottom w:val="0"/>
      <w:divBdr>
        <w:top w:val="none" w:sz="0" w:space="0" w:color="auto"/>
        <w:left w:val="none" w:sz="0" w:space="0" w:color="auto"/>
        <w:bottom w:val="none" w:sz="0" w:space="0" w:color="auto"/>
        <w:right w:val="none" w:sz="0" w:space="0" w:color="auto"/>
      </w:divBdr>
    </w:div>
    <w:div w:id="1667514433">
      <w:bodyDiv w:val="1"/>
      <w:marLeft w:val="0"/>
      <w:marRight w:val="0"/>
      <w:marTop w:val="0"/>
      <w:marBottom w:val="0"/>
      <w:divBdr>
        <w:top w:val="none" w:sz="0" w:space="0" w:color="auto"/>
        <w:left w:val="none" w:sz="0" w:space="0" w:color="auto"/>
        <w:bottom w:val="none" w:sz="0" w:space="0" w:color="auto"/>
        <w:right w:val="none" w:sz="0" w:space="0" w:color="auto"/>
      </w:divBdr>
    </w:div>
    <w:div w:id="1688941158">
      <w:bodyDiv w:val="1"/>
      <w:marLeft w:val="0"/>
      <w:marRight w:val="0"/>
      <w:marTop w:val="0"/>
      <w:marBottom w:val="0"/>
      <w:divBdr>
        <w:top w:val="none" w:sz="0" w:space="0" w:color="auto"/>
        <w:left w:val="none" w:sz="0" w:space="0" w:color="auto"/>
        <w:bottom w:val="none" w:sz="0" w:space="0" w:color="auto"/>
        <w:right w:val="none" w:sz="0" w:space="0" w:color="auto"/>
      </w:divBdr>
    </w:div>
    <w:div w:id="1700543770">
      <w:bodyDiv w:val="1"/>
      <w:marLeft w:val="0"/>
      <w:marRight w:val="0"/>
      <w:marTop w:val="0"/>
      <w:marBottom w:val="0"/>
      <w:divBdr>
        <w:top w:val="none" w:sz="0" w:space="0" w:color="auto"/>
        <w:left w:val="none" w:sz="0" w:space="0" w:color="auto"/>
        <w:bottom w:val="none" w:sz="0" w:space="0" w:color="auto"/>
        <w:right w:val="none" w:sz="0" w:space="0" w:color="auto"/>
      </w:divBdr>
    </w:div>
    <w:div w:id="1705868059">
      <w:bodyDiv w:val="1"/>
      <w:marLeft w:val="0"/>
      <w:marRight w:val="0"/>
      <w:marTop w:val="0"/>
      <w:marBottom w:val="0"/>
      <w:divBdr>
        <w:top w:val="none" w:sz="0" w:space="0" w:color="auto"/>
        <w:left w:val="none" w:sz="0" w:space="0" w:color="auto"/>
        <w:bottom w:val="none" w:sz="0" w:space="0" w:color="auto"/>
        <w:right w:val="none" w:sz="0" w:space="0" w:color="auto"/>
      </w:divBdr>
    </w:div>
    <w:div w:id="1733655533">
      <w:bodyDiv w:val="1"/>
      <w:marLeft w:val="0"/>
      <w:marRight w:val="0"/>
      <w:marTop w:val="0"/>
      <w:marBottom w:val="0"/>
      <w:divBdr>
        <w:top w:val="none" w:sz="0" w:space="0" w:color="auto"/>
        <w:left w:val="none" w:sz="0" w:space="0" w:color="auto"/>
        <w:bottom w:val="none" w:sz="0" w:space="0" w:color="auto"/>
        <w:right w:val="none" w:sz="0" w:space="0" w:color="auto"/>
      </w:divBdr>
    </w:div>
    <w:div w:id="1738042937">
      <w:bodyDiv w:val="1"/>
      <w:marLeft w:val="0"/>
      <w:marRight w:val="0"/>
      <w:marTop w:val="0"/>
      <w:marBottom w:val="0"/>
      <w:divBdr>
        <w:top w:val="none" w:sz="0" w:space="0" w:color="auto"/>
        <w:left w:val="none" w:sz="0" w:space="0" w:color="auto"/>
        <w:bottom w:val="none" w:sz="0" w:space="0" w:color="auto"/>
        <w:right w:val="none" w:sz="0" w:space="0" w:color="auto"/>
      </w:divBdr>
    </w:div>
    <w:div w:id="1740976227">
      <w:bodyDiv w:val="1"/>
      <w:marLeft w:val="0"/>
      <w:marRight w:val="0"/>
      <w:marTop w:val="0"/>
      <w:marBottom w:val="0"/>
      <w:divBdr>
        <w:top w:val="none" w:sz="0" w:space="0" w:color="auto"/>
        <w:left w:val="none" w:sz="0" w:space="0" w:color="auto"/>
        <w:bottom w:val="none" w:sz="0" w:space="0" w:color="auto"/>
        <w:right w:val="none" w:sz="0" w:space="0" w:color="auto"/>
      </w:divBdr>
    </w:div>
    <w:div w:id="1744641400">
      <w:bodyDiv w:val="1"/>
      <w:marLeft w:val="0"/>
      <w:marRight w:val="0"/>
      <w:marTop w:val="0"/>
      <w:marBottom w:val="0"/>
      <w:divBdr>
        <w:top w:val="none" w:sz="0" w:space="0" w:color="auto"/>
        <w:left w:val="none" w:sz="0" w:space="0" w:color="auto"/>
        <w:bottom w:val="none" w:sz="0" w:space="0" w:color="auto"/>
        <w:right w:val="none" w:sz="0" w:space="0" w:color="auto"/>
      </w:divBdr>
    </w:div>
    <w:div w:id="1756659093">
      <w:bodyDiv w:val="1"/>
      <w:marLeft w:val="0"/>
      <w:marRight w:val="0"/>
      <w:marTop w:val="0"/>
      <w:marBottom w:val="0"/>
      <w:divBdr>
        <w:top w:val="none" w:sz="0" w:space="0" w:color="auto"/>
        <w:left w:val="none" w:sz="0" w:space="0" w:color="auto"/>
        <w:bottom w:val="none" w:sz="0" w:space="0" w:color="auto"/>
        <w:right w:val="none" w:sz="0" w:space="0" w:color="auto"/>
      </w:divBdr>
    </w:div>
    <w:div w:id="1762292718">
      <w:bodyDiv w:val="1"/>
      <w:marLeft w:val="0"/>
      <w:marRight w:val="0"/>
      <w:marTop w:val="0"/>
      <w:marBottom w:val="0"/>
      <w:divBdr>
        <w:top w:val="none" w:sz="0" w:space="0" w:color="auto"/>
        <w:left w:val="none" w:sz="0" w:space="0" w:color="auto"/>
        <w:bottom w:val="none" w:sz="0" w:space="0" w:color="auto"/>
        <w:right w:val="none" w:sz="0" w:space="0" w:color="auto"/>
      </w:divBdr>
    </w:div>
    <w:div w:id="1795367613">
      <w:bodyDiv w:val="1"/>
      <w:marLeft w:val="0"/>
      <w:marRight w:val="0"/>
      <w:marTop w:val="0"/>
      <w:marBottom w:val="0"/>
      <w:divBdr>
        <w:top w:val="none" w:sz="0" w:space="0" w:color="auto"/>
        <w:left w:val="none" w:sz="0" w:space="0" w:color="auto"/>
        <w:bottom w:val="none" w:sz="0" w:space="0" w:color="auto"/>
        <w:right w:val="none" w:sz="0" w:space="0" w:color="auto"/>
      </w:divBdr>
      <w:divsChild>
        <w:div w:id="1329557231">
          <w:marLeft w:val="0"/>
          <w:marRight w:val="0"/>
          <w:marTop w:val="0"/>
          <w:marBottom w:val="0"/>
          <w:divBdr>
            <w:top w:val="none" w:sz="0" w:space="0" w:color="auto"/>
            <w:left w:val="none" w:sz="0" w:space="0" w:color="auto"/>
            <w:bottom w:val="none" w:sz="0" w:space="0" w:color="auto"/>
            <w:right w:val="none" w:sz="0" w:space="0" w:color="auto"/>
          </w:divBdr>
        </w:div>
      </w:divsChild>
    </w:div>
    <w:div w:id="1833452266">
      <w:bodyDiv w:val="1"/>
      <w:marLeft w:val="0"/>
      <w:marRight w:val="0"/>
      <w:marTop w:val="0"/>
      <w:marBottom w:val="0"/>
      <w:divBdr>
        <w:top w:val="none" w:sz="0" w:space="0" w:color="auto"/>
        <w:left w:val="none" w:sz="0" w:space="0" w:color="auto"/>
        <w:bottom w:val="none" w:sz="0" w:space="0" w:color="auto"/>
        <w:right w:val="none" w:sz="0" w:space="0" w:color="auto"/>
      </w:divBdr>
    </w:div>
    <w:div w:id="1840274140">
      <w:bodyDiv w:val="1"/>
      <w:marLeft w:val="0"/>
      <w:marRight w:val="0"/>
      <w:marTop w:val="0"/>
      <w:marBottom w:val="0"/>
      <w:divBdr>
        <w:top w:val="none" w:sz="0" w:space="0" w:color="auto"/>
        <w:left w:val="none" w:sz="0" w:space="0" w:color="auto"/>
        <w:bottom w:val="none" w:sz="0" w:space="0" w:color="auto"/>
        <w:right w:val="none" w:sz="0" w:space="0" w:color="auto"/>
      </w:divBdr>
    </w:div>
    <w:div w:id="1861898085">
      <w:bodyDiv w:val="1"/>
      <w:marLeft w:val="0"/>
      <w:marRight w:val="0"/>
      <w:marTop w:val="0"/>
      <w:marBottom w:val="0"/>
      <w:divBdr>
        <w:top w:val="none" w:sz="0" w:space="0" w:color="auto"/>
        <w:left w:val="none" w:sz="0" w:space="0" w:color="auto"/>
        <w:bottom w:val="none" w:sz="0" w:space="0" w:color="auto"/>
        <w:right w:val="none" w:sz="0" w:space="0" w:color="auto"/>
      </w:divBdr>
    </w:div>
    <w:div w:id="1908178423">
      <w:bodyDiv w:val="1"/>
      <w:marLeft w:val="0"/>
      <w:marRight w:val="0"/>
      <w:marTop w:val="0"/>
      <w:marBottom w:val="0"/>
      <w:divBdr>
        <w:top w:val="none" w:sz="0" w:space="0" w:color="auto"/>
        <w:left w:val="none" w:sz="0" w:space="0" w:color="auto"/>
        <w:bottom w:val="none" w:sz="0" w:space="0" w:color="auto"/>
        <w:right w:val="none" w:sz="0" w:space="0" w:color="auto"/>
      </w:divBdr>
    </w:div>
    <w:div w:id="1928229806">
      <w:bodyDiv w:val="1"/>
      <w:marLeft w:val="0"/>
      <w:marRight w:val="0"/>
      <w:marTop w:val="0"/>
      <w:marBottom w:val="0"/>
      <w:divBdr>
        <w:top w:val="none" w:sz="0" w:space="0" w:color="auto"/>
        <w:left w:val="none" w:sz="0" w:space="0" w:color="auto"/>
        <w:bottom w:val="none" w:sz="0" w:space="0" w:color="auto"/>
        <w:right w:val="none" w:sz="0" w:space="0" w:color="auto"/>
      </w:divBdr>
    </w:div>
    <w:div w:id="1945651153">
      <w:bodyDiv w:val="1"/>
      <w:marLeft w:val="0"/>
      <w:marRight w:val="0"/>
      <w:marTop w:val="0"/>
      <w:marBottom w:val="0"/>
      <w:divBdr>
        <w:top w:val="none" w:sz="0" w:space="0" w:color="auto"/>
        <w:left w:val="none" w:sz="0" w:space="0" w:color="auto"/>
        <w:bottom w:val="none" w:sz="0" w:space="0" w:color="auto"/>
        <w:right w:val="none" w:sz="0" w:space="0" w:color="auto"/>
      </w:divBdr>
    </w:div>
    <w:div w:id="1954050202">
      <w:bodyDiv w:val="1"/>
      <w:marLeft w:val="0"/>
      <w:marRight w:val="0"/>
      <w:marTop w:val="0"/>
      <w:marBottom w:val="0"/>
      <w:divBdr>
        <w:top w:val="none" w:sz="0" w:space="0" w:color="auto"/>
        <w:left w:val="none" w:sz="0" w:space="0" w:color="auto"/>
        <w:bottom w:val="none" w:sz="0" w:space="0" w:color="auto"/>
        <w:right w:val="none" w:sz="0" w:space="0" w:color="auto"/>
      </w:divBdr>
    </w:div>
    <w:div w:id="1969357008">
      <w:bodyDiv w:val="1"/>
      <w:marLeft w:val="0"/>
      <w:marRight w:val="0"/>
      <w:marTop w:val="0"/>
      <w:marBottom w:val="0"/>
      <w:divBdr>
        <w:top w:val="none" w:sz="0" w:space="0" w:color="auto"/>
        <w:left w:val="none" w:sz="0" w:space="0" w:color="auto"/>
        <w:bottom w:val="none" w:sz="0" w:space="0" w:color="auto"/>
        <w:right w:val="none" w:sz="0" w:space="0" w:color="auto"/>
      </w:divBdr>
    </w:div>
    <w:div w:id="1979260031">
      <w:bodyDiv w:val="1"/>
      <w:marLeft w:val="0"/>
      <w:marRight w:val="0"/>
      <w:marTop w:val="0"/>
      <w:marBottom w:val="0"/>
      <w:divBdr>
        <w:top w:val="none" w:sz="0" w:space="0" w:color="auto"/>
        <w:left w:val="none" w:sz="0" w:space="0" w:color="auto"/>
        <w:bottom w:val="none" w:sz="0" w:space="0" w:color="auto"/>
        <w:right w:val="none" w:sz="0" w:space="0" w:color="auto"/>
      </w:divBdr>
    </w:div>
    <w:div w:id="2003310930">
      <w:bodyDiv w:val="1"/>
      <w:marLeft w:val="0"/>
      <w:marRight w:val="0"/>
      <w:marTop w:val="0"/>
      <w:marBottom w:val="0"/>
      <w:divBdr>
        <w:top w:val="none" w:sz="0" w:space="0" w:color="auto"/>
        <w:left w:val="none" w:sz="0" w:space="0" w:color="auto"/>
        <w:bottom w:val="none" w:sz="0" w:space="0" w:color="auto"/>
        <w:right w:val="none" w:sz="0" w:space="0" w:color="auto"/>
      </w:divBdr>
    </w:div>
    <w:div w:id="2008823866">
      <w:bodyDiv w:val="1"/>
      <w:marLeft w:val="0"/>
      <w:marRight w:val="0"/>
      <w:marTop w:val="0"/>
      <w:marBottom w:val="0"/>
      <w:divBdr>
        <w:top w:val="none" w:sz="0" w:space="0" w:color="auto"/>
        <w:left w:val="none" w:sz="0" w:space="0" w:color="auto"/>
        <w:bottom w:val="none" w:sz="0" w:space="0" w:color="auto"/>
        <w:right w:val="none" w:sz="0" w:space="0" w:color="auto"/>
      </w:divBdr>
    </w:div>
    <w:div w:id="2027824344">
      <w:bodyDiv w:val="1"/>
      <w:marLeft w:val="0"/>
      <w:marRight w:val="0"/>
      <w:marTop w:val="0"/>
      <w:marBottom w:val="0"/>
      <w:divBdr>
        <w:top w:val="none" w:sz="0" w:space="0" w:color="auto"/>
        <w:left w:val="none" w:sz="0" w:space="0" w:color="auto"/>
        <w:bottom w:val="none" w:sz="0" w:space="0" w:color="auto"/>
        <w:right w:val="none" w:sz="0" w:space="0" w:color="auto"/>
      </w:divBdr>
    </w:div>
    <w:div w:id="2031372919">
      <w:bodyDiv w:val="1"/>
      <w:marLeft w:val="0"/>
      <w:marRight w:val="0"/>
      <w:marTop w:val="0"/>
      <w:marBottom w:val="0"/>
      <w:divBdr>
        <w:top w:val="none" w:sz="0" w:space="0" w:color="auto"/>
        <w:left w:val="none" w:sz="0" w:space="0" w:color="auto"/>
        <w:bottom w:val="none" w:sz="0" w:space="0" w:color="auto"/>
        <w:right w:val="none" w:sz="0" w:space="0" w:color="auto"/>
      </w:divBdr>
    </w:div>
    <w:div w:id="2044867333">
      <w:bodyDiv w:val="1"/>
      <w:marLeft w:val="0"/>
      <w:marRight w:val="0"/>
      <w:marTop w:val="0"/>
      <w:marBottom w:val="0"/>
      <w:divBdr>
        <w:top w:val="none" w:sz="0" w:space="0" w:color="auto"/>
        <w:left w:val="none" w:sz="0" w:space="0" w:color="auto"/>
        <w:bottom w:val="none" w:sz="0" w:space="0" w:color="auto"/>
        <w:right w:val="none" w:sz="0" w:space="0" w:color="auto"/>
      </w:divBdr>
    </w:div>
    <w:div w:id="2057120651">
      <w:bodyDiv w:val="1"/>
      <w:marLeft w:val="0"/>
      <w:marRight w:val="0"/>
      <w:marTop w:val="0"/>
      <w:marBottom w:val="0"/>
      <w:divBdr>
        <w:top w:val="none" w:sz="0" w:space="0" w:color="auto"/>
        <w:left w:val="none" w:sz="0" w:space="0" w:color="auto"/>
        <w:bottom w:val="none" w:sz="0" w:space="0" w:color="auto"/>
        <w:right w:val="none" w:sz="0" w:space="0" w:color="auto"/>
      </w:divBdr>
    </w:div>
    <w:div w:id="2088646592">
      <w:bodyDiv w:val="1"/>
      <w:marLeft w:val="0"/>
      <w:marRight w:val="0"/>
      <w:marTop w:val="0"/>
      <w:marBottom w:val="0"/>
      <w:divBdr>
        <w:top w:val="none" w:sz="0" w:space="0" w:color="auto"/>
        <w:left w:val="none" w:sz="0" w:space="0" w:color="auto"/>
        <w:bottom w:val="none" w:sz="0" w:space="0" w:color="auto"/>
        <w:right w:val="none" w:sz="0" w:space="0" w:color="auto"/>
      </w:divBdr>
    </w:div>
    <w:div w:id="2091004490">
      <w:bodyDiv w:val="1"/>
      <w:marLeft w:val="0"/>
      <w:marRight w:val="0"/>
      <w:marTop w:val="0"/>
      <w:marBottom w:val="0"/>
      <w:divBdr>
        <w:top w:val="none" w:sz="0" w:space="0" w:color="auto"/>
        <w:left w:val="none" w:sz="0" w:space="0" w:color="auto"/>
        <w:bottom w:val="none" w:sz="0" w:space="0" w:color="auto"/>
        <w:right w:val="none" w:sz="0" w:space="0" w:color="auto"/>
      </w:divBdr>
    </w:div>
    <w:div w:id="2127845588">
      <w:bodyDiv w:val="1"/>
      <w:marLeft w:val="0"/>
      <w:marRight w:val="0"/>
      <w:marTop w:val="0"/>
      <w:marBottom w:val="0"/>
      <w:divBdr>
        <w:top w:val="none" w:sz="0" w:space="0" w:color="auto"/>
        <w:left w:val="none" w:sz="0" w:space="0" w:color="auto"/>
        <w:bottom w:val="none" w:sz="0" w:space="0" w:color="auto"/>
        <w:right w:val="none" w:sz="0" w:space="0" w:color="auto"/>
      </w:divBdr>
    </w:div>
    <w:div w:id="2131245500">
      <w:bodyDiv w:val="1"/>
      <w:marLeft w:val="0"/>
      <w:marRight w:val="0"/>
      <w:marTop w:val="0"/>
      <w:marBottom w:val="0"/>
      <w:divBdr>
        <w:top w:val="none" w:sz="0" w:space="0" w:color="auto"/>
        <w:left w:val="none" w:sz="0" w:space="0" w:color="auto"/>
        <w:bottom w:val="none" w:sz="0" w:space="0" w:color="auto"/>
        <w:right w:val="none" w:sz="0" w:space="0" w:color="auto"/>
      </w:divBdr>
    </w:div>
    <w:div w:id="2131512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ss.thurow@usda.gov" TargetMode="External"/><Relationship Id="rId13" Type="http://schemas.openxmlformats.org/officeDocument/2006/relationships/hyperlink" Target="https://github.com/morgan-sparks/mfsr_phenology"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jpe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23B1E-679C-4EEE-9A71-8BE84CC53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33</Pages>
  <Words>11824</Words>
  <Characters>67403</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USDA</Company>
  <LinksUpToDate>false</LinksUpToDate>
  <CharactersWithSpaces>79069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Thurow, Russ -FS</dc:creator>
  <cp:keywords/>
  <dc:description/>
  <cp:lastModifiedBy>Thurow, Russ - FS, ID</cp:lastModifiedBy>
  <cp:revision>19</cp:revision>
  <cp:lastPrinted>2025-10-21T16:00:00Z</cp:lastPrinted>
  <dcterms:created xsi:type="dcterms:W3CDTF">2026-03-30T17:17:00Z</dcterms:created>
  <dcterms:modified xsi:type="dcterms:W3CDTF">2026-03-31T17:07:00Z</dcterms:modified>
</cp:coreProperties>
</file>