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847DC" w14:textId="5BB72F55" w:rsidR="000E2F17" w:rsidRPr="0090636F" w:rsidDel="00613FB6" w:rsidRDefault="000E2F17">
      <w:pPr>
        <w:spacing w:line="480" w:lineRule="auto"/>
        <w:rPr>
          <w:del w:id="0" w:author="Maitland, Bryan - FS, ID" w:date="2025-10-20T12:45:00Z" w16du:dateUtc="2025-10-20T18:45:00Z"/>
          <w:i/>
        </w:rPr>
        <w:pPrChange w:id="1" w:author="Maitland, Bryan - FS, ID" w:date="2025-10-20T12:46:00Z" w16du:dateUtc="2025-10-20T18:46:00Z">
          <w:pPr>
            <w:jc w:val="center"/>
          </w:pPr>
        </w:pPrChange>
      </w:pPr>
      <w:r w:rsidRPr="00613FB6">
        <w:rPr>
          <w:i/>
        </w:rPr>
        <w:t>CJFAS Article</w:t>
      </w:r>
    </w:p>
    <w:p w14:paraId="51898349" w14:textId="77777777" w:rsidR="00566EDE" w:rsidRPr="00613FB6" w:rsidDel="00613FB6" w:rsidRDefault="00566EDE">
      <w:pPr>
        <w:spacing w:line="480" w:lineRule="auto"/>
        <w:rPr>
          <w:del w:id="2" w:author="Maitland, Bryan - FS, ID" w:date="2025-10-20T12:45:00Z" w16du:dateUtc="2025-10-20T18:45:00Z"/>
          <w:iCs/>
        </w:rPr>
        <w:pPrChange w:id="3" w:author="Maitland, Bryan - FS, ID" w:date="2025-10-20T12:46:00Z" w16du:dateUtc="2025-10-20T18:46:00Z">
          <w:pPr>
            <w:jc w:val="center"/>
          </w:pPr>
        </w:pPrChange>
      </w:pPr>
    </w:p>
    <w:p w14:paraId="2E9395CA" w14:textId="77777777" w:rsidR="006E794C" w:rsidRPr="00613FB6" w:rsidDel="00613FB6" w:rsidRDefault="006E794C">
      <w:pPr>
        <w:spacing w:line="480" w:lineRule="auto"/>
        <w:rPr>
          <w:del w:id="4" w:author="Maitland, Bryan - FS, ID" w:date="2025-10-20T12:45:00Z" w16du:dateUtc="2025-10-20T18:45:00Z"/>
          <w:iCs/>
        </w:rPr>
        <w:pPrChange w:id="5" w:author="Maitland, Bryan - FS, ID" w:date="2025-10-20T12:46:00Z" w16du:dateUtc="2025-10-20T18:46:00Z">
          <w:pPr>
            <w:jc w:val="center"/>
          </w:pPr>
        </w:pPrChange>
      </w:pPr>
    </w:p>
    <w:p w14:paraId="124F103D" w14:textId="77777777" w:rsidR="004A647C" w:rsidRPr="00613FB6" w:rsidDel="00613FB6" w:rsidRDefault="004A647C">
      <w:pPr>
        <w:spacing w:line="480" w:lineRule="auto"/>
        <w:rPr>
          <w:del w:id="6" w:author="Maitland, Bryan - FS, ID" w:date="2025-10-20T12:45:00Z" w16du:dateUtc="2025-10-20T18:45:00Z"/>
          <w:iCs/>
        </w:rPr>
        <w:pPrChange w:id="7" w:author="Maitland, Bryan - FS, ID" w:date="2025-10-20T12:46:00Z" w16du:dateUtc="2025-10-20T18:46:00Z">
          <w:pPr>
            <w:jc w:val="center"/>
          </w:pPr>
        </w:pPrChange>
      </w:pPr>
    </w:p>
    <w:p w14:paraId="574E7DB3" w14:textId="77777777" w:rsidR="00D0261D" w:rsidRPr="00613FB6" w:rsidRDefault="00D0261D">
      <w:pPr>
        <w:spacing w:line="480" w:lineRule="auto"/>
        <w:rPr>
          <w:iCs/>
        </w:rPr>
        <w:pPrChange w:id="8" w:author="Maitland, Bryan - FS, ID" w:date="2025-10-20T12:46:00Z" w16du:dateUtc="2025-10-20T18:46:00Z">
          <w:pPr>
            <w:jc w:val="center"/>
          </w:pPr>
        </w:pPrChange>
      </w:pPr>
    </w:p>
    <w:p w14:paraId="3F852F4B" w14:textId="29D00D3D" w:rsidR="006E794C" w:rsidRPr="00613FB6" w:rsidRDefault="006E794C">
      <w:pPr>
        <w:spacing w:line="480" w:lineRule="auto"/>
        <w:rPr>
          <w:b/>
        </w:rPr>
        <w:pPrChange w:id="9" w:author="Maitland, Bryan - FS, ID" w:date="2025-10-20T12:46:00Z" w16du:dateUtc="2025-10-20T18:46:00Z">
          <w:pPr>
            <w:spacing w:line="480" w:lineRule="auto"/>
            <w:jc w:val="center"/>
          </w:pPr>
        </w:pPrChange>
      </w:pPr>
      <w:r w:rsidRPr="00613FB6">
        <w:rPr>
          <w:b/>
        </w:rPr>
        <w:t xml:space="preserve">Habitat Heterogeneity and Phenotypic </w:t>
      </w:r>
      <w:ins w:id="10" w:author="Thurow, Russ - FS, ID" w:date="2025-09-25T13:34:00Z" w16du:dateUtc="2025-09-25T19:34:00Z">
        <w:r w:rsidR="00F370D0" w:rsidRPr="00613FB6">
          <w:rPr>
            <w:b/>
          </w:rPr>
          <w:t>Varia</w:t>
        </w:r>
      </w:ins>
      <w:ins w:id="11" w:author="Thurow, Russ - FS, ID" w:date="2025-10-02T16:36:00Z" w16du:dateUtc="2025-10-02T22:36:00Z">
        <w:r w:rsidR="00840B7D" w:rsidRPr="00613FB6">
          <w:rPr>
            <w:b/>
          </w:rPr>
          <w:t>tion</w:t>
        </w:r>
      </w:ins>
      <w:del w:id="12" w:author="Thurow, Russ - FS, ID" w:date="2025-09-25T13:34:00Z" w16du:dateUtc="2025-09-25T19:34:00Z">
        <w:r w:rsidRPr="00613FB6" w:rsidDel="00F370D0">
          <w:rPr>
            <w:b/>
          </w:rPr>
          <w:delText>Diversity</w:delText>
        </w:r>
      </w:del>
      <w:r w:rsidRPr="00613FB6">
        <w:rPr>
          <w:b/>
        </w:rPr>
        <w:t xml:space="preserve">: </w:t>
      </w:r>
      <w:ins w:id="13" w:author="Thurow, Russ - FS, ID" w:date="2025-09-25T09:30:00Z" w16du:dateUtc="2025-09-25T15:30:00Z">
        <w:r w:rsidR="00FA6761" w:rsidRPr="00613FB6">
          <w:rPr>
            <w:b/>
          </w:rPr>
          <w:t>S</w:t>
        </w:r>
        <w:r w:rsidR="00FA6761" w:rsidRPr="00613FB6">
          <w:rPr>
            <w:rStyle w:val="cf01"/>
            <w:rFonts w:ascii="Times New Roman" w:hAnsi="Times New Roman" w:cs="Times New Roman"/>
            <w:b/>
            <w:sz w:val="24"/>
            <w:szCs w:val="24"/>
          </w:rPr>
          <w:t xml:space="preserve">ite Temperature </w:t>
        </w:r>
      </w:ins>
      <w:ins w:id="14" w:author="Thurow, Russ - FS, ID" w:date="2025-10-02T15:52:00Z" w16du:dateUtc="2025-10-02T21:52:00Z">
        <w:r w:rsidR="00FA032A" w:rsidRPr="00613FB6">
          <w:rPr>
            <w:rStyle w:val="cf01"/>
            <w:rFonts w:ascii="Times New Roman" w:hAnsi="Times New Roman" w:cs="Times New Roman"/>
            <w:b/>
            <w:sz w:val="24"/>
            <w:szCs w:val="24"/>
          </w:rPr>
          <w:t xml:space="preserve">Largely </w:t>
        </w:r>
      </w:ins>
      <w:ins w:id="15" w:author="Thurow, Russ - FS, ID" w:date="2025-09-25T09:30:00Z" w16du:dateUtc="2025-09-25T15:30:00Z">
        <w:r w:rsidR="00FA6761" w:rsidRPr="00613FB6">
          <w:rPr>
            <w:rStyle w:val="cf01"/>
            <w:rFonts w:ascii="Times New Roman" w:hAnsi="Times New Roman" w:cs="Times New Roman"/>
            <w:b/>
            <w:sz w:val="24"/>
            <w:szCs w:val="24"/>
          </w:rPr>
          <w:t xml:space="preserve">Predicts </w:t>
        </w:r>
      </w:ins>
      <w:ins w:id="16" w:author="Thurow, Russ - FS, ID" w:date="2025-09-25T13:29:00Z" w16du:dateUtc="2025-09-25T19:29:00Z">
        <w:r w:rsidR="00F370D0" w:rsidRPr="00613FB6">
          <w:rPr>
            <w:rStyle w:val="cf01"/>
            <w:rFonts w:ascii="Times New Roman" w:hAnsi="Times New Roman" w:cs="Times New Roman"/>
            <w:b/>
            <w:sz w:val="24"/>
            <w:szCs w:val="24"/>
          </w:rPr>
          <w:t xml:space="preserve">Diverse </w:t>
        </w:r>
      </w:ins>
      <w:ins w:id="17" w:author="Thurow, Russ - FS, ID" w:date="2025-09-25T09:30:00Z" w16du:dateUtc="2025-09-25T15:30:00Z">
        <w:r w:rsidR="00FA6761" w:rsidRPr="00613FB6">
          <w:rPr>
            <w:rStyle w:val="cf01"/>
            <w:rFonts w:ascii="Times New Roman" w:hAnsi="Times New Roman" w:cs="Times New Roman"/>
            <w:b/>
            <w:sz w:val="24"/>
            <w:szCs w:val="24"/>
          </w:rPr>
          <w:t xml:space="preserve">Spawning Portfolios </w:t>
        </w:r>
        <w:r w:rsidR="00FA6761" w:rsidRPr="00613FB6">
          <w:rPr>
            <w:b/>
          </w:rPr>
          <w:t xml:space="preserve">of an Interior Chinook Salmon </w:t>
        </w:r>
      </w:ins>
      <w:ins w:id="18" w:author="Thurow, Russ - FS, ID" w:date="2025-09-25T17:57:00Z" w16du:dateUtc="2025-09-25T23:57:00Z">
        <w:r w:rsidR="008F2AD8" w:rsidRPr="00613FB6">
          <w:rPr>
            <w:b/>
          </w:rPr>
          <w:t>Stock</w:t>
        </w:r>
      </w:ins>
      <w:commentRangeStart w:id="19"/>
      <w:commentRangeEnd w:id="19"/>
      <w:ins w:id="20" w:author="Thurow, Russ - FS, ID" w:date="2025-09-25T09:30:00Z" w16du:dateUtc="2025-09-25T15:30:00Z">
        <w:r w:rsidR="00FA6761" w:rsidRPr="00613FB6">
          <w:rPr>
            <w:rStyle w:val="CommentReference"/>
            <w:b/>
            <w:sz w:val="24"/>
            <w:szCs w:val="24"/>
          </w:rPr>
          <w:commentReference w:id="19"/>
        </w:r>
        <w:commentRangeStart w:id="21"/>
        <w:commentRangeEnd w:id="21"/>
        <w:r w:rsidR="00FA6761" w:rsidRPr="00613FB6">
          <w:rPr>
            <w:rStyle w:val="CommentReference"/>
            <w:b/>
            <w:sz w:val="24"/>
            <w:szCs w:val="24"/>
          </w:rPr>
          <w:commentReference w:id="21"/>
        </w:r>
        <w:commentRangeStart w:id="22"/>
        <w:commentRangeStart w:id="23"/>
        <w:commentRangeEnd w:id="22"/>
        <w:r w:rsidR="00FA6761" w:rsidRPr="00613FB6">
          <w:rPr>
            <w:rStyle w:val="CommentReference"/>
            <w:sz w:val="24"/>
            <w:szCs w:val="24"/>
            <w:rPrChange w:id="24" w:author="Maitland, Bryan - FS, ID" w:date="2025-10-20T12:46:00Z" w16du:dateUtc="2025-10-20T18:46:00Z">
              <w:rPr>
                <w:rStyle w:val="CommentReference"/>
              </w:rPr>
            </w:rPrChange>
          </w:rPr>
          <w:commentReference w:id="22"/>
        </w:r>
      </w:ins>
      <w:commentRangeEnd w:id="23"/>
      <w:r w:rsidR="008012B4">
        <w:rPr>
          <w:rStyle w:val="CommentReference"/>
        </w:rPr>
        <w:commentReference w:id="23"/>
      </w:r>
      <w:ins w:id="25" w:author="Thurow, Russ - FS, ID" w:date="2025-09-25T09:30:00Z" w16du:dateUtc="2025-09-25T15:30:00Z">
        <w:r w:rsidR="00FA6761" w:rsidRPr="00613FB6">
          <w:rPr>
            <w:b/>
          </w:rPr>
          <w:t xml:space="preserve"> </w:t>
        </w:r>
      </w:ins>
    </w:p>
    <w:p w14:paraId="5A47AE36" w14:textId="77777777" w:rsidR="006E794C" w:rsidRPr="00613FB6" w:rsidDel="00613FB6" w:rsidRDefault="006E794C">
      <w:pPr>
        <w:spacing w:line="480" w:lineRule="auto"/>
        <w:jc w:val="both"/>
        <w:rPr>
          <w:del w:id="26" w:author="Maitland, Bryan - FS, ID" w:date="2025-10-20T12:45:00Z" w16du:dateUtc="2025-10-20T18:45:00Z"/>
          <w:b/>
        </w:rPr>
        <w:pPrChange w:id="27" w:author="Maitland, Bryan - FS, ID" w:date="2025-10-20T12:46:00Z" w16du:dateUtc="2025-10-20T18:46:00Z">
          <w:pPr>
            <w:spacing w:line="480" w:lineRule="auto"/>
            <w:jc w:val="center"/>
          </w:pPr>
        </w:pPrChange>
      </w:pPr>
    </w:p>
    <w:p w14:paraId="4C53DCAB" w14:textId="77777777" w:rsidR="00D0261D" w:rsidRPr="00613FB6" w:rsidRDefault="00D0261D">
      <w:pPr>
        <w:spacing w:line="480" w:lineRule="auto"/>
        <w:jc w:val="both"/>
        <w:rPr>
          <w:b/>
        </w:rPr>
        <w:pPrChange w:id="28" w:author="Maitland, Bryan - FS, ID" w:date="2025-10-20T12:46:00Z" w16du:dateUtc="2025-10-20T18:46:00Z">
          <w:pPr>
            <w:spacing w:line="480" w:lineRule="auto"/>
            <w:jc w:val="center"/>
          </w:pPr>
        </w:pPrChange>
      </w:pPr>
    </w:p>
    <w:p w14:paraId="5329243C" w14:textId="494D382A" w:rsidR="004A647C" w:rsidRPr="00613FB6" w:rsidRDefault="00573225">
      <w:pPr>
        <w:pStyle w:val="Default"/>
        <w:spacing w:line="480" w:lineRule="auto"/>
        <w:jc w:val="both"/>
        <w:rPr>
          <w:bCs/>
        </w:rPr>
        <w:pPrChange w:id="29" w:author="Maitland, Bryan - FS, ID" w:date="2025-10-20T12:46:00Z" w16du:dateUtc="2025-10-20T18:46:00Z">
          <w:pPr>
            <w:pStyle w:val="Default"/>
            <w:ind w:left="1440" w:firstLine="720"/>
          </w:pPr>
        </w:pPrChange>
      </w:pPr>
      <w:del w:id="30" w:author="Maitland, Bryan - FS, ID" w:date="2025-10-20T12:45:00Z" w16du:dateUtc="2025-10-20T18:45:00Z">
        <w:r w:rsidRPr="00613FB6" w:rsidDel="00613FB6">
          <w:rPr>
            <w:bCs/>
          </w:rPr>
          <w:delText xml:space="preserve">             </w:delText>
        </w:r>
        <w:r w:rsidR="004A647C" w:rsidRPr="00613FB6" w:rsidDel="00613FB6">
          <w:rPr>
            <w:bCs/>
          </w:rPr>
          <w:delText>(</w:delText>
        </w:r>
      </w:del>
      <w:r w:rsidR="004A647C" w:rsidRPr="00613FB6">
        <w:rPr>
          <w:bCs/>
        </w:rPr>
        <w:t>Author order to be determined</w:t>
      </w:r>
      <w:del w:id="31" w:author="Maitland, Bryan - FS, ID" w:date="2025-10-20T12:45:00Z" w16du:dateUtc="2025-10-20T18:45:00Z">
        <w:r w:rsidR="004A647C" w:rsidRPr="00613FB6" w:rsidDel="00613FB6">
          <w:rPr>
            <w:bCs/>
          </w:rPr>
          <w:delText xml:space="preserve">). </w:delText>
        </w:r>
      </w:del>
    </w:p>
    <w:p w14:paraId="2D0D9BD6" w14:textId="77777777" w:rsidR="0015238A" w:rsidRPr="00613FB6" w:rsidRDefault="0015238A">
      <w:pPr>
        <w:pStyle w:val="Default"/>
        <w:spacing w:line="480" w:lineRule="auto"/>
        <w:jc w:val="both"/>
        <w:pPrChange w:id="32" w:author="Maitland, Bryan - FS, ID" w:date="2025-10-20T12:46:00Z" w16du:dateUtc="2025-10-20T18:46:00Z">
          <w:pPr>
            <w:pStyle w:val="Default"/>
          </w:pPr>
        </w:pPrChange>
      </w:pPr>
    </w:p>
    <w:p w14:paraId="2B67E8E4" w14:textId="5B16AABE" w:rsidR="00D0261D" w:rsidRPr="00613FB6" w:rsidDel="00613FB6" w:rsidRDefault="0015238A">
      <w:pPr>
        <w:pStyle w:val="Default"/>
        <w:spacing w:line="480" w:lineRule="auto"/>
        <w:jc w:val="both"/>
        <w:rPr>
          <w:del w:id="33" w:author="Maitland, Bryan - FS, ID" w:date="2025-10-20T12:46:00Z" w16du:dateUtc="2025-10-20T18:46:00Z"/>
        </w:rPr>
        <w:pPrChange w:id="34" w:author="Maitland, Bryan - FS, ID" w:date="2025-10-20T12:46:00Z" w16du:dateUtc="2025-10-20T18:46:00Z">
          <w:pPr>
            <w:pStyle w:val="Default"/>
            <w:ind w:left="1440" w:firstLine="720"/>
          </w:pPr>
        </w:pPrChange>
      </w:pPr>
      <w:r w:rsidRPr="00613FB6">
        <w:t>Russell F. Thurow</w:t>
      </w:r>
      <w:del w:id="35" w:author="Maitland, Bryan - FS, ID" w:date="2025-10-20T12:49:00Z" w16du:dateUtc="2025-10-20T18:49:00Z">
        <w:r w:rsidRPr="00613FB6" w:rsidDel="00613FB6">
          <w:rPr>
            <w:vertAlign w:val="superscript"/>
          </w:rPr>
          <w:delText>*</w:delText>
        </w:r>
      </w:del>
      <w:r w:rsidRPr="00613FB6">
        <w:rPr>
          <w:vertAlign w:val="superscript"/>
        </w:rPr>
        <w:t>1</w:t>
      </w:r>
      <w:ins w:id="36" w:author="Maitland, Bryan - FS, ID" w:date="2025-10-20T12:49:00Z" w16du:dateUtc="2025-10-20T18:49:00Z">
        <w:r w:rsidR="00613FB6">
          <w:rPr>
            <w:vertAlign w:val="superscript"/>
          </w:rPr>
          <w:t>*</w:t>
        </w:r>
      </w:ins>
      <w:r w:rsidRPr="00613FB6">
        <w:t xml:space="preserve"> (</w:t>
      </w:r>
      <w:r w:rsidR="004E060F" w:rsidRPr="00613FB6">
        <w:t xml:space="preserve">ORCID </w:t>
      </w:r>
      <w:proofErr w:type="spellStart"/>
      <w:r w:rsidR="004E060F" w:rsidRPr="00613FB6">
        <w:t>iD</w:t>
      </w:r>
      <w:proofErr w:type="spellEnd"/>
      <w:r w:rsidRPr="00613FB6">
        <w:t>: 0000-0002-1362-8599)</w:t>
      </w:r>
    </w:p>
    <w:p w14:paraId="679E0D79" w14:textId="77777777" w:rsidR="00454798" w:rsidRPr="00613FB6" w:rsidRDefault="00454798">
      <w:pPr>
        <w:pStyle w:val="Default"/>
        <w:spacing w:line="480" w:lineRule="auto"/>
        <w:jc w:val="both"/>
        <w:pPrChange w:id="37" w:author="Maitland, Bryan - FS, ID" w:date="2025-10-20T12:46:00Z" w16du:dateUtc="2025-10-20T18:46:00Z">
          <w:pPr>
            <w:pStyle w:val="Default"/>
            <w:ind w:left="1440" w:firstLine="720"/>
          </w:pPr>
        </w:pPrChange>
      </w:pPr>
    </w:p>
    <w:p w14:paraId="6A70D6F3" w14:textId="16074C74" w:rsidR="00454798" w:rsidRPr="00613FB6" w:rsidDel="00613FB6" w:rsidRDefault="00454798">
      <w:pPr>
        <w:pStyle w:val="Default"/>
        <w:spacing w:line="480" w:lineRule="auto"/>
        <w:jc w:val="both"/>
        <w:rPr>
          <w:del w:id="38" w:author="Maitland, Bryan - FS, ID" w:date="2025-10-20T12:46:00Z" w16du:dateUtc="2025-10-20T18:46:00Z"/>
        </w:rPr>
        <w:pPrChange w:id="39" w:author="Maitland, Bryan - FS, ID" w:date="2025-10-20T12:46:00Z" w16du:dateUtc="2025-10-20T18:46:00Z">
          <w:pPr>
            <w:pStyle w:val="Default"/>
            <w:ind w:left="1440" w:firstLine="720"/>
          </w:pPr>
        </w:pPrChange>
      </w:pPr>
      <w:r w:rsidRPr="00613FB6">
        <w:t>Bryan M. Maitland</w:t>
      </w:r>
      <w:r w:rsidRPr="00613FB6">
        <w:rPr>
          <w:vertAlign w:val="superscript"/>
        </w:rPr>
        <w:t xml:space="preserve">2 </w:t>
      </w:r>
      <w:r w:rsidRPr="00613FB6">
        <w:t>(</w:t>
      </w:r>
      <w:r w:rsidR="004E060F" w:rsidRPr="00613FB6">
        <w:t xml:space="preserve">ORCID </w:t>
      </w:r>
      <w:proofErr w:type="spellStart"/>
      <w:r w:rsidR="004E060F" w:rsidRPr="00613FB6">
        <w:t>iD</w:t>
      </w:r>
      <w:proofErr w:type="spellEnd"/>
      <w:r w:rsidRPr="00613FB6">
        <w:t>: 0000-0002-4491-5064)</w:t>
      </w:r>
    </w:p>
    <w:p w14:paraId="375E50D2" w14:textId="77777777" w:rsidR="0015238A" w:rsidRPr="00613FB6" w:rsidRDefault="0015238A">
      <w:pPr>
        <w:pStyle w:val="Default"/>
        <w:spacing w:line="480" w:lineRule="auto"/>
        <w:jc w:val="both"/>
        <w:pPrChange w:id="40" w:author="Maitland, Bryan - FS, ID" w:date="2025-10-20T12:46:00Z" w16du:dateUtc="2025-10-20T18:46:00Z">
          <w:pPr>
            <w:pStyle w:val="Default"/>
          </w:pPr>
        </w:pPrChange>
      </w:pPr>
    </w:p>
    <w:p w14:paraId="655F7815" w14:textId="4F65A7CD" w:rsidR="0015238A" w:rsidRPr="00613FB6" w:rsidRDefault="0015238A">
      <w:pPr>
        <w:pStyle w:val="Default"/>
        <w:spacing w:line="480" w:lineRule="auto"/>
        <w:jc w:val="both"/>
        <w:pPrChange w:id="41" w:author="Maitland, Bryan - FS, ID" w:date="2025-10-20T12:46:00Z" w16du:dateUtc="2025-10-20T18:46:00Z">
          <w:pPr>
            <w:pStyle w:val="Default"/>
            <w:spacing w:line="480" w:lineRule="auto"/>
            <w:ind w:left="1440" w:firstLine="720"/>
          </w:pPr>
        </w:pPrChange>
      </w:pPr>
      <w:r w:rsidRPr="00613FB6">
        <w:t xml:space="preserve">Morgan </w:t>
      </w:r>
      <w:r w:rsidR="00487134" w:rsidRPr="00613FB6">
        <w:t xml:space="preserve">M. </w:t>
      </w:r>
      <w:r w:rsidRPr="00613FB6">
        <w:t>Sparks</w:t>
      </w:r>
      <w:r w:rsidRPr="00613FB6">
        <w:rPr>
          <w:vertAlign w:val="superscript"/>
        </w:rPr>
        <w:t>2</w:t>
      </w:r>
      <w:r w:rsidR="00573225" w:rsidRPr="00613FB6">
        <w:rPr>
          <w:vertAlign w:val="superscript"/>
        </w:rPr>
        <w:t xml:space="preserve"> </w:t>
      </w:r>
      <w:r w:rsidR="00573225" w:rsidRPr="00613FB6">
        <w:t>(</w:t>
      </w:r>
      <w:r w:rsidR="004E060F" w:rsidRPr="00613FB6">
        <w:t xml:space="preserve">ORCID </w:t>
      </w:r>
      <w:proofErr w:type="spellStart"/>
      <w:r w:rsidR="004E060F" w:rsidRPr="00613FB6">
        <w:t>iD</w:t>
      </w:r>
      <w:proofErr w:type="spellEnd"/>
      <w:r w:rsidR="00573225" w:rsidRPr="00613FB6">
        <w:t xml:space="preserve">: </w:t>
      </w:r>
      <w:r w:rsidR="00487134" w:rsidRPr="00613FB6">
        <w:t>0000-0003-0787-2218</w:t>
      </w:r>
      <w:r w:rsidR="00573225" w:rsidRPr="00613FB6">
        <w:t>)</w:t>
      </w:r>
    </w:p>
    <w:p w14:paraId="29C5332D" w14:textId="70407A60" w:rsidR="00573225" w:rsidRPr="00613FB6" w:rsidRDefault="0015238A">
      <w:pPr>
        <w:pStyle w:val="Default"/>
        <w:spacing w:line="480" w:lineRule="auto"/>
        <w:jc w:val="both"/>
        <w:rPr>
          <w:iCs/>
          <w:vertAlign w:val="superscript"/>
        </w:rPr>
        <w:pPrChange w:id="42" w:author="Maitland, Bryan - FS, ID" w:date="2025-10-20T12:46:00Z" w16du:dateUtc="2025-10-20T18:46:00Z">
          <w:pPr>
            <w:pStyle w:val="Default"/>
            <w:spacing w:line="480" w:lineRule="auto"/>
            <w:ind w:left="1440" w:firstLine="720"/>
          </w:pPr>
        </w:pPrChange>
      </w:pPr>
      <w:r w:rsidRPr="00613FB6">
        <w:t>Dan</w:t>
      </w:r>
      <w:r w:rsidR="00487134" w:rsidRPr="00613FB6">
        <w:t>iel J.</w:t>
      </w:r>
      <w:r w:rsidRPr="00613FB6">
        <w:t xml:space="preserve"> Isaak</w:t>
      </w:r>
      <w:r w:rsidRPr="00613FB6">
        <w:rPr>
          <w:vertAlign w:val="superscript"/>
        </w:rPr>
        <w:t>2</w:t>
      </w:r>
      <w:r w:rsidR="00573225" w:rsidRPr="00613FB6">
        <w:rPr>
          <w:vertAlign w:val="superscript"/>
        </w:rPr>
        <w:t xml:space="preserve"> </w:t>
      </w:r>
      <w:bookmarkStart w:id="43" w:name="_Hlk201869669"/>
      <w:r w:rsidR="00573225" w:rsidRPr="00613FB6">
        <w:rPr>
          <w:iCs/>
        </w:rPr>
        <w:t>(</w:t>
      </w:r>
      <w:r w:rsidR="004E060F" w:rsidRPr="00613FB6">
        <w:t xml:space="preserve">ORCID </w:t>
      </w:r>
      <w:proofErr w:type="spellStart"/>
      <w:r w:rsidR="004E060F" w:rsidRPr="00613FB6">
        <w:t>iD</w:t>
      </w:r>
      <w:proofErr w:type="spellEnd"/>
      <w:r w:rsidR="00573225" w:rsidRPr="00613FB6">
        <w:rPr>
          <w:iCs/>
        </w:rPr>
        <w:t>: 0000-0003-2963-1546)</w:t>
      </w:r>
    </w:p>
    <w:bookmarkEnd w:id="43"/>
    <w:p w14:paraId="42D39BE4" w14:textId="53B28AB7" w:rsidR="00573225" w:rsidRPr="00613FB6" w:rsidRDefault="0015238A">
      <w:pPr>
        <w:pStyle w:val="Default"/>
        <w:spacing w:line="480" w:lineRule="auto"/>
        <w:jc w:val="both"/>
        <w:rPr>
          <w:iCs/>
        </w:rPr>
        <w:pPrChange w:id="44" w:author="Maitland, Bryan - FS, ID" w:date="2025-10-20T12:46:00Z" w16du:dateUtc="2025-10-20T18:46:00Z">
          <w:pPr>
            <w:pStyle w:val="Default"/>
            <w:spacing w:line="480" w:lineRule="auto"/>
            <w:ind w:left="1440" w:firstLine="720"/>
          </w:pPr>
        </w:pPrChange>
      </w:pPr>
      <w:r w:rsidRPr="00613FB6">
        <w:t xml:space="preserve">John </w:t>
      </w:r>
      <w:r w:rsidR="00454798" w:rsidRPr="00613FB6">
        <w:t xml:space="preserve">M. </w:t>
      </w:r>
      <w:r w:rsidRPr="00613FB6">
        <w:t>Buffington</w:t>
      </w:r>
      <w:r w:rsidRPr="00613FB6">
        <w:rPr>
          <w:vertAlign w:val="superscript"/>
        </w:rPr>
        <w:t>2</w:t>
      </w:r>
      <w:r w:rsidR="00573225" w:rsidRPr="00613FB6">
        <w:rPr>
          <w:vertAlign w:val="superscript"/>
        </w:rPr>
        <w:t xml:space="preserve"> </w:t>
      </w:r>
      <w:r w:rsidR="00573225" w:rsidRPr="00613FB6">
        <w:rPr>
          <w:iCs/>
        </w:rPr>
        <w:t>(</w:t>
      </w:r>
      <w:r w:rsidR="004E060F" w:rsidRPr="00613FB6">
        <w:t xml:space="preserve">ORCID </w:t>
      </w:r>
      <w:proofErr w:type="spellStart"/>
      <w:r w:rsidR="004E060F" w:rsidRPr="00613FB6">
        <w:t>iD</w:t>
      </w:r>
      <w:proofErr w:type="spellEnd"/>
      <w:r w:rsidR="00573225" w:rsidRPr="00613FB6">
        <w:rPr>
          <w:iCs/>
        </w:rPr>
        <w:t>: 0000-0002-2513-5863)</w:t>
      </w:r>
    </w:p>
    <w:p w14:paraId="64B4C378" w14:textId="4B104521" w:rsidR="0015238A" w:rsidRPr="00613FB6" w:rsidDel="00613FB6" w:rsidRDefault="0015238A">
      <w:pPr>
        <w:pStyle w:val="Default"/>
        <w:spacing w:line="480" w:lineRule="auto"/>
        <w:ind w:left="1440" w:firstLine="720"/>
        <w:jc w:val="both"/>
        <w:rPr>
          <w:del w:id="45" w:author="Maitland, Bryan - FS, ID" w:date="2025-10-20T12:45:00Z" w16du:dateUtc="2025-10-20T18:45:00Z"/>
        </w:rPr>
        <w:pPrChange w:id="46" w:author="Maitland, Bryan - FS, ID" w:date="2025-10-20T12:46:00Z" w16du:dateUtc="2025-10-20T18:46:00Z">
          <w:pPr>
            <w:pStyle w:val="Default"/>
            <w:spacing w:line="480" w:lineRule="auto"/>
            <w:ind w:left="1440" w:firstLine="720"/>
          </w:pPr>
        </w:pPrChange>
      </w:pPr>
    </w:p>
    <w:p w14:paraId="115EDA19" w14:textId="1A87F7C6" w:rsidR="00573225" w:rsidRPr="00613FB6" w:rsidDel="00613FB6" w:rsidRDefault="00573225">
      <w:pPr>
        <w:pStyle w:val="Default"/>
        <w:spacing w:line="480" w:lineRule="auto"/>
        <w:jc w:val="both"/>
        <w:rPr>
          <w:del w:id="47" w:author="Maitland, Bryan - FS, ID" w:date="2025-10-20T12:45:00Z" w16du:dateUtc="2025-10-20T18:45:00Z"/>
          <w:iCs/>
          <w:vertAlign w:val="superscript"/>
        </w:rPr>
        <w:pPrChange w:id="48" w:author="Maitland, Bryan - FS, ID" w:date="2025-10-20T12:46:00Z" w16du:dateUtc="2025-10-20T18:46:00Z">
          <w:pPr>
            <w:pStyle w:val="Default"/>
          </w:pPr>
        </w:pPrChange>
      </w:pPr>
    </w:p>
    <w:p w14:paraId="57CE4367" w14:textId="77777777" w:rsidR="004A647C" w:rsidRPr="00613FB6" w:rsidDel="00613FB6" w:rsidRDefault="004A647C">
      <w:pPr>
        <w:pStyle w:val="Default"/>
        <w:spacing w:line="480" w:lineRule="auto"/>
        <w:jc w:val="both"/>
        <w:rPr>
          <w:del w:id="49" w:author="Maitland, Bryan - FS, ID" w:date="2025-10-20T12:45:00Z" w16du:dateUtc="2025-10-20T18:45:00Z"/>
        </w:rPr>
        <w:pPrChange w:id="50" w:author="Maitland, Bryan - FS, ID" w:date="2025-10-20T12:46:00Z" w16du:dateUtc="2025-10-20T18:46:00Z">
          <w:pPr>
            <w:pStyle w:val="Default"/>
            <w:spacing w:line="480" w:lineRule="auto"/>
            <w:ind w:left="1440" w:firstLine="720"/>
          </w:pPr>
        </w:pPrChange>
      </w:pPr>
    </w:p>
    <w:p w14:paraId="6F0DA6DB" w14:textId="77777777" w:rsidR="0015238A" w:rsidRPr="00613FB6" w:rsidRDefault="0015238A">
      <w:pPr>
        <w:pStyle w:val="Default"/>
        <w:spacing w:line="480" w:lineRule="auto"/>
        <w:jc w:val="both"/>
        <w:pPrChange w:id="51" w:author="Maitland, Bryan - FS, ID" w:date="2025-10-20T12:46:00Z" w16du:dateUtc="2025-10-20T18:46:00Z">
          <w:pPr>
            <w:pStyle w:val="Default"/>
          </w:pPr>
        </w:pPrChange>
      </w:pPr>
    </w:p>
    <w:p w14:paraId="71405B63" w14:textId="066D47DC" w:rsidR="0015238A" w:rsidRPr="00613FB6" w:rsidRDefault="0015238A">
      <w:pPr>
        <w:pStyle w:val="Default"/>
        <w:spacing w:line="480" w:lineRule="auto"/>
        <w:jc w:val="both"/>
        <w:pPrChange w:id="52" w:author="Maitland, Bryan - FS, ID" w:date="2025-10-20T12:46:00Z" w16du:dateUtc="2025-10-20T18:46:00Z">
          <w:pPr>
            <w:pStyle w:val="Default"/>
            <w:spacing w:line="480" w:lineRule="auto"/>
          </w:pPr>
        </w:pPrChange>
      </w:pPr>
      <w:r w:rsidRPr="00613FB6">
        <w:rPr>
          <w:vertAlign w:val="superscript"/>
        </w:rPr>
        <w:t>1</w:t>
      </w:r>
      <w:r w:rsidRPr="00613FB6">
        <w:rPr>
          <w:i/>
          <w:iCs/>
        </w:rPr>
        <w:t>US Forest Service, Rocky Mountain Research Station (Emeritus), Salmon, ID, USA</w:t>
      </w:r>
      <w:r w:rsidR="004A647C" w:rsidRPr="00613FB6">
        <w:rPr>
          <w:i/>
          <w:iCs/>
        </w:rPr>
        <w:t xml:space="preserve"> 83467</w:t>
      </w:r>
    </w:p>
    <w:p w14:paraId="75CB3CB6" w14:textId="5997FA88" w:rsidR="006E794C" w:rsidRDefault="0015238A" w:rsidP="00613FB6">
      <w:pPr>
        <w:pStyle w:val="Default"/>
        <w:spacing w:line="480" w:lineRule="auto"/>
        <w:jc w:val="both"/>
        <w:rPr>
          <w:ins w:id="53" w:author="Maitland, Bryan - FS, ID" w:date="2025-10-20T12:50:00Z" w16du:dateUtc="2025-10-20T18:50:00Z"/>
          <w:i/>
          <w:iCs/>
        </w:rPr>
      </w:pPr>
      <w:r w:rsidRPr="00613FB6">
        <w:rPr>
          <w:vertAlign w:val="superscript"/>
        </w:rPr>
        <w:t>2</w:t>
      </w:r>
      <w:r w:rsidR="006E794C" w:rsidRPr="00613FB6">
        <w:rPr>
          <w:i/>
          <w:iCs/>
        </w:rPr>
        <w:t>US Forest Service- Rocky Mountain Research Station, 322 East Front St.- Suite 401, Boise, Idaho,</w:t>
      </w:r>
      <w:r w:rsidR="00454798" w:rsidRPr="00613FB6">
        <w:rPr>
          <w:i/>
          <w:iCs/>
        </w:rPr>
        <w:t xml:space="preserve"> USA</w:t>
      </w:r>
      <w:r w:rsidR="006E794C" w:rsidRPr="00613FB6">
        <w:rPr>
          <w:i/>
          <w:iCs/>
        </w:rPr>
        <w:t xml:space="preserve"> 83702. </w:t>
      </w:r>
    </w:p>
    <w:p w14:paraId="45C6AB04" w14:textId="77777777" w:rsidR="00613FB6" w:rsidRPr="00613FB6" w:rsidRDefault="00613FB6">
      <w:pPr>
        <w:pStyle w:val="Default"/>
        <w:spacing w:line="480" w:lineRule="auto"/>
        <w:jc w:val="both"/>
        <w:rPr>
          <w:i/>
          <w:iCs/>
        </w:rPr>
        <w:pPrChange w:id="54" w:author="Maitland, Bryan - FS, ID" w:date="2025-10-20T12:46:00Z" w16du:dateUtc="2025-10-20T18:46:00Z">
          <w:pPr>
            <w:pStyle w:val="Default"/>
            <w:spacing w:line="480" w:lineRule="auto"/>
          </w:pPr>
        </w:pPrChange>
      </w:pPr>
    </w:p>
    <w:p w14:paraId="46C86FE2" w14:textId="1FE70EB9" w:rsidR="006E794C" w:rsidRPr="00613FB6" w:rsidDel="00613FB6" w:rsidRDefault="0015238A">
      <w:pPr>
        <w:spacing w:line="480" w:lineRule="auto"/>
        <w:jc w:val="both"/>
        <w:rPr>
          <w:del w:id="55" w:author="Maitland, Bryan - FS, ID" w:date="2025-10-20T12:45:00Z" w16du:dateUtc="2025-10-20T18:45:00Z"/>
          <w:i/>
          <w:iCs/>
        </w:rPr>
        <w:pPrChange w:id="56" w:author="Maitland, Bryan - FS, ID" w:date="2025-10-20T12:47:00Z" w16du:dateUtc="2025-10-20T18:47:00Z">
          <w:pPr>
            <w:spacing w:line="480" w:lineRule="auto"/>
          </w:pPr>
        </w:pPrChange>
      </w:pPr>
      <w:r w:rsidRPr="00613FB6">
        <w:rPr>
          <w:vertAlign w:val="superscript"/>
        </w:rPr>
        <w:t>*</w:t>
      </w:r>
      <w:r w:rsidR="006E794C" w:rsidRPr="00613FB6">
        <w:rPr>
          <w:i/>
          <w:iCs/>
        </w:rPr>
        <w:t xml:space="preserve">Corresponding author (e-mail: </w:t>
      </w:r>
      <w:r w:rsidR="006E794C" w:rsidRPr="00613FB6">
        <w:fldChar w:fldCharType="begin"/>
      </w:r>
      <w:r w:rsidR="006E794C" w:rsidRPr="00613FB6">
        <w:instrText>HYPERLINK "mailto:russ.thurow@usda.gov"</w:instrText>
      </w:r>
      <w:r w:rsidR="006E794C" w:rsidRPr="00613FB6">
        <w:fldChar w:fldCharType="separate"/>
      </w:r>
      <w:r w:rsidR="006E794C" w:rsidRPr="00613FB6">
        <w:rPr>
          <w:rStyle w:val="Hyperlink"/>
          <w:i/>
          <w:iCs/>
        </w:rPr>
        <w:t>russ.thurow@usda.gov</w:t>
      </w:r>
      <w:r w:rsidR="006E794C" w:rsidRPr="00613FB6">
        <w:fldChar w:fldCharType="end"/>
      </w:r>
      <w:r w:rsidR="006E794C" w:rsidRPr="00613FB6">
        <w:rPr>
          <w:i/>
          <w:iCs/>
        </w:rPr>
        <w:t>)</w:t>
      </w:r>
    </w:p>
    <w:p w14:paraId="195490DC" w14:textId="77777777" w:rsidR="006E794C" w:rsidRPr="00613FB6" w:rsidDel="00613FB6" w:rsidRDefault="006E794C">
      <w:pPr>
        <w:spacing w:line="480" w:lineRule="auto"/>
        <w:jc w:val="both"/>
        <w:rPr>
          <w:del w:id="57" w:author="Maitland, Bryan - FS, ID" w:date="2025-10-20T12:45:00Z" w16du:dateUtc="2025-10-20T18:45:00Z"/>
          <w:bCs/>
        </w:rPr>
        <w:pPrChange w:id="58" w:author="Maitland, Bryan - FS, ID" w:date="2025-10-20T12:47:00Z" w16du:dateUtc="2025-10-20T18:47:00Z">
          <w:pPr>
            <w:spacing w:line="480" w:lineRule="auto"/>
            <w:jc w:val="center"/>
          </w:pPr>
        </w:pPrChange>
      </w:pPr>
    </w:p>
    <w:p w14:paraId="37F70BA4" w14:textId="77777777" w:rsidR="006E794C" w:rsidRPr="00613FB6" w:rsidDel="00613FB6" w:rsidRDefault="006E794C">
      <w:pPr>
        <w:spacing w:line="480" w:lineRule="auto"/>
        <w:jc w:val="both"/>
        <w:rPr>
          <w:del w:id="59" w:author="Maitland, Bryan - FS, ID" w:date="2025-10-20T12:45:00Z" w16du:dateUtc="2025-10-20T18:45:00Z"/>
          <w:i/>
        </w:rPr>
        <w:pPrChange w:id="60" w:author="Maitland, Bryan - FS, ID" w:date="2025-10-20T12:47:00Z" w16du:dateUtc="2025-10-20T18:47:00Z">
          <w:pPr>
            <w:tabs>
              <w:tab w:val="left" w:pos="3837"/>
            </w:tabs>
            <w:spacing w:line="480" w:lineRule="auto"/>
          </w:pPr>
        </w:pPrChange>
      </w:pPr>
    </w:p>
    <w:p w14:paraId="0AE9855D" w14:textId="77777777" w:rsidR="006E794C" w:rsidRPr="00613FB6" w:rsidDel="00613FB6" w:rsidRDefault="006E794C">
      <w:pPr>
        <w:tabs>
          <w:tab w:val="left" w:pos="3837"/>
        </w:tabs>
        <w:spacing w:line="480" w:lineRule="auto"/>
        <w:rPr>
          <w:del w:id="61" w:author="Maitland, Bryan - FS, ID" w:date="2025-10-20T12:45:00Z" w16du:dateUtc="2025-10-20T18:45:00Z"/>
          <w:i/>
        </w:rPr>
      </w:pPr>
    </w:p>
    <w:p w14:paraId="372B937C" w14:textId="77777777" w:rsidR="00FA6761" w:rsidRPr="00613FB6" w:rsidDel="00613FB6" w:rsidRDefault="00FA6761">
      <w:pPr>
        <w:tabs>
          <w:tab w:val="left" w:pos="3837"/>
        </w:tabs>
        <w:spacing w:line="480" w:lineRule="auto"/>
        <w:rPr>
          <w:del w:id="62" w:author="Maitland, Bryan - FS, ID" w:date="2025-10-20T12:45:00Z" w16du:dateUtc="2025-10-20T18:45:00Z"/>
          <w:i/>
        </w:rPr>
      </w:pPr>
    </w:p>
    <w:p w14:paraId="44FD6956" w14:textId="77777777" w:rsidR="00613FB6" w:rsidRPr="00613FB6" w:rsidRDefault="00613FB6">
      <w:pPr>
        <w:spacing w:line="480" w:lineRule="auto"/>
        <w:rPr>
          <w:ins w:id="63" w:author="Maitland, Bryan - FS, ID" w:date="2025-10-20T12:45:00Z" w16du:dateUtc="2025-10-20T18:45:00Z"/>
          <w:b/>
          <w:rPrChange w:id="64" w:author="Maitland, Bryan - FS, ID" w:date="2025-10-20T12:47:00Z" w16du:dateUtc="2025-10-20T18:47:00Z">
            <w:rPr>
              <w:ins w:id="65" w:author="Maitland, Bryan - FS, ID" w:date="2025-10-20T12:45:00Z" w16du:dateUtc="2025-10-20T18:45:00Z"/>
              <w:b/>
              <w:sz w:val="28"/>
              <w:szCs w:val="28"/>
            </w:rPr>
          </w:rPrChange>
        </w:rPr>
        <w:pPrChange w:id="66" w:author="Maitland, Bryan - FS, ID" w:date="2025-10-20T12:47:00Z" w16du:dateUtc="2025-10-20T18:47:00Z">
          <w:pPr/>
        </w:pPrChange>
      </w:pPr>
      <w:ins w:id="67" w:author="Maitland, Bryan - FS, ID" w:date="2025-10-20T12:45:00Z" w16du:dateUtc="2025-10-20T18:45:00Z">
        <w:r w:rsidRPr="00613FB6">
          <w:rPr>
            <w:b/>
            <w:rPrChange w:id="68" w:author="Maitland, Bryan - FS, ID" w:date="2025-10-20T12:47:00Z" w16du:dateUtc="2025-10-20T18:47:00Z">
              <w:rPr>
                <w:b/>
                <w:sz w:val="28"/>
                <w:szCs w:val="28"/>
              </w:rPr>
            </w:rPrChange>
          </w:rPr>
          <w:br w:type="page"/>
        </w:r>
      </w:ins>
    </w:p>
    <w:p w14:paraId="547C8807" w14:textId="74C1AC57" w:rsidR="00F60F08" w:rsidRPr="00613FB6" w:rsidRDefault="00F60F08" w:rsidP="00613FB6">
      <w:pPr>
        <w:tabs>
          <w:tab w:val="left" w:pos="3837"/>
        </w:tabs>
        <w:spacing w:line="480" w:lineRule="auto"/>
        <w:rPr>
          <w:b/>
          <w:rPrChange w:id="69" w:author="Maitland, Bryan - FS, ID" w:date="2025-10-20T12:47:00Z" w16du:dateUtc="2025-10-20T18:47:00Z">
            <w:rPr>
              <w:b/>
              <w:sz w:val="28"/>
              <w:szCs w:val="28"/>
            </w:rPr>
          </w:rPrChange>
        </w:rPr>
      </w:pPr>
      <w:commentRangeStart w:id="70"/>
      <w:r w:rsidRPr="00613FB6">
        <w:rPr>
          <w:b/>
          <w:rPrChange w:id="71" w:author="Maitland, Bryan - FS, ID" w:date="2025-10-20T12:47:00Z" w16du:dateUtc="2025-10-20T18:47:00Z">
            <w:rPr>
              <w:b/>
              <w:sz w:val="28"/>
              <w:szCs w:val="28"/>
            </w:rPr>
          </w:rPrChange>
        </w:rPr>
        <w:lastRenderedPageBreak/>
        <w:t xml:space="preserve">Abstract </w:t>
      </w:r>
      <w:commentRangeEnd w:id="70"/>
      <w:r w:rsidR="00F05886">
        <w:rPr>
          <w:rStyle w:val="CommentReference"/>
        </w:rPr>
        <w:commentReference w:id="70"/>
      </w:r>
    </w:p>
    <w:p w14:paraId="4D871F0C" w14:textId="476844A9" w:rsidR="00613FB6" w:rsidRPr="00F05886" w:rsidRDefault="00F05886">
      <w:pPr>
        <w:spacing w:line="480" w:lineRule="auto"/>
        <w:rPr>
          <w:ins w:id="72" w:author="Maitland, Bryan - FS, ID" w:date="2025-10-20T12:47:00Z" w16du:dateUtc="2025-10-20T18:47:00Z"/>
          <w:bCs/>
          <w:rPrChange w:id="73" w:author="Maitland, Bryan - FS, ID" w:date="2025-10-20T13:24:00Z" w16du:dateUtc="2025-10-20T19:24:00Z">
            <w:rPr>
              <w:ins w:id="74" w:author="Maitland, Bryan - FS, ID" w:date="2025-10-20T12:47:00Z" w16du:dateUtc="2025-10-20T18:47:00Z"/>
              <w:b/>
              <w:sz w:val="28"/>
              <w:szCs w:val="28"/>
            </w:rPr>
          </w:rPrChange>
        </w:rPr>
        <w:pPrChange w:id="75" w:author="Maitland, Bryan - FS, ID" w:date="2025-10-20T12:47:00Z" w16du:dateUtc="2025-10-20T18:47:00Z">
          <w:pPr/>
        </w:pPrChange>
      </w:pPr>
      <w:ins w:id="76" w:author="Maitland, Bryan - FS, ID" w:date="2025-10-20T13:24:00Z">
        <w:r w:rsidRPr="00F05886">
          <w:rPr>
            <w:bCs/>
            <w:rPrChange w:id="77" w:author="Maitland, Bryan - FS, ID" w:date="2025-10-20T13:24:00Z" w16du:dateUtc="2025-10-20T19:24:00Z">
              <w:rPr>
                <w:b/>
              </w:rPr>
            </w:rPrChange>
          </w:rPr>
          <w:t>Spawning phenology strongly influences population resilience and local adaptation in Pacific salmon, yet the environmental mechanisms structuring this diversity remain incompletely understood. We analyzed 3,016 georeferenced redds collected from eight tributaries of Idaho’s Middle Fork Salmon River between 2002 and 2005 to evaluate how thermal and geomorphic conditions influence Chinook Salmon (</w:t>
        </w:r>
        <w:r w:rsidRPr="00F05886">
          <w:rPr>
            <w:bCs/>
            <w:i/>
            <w:iCs/>
            <w:rPrChange w:id="78" w:author="Maitland, Bryan - FS, ID" w:date="2025-10-20T13:24:00Z" w16du:dateUtc="2025-10-20T19:24:00Z">
              <w:rPr>
                <w:b/>
                <w:i/>
                <w:iCs/>
              </w:rPr>
            </w:rPrChange>
          </w:rPr>
          <w:t>Oncorhynchus tshawytscha</w:t>
        </w:r>
        <w:r w:rsidRPr="00F05886">
          <w:rPr>
            <w:bCs/>
            <w:rPrChange w:id="79" w:author="Maitland, Bryan - FS, ID" w:date="2025-10-20T13:24:00Z" w16du:dateUtc="2025-10-20T19:24:00Z">
              <w:rPr>
                <w:b/>
              </w:rPr>
            </w:rPrChange>
          </w:rPr>
          <w:t>) spawn timing. Linear mixed-effects models with stream-reach random intercepts and temperature-specific random slopes explained nearly all observed variation in spawning day-of-year (conditional R² = 0.985). Spawn timing increased nonlinearly with antecedent 90-day mean temperature</w:t>
        </w:r>
      </w:ins>
      <w:ins w:id="80" w:author="Sparks, Morgan - FS, ID" w:date="2025-10-21T09:58:00Z" w16du:dateUtc="2025-10-21T15:58:00Z">
        <w:r w:rsidR="008012B4">
          <w:rPr>
            <w:bCs/>
          </w:rPr>
          <w:t xml:space="preserve"> at </w:t>
        </w:r>
      </w:ins>
      <w:ins w:id="81" w:author="Sparks, Morgan - FS, ID" w:date="2025-10-21T09:59:00Z" w16du:dateUtc="2025-10-21T15:59:00Z">
        <w:r w:rsidR="008012B4">
          <w:rPr>
            <w:bCs/>
          </w:rPr>
          <w:t>respective spawning reaches</w:t>
        </w:r>
      </w:ins>
      <w:ins w:id="82" w:author="Maitland, Bryan - FS, ID" w:date="2025-10-20T13:24:00Z">
        <w:r w:rsidRPr="00F05886">
          <w:rPr>
            <w:bCs/>
            <w:rPrChange w:id="83" w:author="Maitland, Bryan - FS, ID" w:date="2025-10-20T13:24:00Z" w16du:dateUtc="2025-10-20T19:24:00Z">
              <w:rPr>
                <w:b/>
              </w:rPr>
            </w:rPrChange>
          </w:rPr>
          <w:t xml:space="preserve">, plateauing at warmer sites. Stream and year effects were also significant, with spawning occurring progressively later through time. Random slopes revealed pronounced reach-scale heterogeneity in thermal sensitivity, indicating that local hydrologic and geomorphic processes mediate phenological responses to temperature. Together, these results demonstrate that </w:t>
        </w:r>
      </w:ins>
      <w:ins w:id="84" w:author="Sparks, Morgan - FS, ID" w:date="2025-10-21T10:04:00Z" w16du:dateUtc="2025-10-21T16:04:00Z">
        <w:r w:rsidR="008012B4">
          <w:rPr>
            <w:bCs/>
          </w:rPr>
          <w:t xml:space="preserve">stream level and </w:t>
        </w:r>
      </w:ins>
      <w:ins w:id="85" w:author="Maitland, Bryan - FS, ID" w:date="2025-10-20T13:24:00Z">
        <w:r w:rsidRPr="00F05886">
          <w:rPr>
            <w:bCs/>
            <w:rPrChange w:id="86" w:author="Maitland, Bryan - FS, ID" w:date="2025-10-20T13:24:00Z" w16du:dateUtc="2025-10-20T19:24:00Z">
              <w:rPr>
                <w:b/>
              </w:rPr>
            </w:rPrChange>
          </w:rPr>
          <w:t>fine-scale habitat heterogeneity sustains diverse spawning portfolios even within a single interior Chinook population, providing critical adaptive capacit</w:t>
        </w:r>
      </w:ins>
      <w:ins w:id="87" w:author="Sparks, Morgan - FS, ID" w:date="2025-10-21T10:04:00Z" w16du:dateUtc="2025-10-21T16:04:00Z">
        <w:r w:rsidR="008012B4">
          <w:rPr>
            <w:bCs/>
          </w:rPr>
          <w:t>y to changing environments.</w:t>
        </w:r>
      </w:ins>
      <w:ins w:id="88" w:author="Maitland, Bryan - FS, ID" w:date="2025-10-20T13:24:00Z">
        <w:del w:id="89" w:author="Sparks, Morgan - FS, ID" w:date="2025-10-21T10:05:00Z" w16du:dateUtc="2025-10-21T16:05:00Z">
          <w:r w:rsidRPr="00F05886" w:rsidDel="008012B4">
            <w:rPr>
              <w:bCs/>
              <w:rPrChange w:id="90" w:author="Maitland, Bryan - FS, ID" w:date="2025-10-20T13:24:00Z" w16du:dateUtc="2025-10-20T19:24:00Z">
                <w:rPr>
                  <w:b/>
                </w:rPr>
              </w:rPrChange>
            </w:rPr>
            <w:delText>y under a warming climate.</w:delText>
          </w:r>
        </w:del>
      </w:ins>
    </w:p>
    <w:p w14:paraId="11EF8A09" w14:textId="77777777" w:rsidR="00F05886" w:rsidRDefault="00F05886" w:rsidP="00613FB6">
      <w:pPr>
        <w:spacing w:line="480" w:lineRule="auto"/>
        <w:rPr>
          <w:ins w:id="91" w:author="Maitland, Bryan - FS, ID" w:date="2025-10-20T13:24:00Z" w16du:dateUtc="2025-10-20T19:24:00Z"/>
          <w:b/>
        </w:rPr>
      </w:pPr>
    </w:p>
    <w:p w14:paraId="7B4B9AC5" w14:textId="77777777" w:rsidR="008012B4" w:rsidRDefault="00613FB6">
      <w:pPr>
        <w:spacing w:line="480" w:lineRule="auto"/>
        <w:rPr>
          <w:ins w:id="92" w:author="Sparks, Morgan - FS, ID" w:date="2025-10-21T10:04:00Z" w16du:dateUtc="2025-10-21T16:04:00Z"/>
          <w:b/>
        </w:rPr>
      </w:pPr>
      <w:ins w:id="93" w:author="Maitland, Bryan - FS, ID" w:date="2025-10-20T12:47:00Z" w16du:dateUtc="2025-10-20T18:47:00Z">
        <w:r w:rsidRPr="00613FB6">
          <w:rPr>
            <w:b/>
            <w:rPrChange w:id="94" w:author="Maitland, Bryan - FS, ID" w:date="2025-10-20T12:47:00Z" w16du:dateUtc="2025-10-20T18:47:00Z">
              <w:rPr>
                <w:b/>
                <w:sz w:val="28"/>
                <w:szCs w:val="28"/>
              </w:rPr>
            </w:rPrChange>
          </w:rPr>
          <w:t>Key</w:t>
        </w:r>
        <w:r>
          <w:rPr>
            <w:b/>
          </w:rPr>
          <w:t>words</w:t>
        </w:r>
      </w:ins>
    </w:p>
    <w:p w14:paraId="36BDF651" w14:textId="756BDFCC" w:rsidR="00613FB6" w:rsidRPr="008012B4" w:rsidRDefault="008012B4">
      <w:pPr>
        <w:spacing w:line="480" w:lineRule="auto"/>
        <w:rPr>
          <w:ins w:id="95" w:author="Maitland, Bryan - FS, ID" w:date="2025-10-20T12:46:00Z" w16du:dateUtc="2025-10-20T18:46:00Z"/>
          <w:bCs/>
          <w:rPrChange w:id="96" w:author="Sparks, Morgan - FS, ID" w:date="2025-10-21T10:06:00Z" w16du:dateUtc="2025-10-21T16:06:00Z">
            <w:rPr>
              <w:ins w:id="97" w:author="Maitland, Bryan - FS, ID" w:date="2025-10-20T12:46:00Z" w16du:dateUtc="2025-10-20T18:46:00Z"/>
              <w:b/>
              <w:sz w:val="28"/>
              <w:szCs w:val="28"/>
            </w:rPr>
          </w:rPrChange>
        </w:rPr>
        <w:pPrChange w:id="98" w:author="Maitland, Bryan - FS, ID" w:date="2025-10-20T12:47:00Z" w16du:dateUtc="2025-10-20T18:47:00Z">
          <w:pPr/>
        </w:pPrChange>
      </w:pPr>
      <w:ins w:id="99" w:author="Sparks, Morgan - FS, ID" w:date="2025-10-21T10:05:00Z" w16du:dateUtc="2025-10-21T16:05:00Z">
        <w:r w:rsidRPr="008012B4">
          <w:rPr>
            <w:bCs/>
            <w:rPrChange w:id="100" w:author="Sparks, Morgan - FS, ID" w:date="2025-10-21T10:06:00Z" w16du:dateUtc="2025-10-21T16:06:00Z">
              <w:rPr>
                <w:b/>
              </w:rPr>
            </w:rPrChange>
          </w:rPr>
          <w:t>Spawn timing, portfolio effect, biocomplexity</w:t>
        </w:r>
      </w:ins>
      <w:ins w:id="101" w:author="Sparks, Morgan - FS, ID" w:date="2025-10-21T10:06:00Z" w16du:dateUtc="2025-10-21T16:06:00Z">
        <w:r>
          <w:rPr>
            <w:bCs/>
          </w:rPr>
          <w:t>, life history diversity, phenotypic plasticity</w:t>
        </w:r>
      </w:ins>
      <w:ins w:id="102" w:author="Maitland, Bryan - FS, ID" w:date="2025-10-20T12:46:00Z" w16du:dateUtc="2025-10-20T18:46:00Z">
        <w:r w:rsidR="00613FB6" w:rsidRPr="008012B4">
          <w:rPr>
            <w:bCs/>
            <w:rPrChange w:id="103" w:author="Sparks, Morgan - FS, ID" w:date="2025-10-21T10:06:00Z" w16du:dateUtc="2025-10-21T16:06:00Z">
              <w:rPr>
                <w:b/>
                <w:sz w:val="28"/>
                <w:szCs w:val="28"/>
              </w:rPr>
            </w:rPrChange>
          </w:rPr>
          <w:br w:type="page"/>
        </w:r>
      </w:ins>
    </w:p>
    <w:p w14:paraId="3CA0217F" w14:textId="77777777" w:rsidR="006E794C" w:rsidRPr="00613FB6" w:rsidDel="00613FB6" w:rsidRDefault="006E794C">
      <w:pPr>
        <w:spacing w:line="480" w:lineRule="auto"/>
        <w:rPr>
          <w:del w:id="104" w:author="Maitland, Bryan - FS, ID" w:date="2025-10-20T12:46:00Z" w16du:dateUtc="2025-10-20T18:46:00Z"/>
          <w:b/>
          <w:rPrChange w:id="105" w:author="Maitland, Bryan - FS, ID" w:date="2025-10-20T12:47:00Z" w16du:dateUtc="2025-10-20T18:47:00Z">
            <w:rPr>
              <w:del w:id="106" w:author="Maitland, Bryan - FS, ID" w:date="2025-10-20T12:46:00Z" w16du:dateUtc="2025-10-20T18:46:00Z"/>
              <w:b/>
              <w:sz w:val="28"/>
              <w:szCs w:val="28"/>
            </w:rPr>
          </w:rPrChange>
        </w:rPr>
        <w:pPrChange w:id="107" w:author="Maitland, Bryan - FS, ID" w:date="2025-10-20T12:47:00Z" w16du:dateUtc="2025-10-20T18:47:00Z">
          <w:pPr/>
        </w:pPrChange>
      </w:pPr>
    </w:p>
    <w:p w14:paraId="6D3DA8B5" w14:textId="10D83926" w:rsidR="006E794C" w:rsidRPr="00613FB6" w:rsidDel="00613FB6" w:rsidRDefault="006E794C">
      <w:pPr>
        <w:spacing w:line="480" w:lineRule="auto"/>
        <w:rPr>
          <w:del w:id="108" w:author="Maitland, Bryan - FS, ID" w:date="2025-10-20T12:46:00Z" w16du:dateUtc="2025-10-20T18:46:00Z"/>
          <w:b/>
          <w:rPrChange w:id="109" w:author="Maitland, Bryan - FS, ID" w:date="2025-10-20T12:47:00Z" w16du:dateUtc="2025-10-20T18:47:00Z">
            <w:rPr>
              <w:del w:id="110" w:author="Maitland, Bryan - FS, ID" w:date="2025-10-20T12:46:00Z" w16du:dateUtc="2025-10-20T18:46:00Z"/>
              <w:b/>
              <w:sz w:val="28"/>
              <w:szCs w:val="28"/>
            </w:rPr>
          </w:rPrChange>
        </w:rPr>
        <w:pPrChange w:id="111" w:author="Maitland, Bryan - FS, ID" w:date="2025-10-20T12:47:00Z" w16du:dateUtc="2025-10-20T18:47:00Z">
          <w:pPr/>
        </w:pPrChange>
      </w:pPr>
    </w:p>
    <w:p w14:paraId="0E9C2184" w14:textId="52151230" w:rsidR="006E794C" w:rsidRPr="00613FB6" w:rsidDel="00613FB6" w:rsidRDefault="006E794C">
      <w:pPr>
        <w:spacing w:line="480" w:lineRule="auto"/>
        <w:rPr>
          <w:del w:id="112" w:author="Maitland, Bryan - FS, ID" w:date="2025-10-20T12:46:00Z" w16du:dateUtc="2025-10-20T18:46:00Z"/>
          <w:b/>
          <w:rPrChange w:id="113" w:author="Maitland, Bryan - FS, ID" w:date="2025-10-20T12:47:00Z" w16du:dateUtc="2025-10-20T18:47:00Z">
            <w:rPr>
              <w:del w:id="114" w:author="Maitland, Bryan - FS, ID" w:date="2025-10-20T12:46:00Z" w16du:dateUtc="2025-10-20T18:46:00Z"/>
              <w:b/>
              <w:sz w:val="28"/>
              <w:szCs w:val="28"/>
            </w:rPr>
          </w:rPrChange>
        </w:rPr>
        <w:pPrChange w:id="115" w:author="Maitland, Bryan - FS, ID" w:date="2025-10-20T12:47:00Z" w16du:dateUtc="2025-10-20T18:47:00Z">
          <w:pPr/>
        </w:pPrChange>
      </w:pPr>
    </w:p>
    <w:p w14:paraId="26E7C590" w14:textId="0D679BCC" w:rsidR="006E794C" w:rsidRPr="00613FB6" w:rsidDel="00613FB6" w:rsidRDefault="006E794C">
      <w:pPr>
        <w:spacing w:line="480" w:lineRule="auto"/>
        <w:rPr>
          <w:del w:id="116" w:author="Maitland, Bryan - FS, ID" w:date="2025-10-20T12:46:00Z" w16du:dateUtc="2025-10-20T18:46:00Z"/>
          <w:b/>
          <w:rPrChange w:id="117" w:author="Maitland, Bryan - FS, ID" w:date="2025-10-20T12:47:00Z" w16du:dateUtc="2025-10-20T18:47:00Z">
            <w:rPr>
              <w:del w:id="118" w:author="Maitland, Bryan - FS, ID" w:date="2025-10-20T12:46:00Z" w16du:dateUtc="2025-10-20T18:46:00Z"/>
              <w:b/>
              <w:sz w:val="28"/>
              <w:szCs w:val="28"/>
            </w:rPr>
          </w:rPrChange>
        </w:rPr>
        <w:pPrChange w:id="119" w:author="Maitland, Bryan - FS, ID" w:date="2025-10-20T12:47:00Z" w16du:dateUtc="2025-10-20T18:47:00Z">
          <w:pPr/>
        </w:pPrChange>
      </w:pPr>
    </w:p>
    <w:p w14:paraId="3219BDA4" w14:textId="0246DFA2" w:rsidR="004731C9" w:rsidRPr="00613FB6" w:rsidDel="00613FB6" w:rsidRDefault="004731C9">
      <w:pPr>
        <w:spacing w:line="480" w:lineRule="auto"/>
        <w:rPr>
          <w:ins w:id="120" w:author="Thurow, Russ - FS, ID" w:date="2025-10-03T10:50:00Z" w16du:dateUtc="2025-10-03T16:50:00Z"/>
          <w:del w:id="121" w:author="Maitland, Bryan - FS, ID" w:date="2025-10-20T12:46:00Z" w16du:dateUtc="2025-10-20T18:46:00Z"/>
        </w:rPr>
        <w:pPrChange w:id="122" w:author="Maitland, Bryan - FS, ID" w:date="2025-10-20T12:47:00Z" w16du:dateUtc="2025-10-20T18:47:00Z">
          <w:pPr/>
        </w:pPrChange>
      </w:pPr>
      <w:ins w:id="123" w:author="Thurow, Russ - FS, ID" w:date="2025-10-03T10:51:00Z" w16du:dateUtc="2025-10-03T16:51:00Z">
        <w:del w:id="124" w:author="Maitland, Bryan - FS, ID" w:date="2025-10-20T12:46:00Z" w16du:dateUtc="2025-10-20T18:46:00Z">
          <w:r w:rsidRPr="00613FB6" w:rsidDel="00613FB6">
            <w:delText>*</w:delText>
          </w:r>
        </w:del>
      </w:ins>
      <w:ins w:id="125" w:author="Thurow, Russ - FS, ID" w:date="2025-10-03T10:50:00Z" w16du:dateUtc="2025-10-03T16:50:00Z">
        <w:del w:id="126" w:author="Maitland, Bryan - FS, ID" w:date="2025-10-20T12:46:00Z" w16du:dateUtc="2025-10-20T18:46:00Z">
          <w:r w:rsidRPr="00613FB6" w:rsidDel="00613FB6">
            <w:delText xml:space="preserve">Note: </w:delText>
          </w:r>
        </w:del>
      </w:ins>
    </w:p>
    <w:p w14:paraId="4FF0A5E1" w14:textId="72C691E9" w:rsidR="004731C9" w:rsidRPr="00613FB6" w:rsidDel="00613FB6" w:rsidRDefault="004731C9">
      <w:pPr>
        <w:spacing w:line="480" w:lineRule="auto"/>
        <w:rPr>
          <w:ins w:id="127" w:author="Thurow, Russ - FS, ID" w:date="2025-10-03T10:50:00Z" w16du:dateUtc="2025-10-03T16:50:00Z"/>
          <w:del w:id="128" w:author="Maitland, Bryan - FS, ID" w:date="2025-10-20T12:46:00Z" w16du:dateUtc="2025-10-20T18:46:00Z"/>
        </w:rPr>
        <w:pPrChange w:id="129" w:author="Maitland, Bryan - FS, ID" w:date="2025-10-20T12:47:00Z" w16du:dateUtc="2025-10-20T18:47:00Z">
          <w:pPr/>
        </w:pPrChange>
      </w:pPr>
      <w:ins w:id="130" w:author="Thurow, Russ - FS, ID" w:date="2025-10-03T10:51:00Z" w16du:dateUtc="2025-10-03T16:51:00Z">
        <w:del w:id="131" w:author="Maitland, Bryan - FS, ID" w:date="2025-10-20T12:46:00Z" w16du:dateUtc="2025-10-20T18:46:00Z">
          <w:r w:rsidRPr="00613FB6" w:rsidDel="00613FB6">
            <w:delText>-</w:delText>
          </w:r>
        </w:del>
      </w:ins>
      <w:ins w:id="132" w:author="Thurow, Russ - FS, ID" w:date="2025-10-03T10:50:00Z" w16du:dateUtc="2025-10-03T16:50:00Z">
        <w:del w:id="133" w:author="Maitland, Bryan - FS, ID" w:date="2025-10-20T12:46:00Z" w16du:dateUtc="2025-10-20T18:46:00Z">
          <w:r w:rsidRPr="00613FB6" w:rsidDel="00613FB6">
            <w:delText xml:space="preserve">Tables and Figures </w:delText>
          </w:r>
          <w:r w:rsidRPr="00613FB6" w:rsidDel="00613FB6">
            <w:rPr>
              <w:rPrChange w:id="134" w:author="Maitland, Bryan - FS, ID" w:date="2025-10-20T12:47:00Z" w16du:dateUtc="2025-10-20T18:47:00Z">
                <w:rPr>
                  <w:highlight w:val="green"/>
                </w:rPr>
              </w:rPrChange>
            </w:rPr>
            <w:delText>highlighted</w:delText>
          </w:r>
        </w:del>
      </w:ins>
    </w:p>
    <w:p w14:paraId="4B4EC777" w14:textId="1BF28F52" w:rsidR="004731C9" w:rsidRPr="00613FB6" w:rsidDel="00613FB6" w:rsidRDefault="004731C9">
      <w:pPr>
        <w:spacing w:line="480" w:lineRule="auto"/>
        <w:rPr>
          <w:ins w:id="135" w:author="Thurow, Russ - FS, ID" w:date="2025-10-03T10:51:00Z" w16du:dateUtc="2025-10-03T16:51:00Z"/>
          <w:del w:id="136" w:author="Maitland, Bryan - FS, ID" w:date="2025-10-20T12:46:00Z" w16du:dateUtc="2025-10-20T18:46:00Z"/>
        </w:rPr>
        <w:pPrChange w:id="137" w:author="Maitland, Bryan - FS, ID" w:date="2025-10-20T12:47:00Z" w16du:dateUtc="2025-10-20T18:47:00Z">
          <w:pPr/>
        </w:pPrChange>
      </w:pPr>
      <w:ins w:id="138" w:author="Thurow, Russ - FS, ID" w:date="2025-10-03T10:51:00Z" w16du:dateUtc="2025-10-03T16:51:00Z">
        <w:del w:id="139" w:author="Maitland, Bryan - FS, ID" w:date="2025-10-20T12:46:00Z" w16du:dateUtc="2025-10-20T18:46:00Z">
          <w:r w:rsidRPr="00613FB6" w:rsidDel="00613FB6">
            <w:delText>-</w:delText>
          </w:r>
        </w:del>
      </w:ins>
      <w:ins w:id="140" w:author="Thurow, Russ - FS, ID" w:date="2025-10-03T10:50:00Z" w16du:dateUtc="2025-10-03T16:50:00Z">
        <w:del w:id="141" w:author="Maitland, Bryan - FS, ID" w:date="2025-10-20T12:46:00Z" w16du:dateUtc="2025-10-20T18:46:00Z">
          <w:r w:rsidRPr="00613FB6" w:rsidDel="00613FB6">
            <w:delText xml:space="preserve">Supplemental materials </w:delText>
          </w:r>
          <w:r w:rsidRPr="00613FB6" w:rsidDel="00613FB6">
            <w:rPr>
              <w:rPrChange w:id="142" w:author="Maitland, Bryan - FS, ID" w:date="2025-10-20T12:47:00Z" w16du:dateUtc="2025-10-20T18:47:00Z">
                <w:rPr>
                  <w:highlight w:val="cyan"/>
                </w:rPr>
              </w:rPrChange>
            </w:rPr>
            <w:delText>highlight</w:delText>
          </w:r>
        </w:del>
      </w:ins>
      <w:ins w:id="143" w:author="Thurow, Russ - FS, ID" w:date="2025-10-03T10:51:00Z" w16du:dateUtc="2025-10-03T16:51:00Z">
        <w:del w:id="144" w:author="Maitland, Bryan - FS, ID" w:date="2025-10-20T12:46:00Z" w16du:dateUtc="2025-10-20T18:46:00Z">
          <w:r w:rsidRPr="00613FB6" w:rsidDel="00613FB6">
            <w:rPr>
              <w:rPrChange w:id="145" w:author="Maitland, Bryan - FS, ID" w:date="2025-10-20T12:47:00Z" w16du:dateUtc="2025-10-20T18:47:00Z">
                <w:rPr>
                  <w:highlight w:val="cyan"/>
                </w:rPr>
              </w:rPrChange>
            </w:rPr>
            <w:delText>ed</w:delText>
          </w:r>
        </w:del>
      </w:ins>
    </w:p>
    <w:p w14:paraId="06C4179A" w14:textId="59B9C8F3" w:rsidR="004731C9" w:rsidRPr="00613FB6" w:rsidDel="00613FB6" w:rsidRDefault="004731C9">
      <w:pPr>
        <w:spacing w:line="480" w:lineRule="auto"/>
        <w:rPr>
          <w:ins w:id="146" w:author="Thurow, Russ - FS, ID" w:date="2025-10-03T10:51:00Z" w16du:dateUtc="2025-10-03T16:51:00Z"/>
          <w:del w:id="147" w:author="Maitland, Bryan - FS, ID" w:date="2025-10-20T12:46:00Z" w16du:dateUtc="2025-10-20T18:46:00Z"/>
        </w:rPr>
        <w:pPrChange w:id="148" w:author="Maitland, Bryan - FS, ID" w:date="2025-10-20T12:47:00Z" w16du:dateUtc="2025-10-20T18:47:00Z">
          <w:pPr/>
        </w:pPrChange>
      </w:pPr>
      <w:ins w:id="149" w:author="Thurow, Russ - FS, ID" w:date="2025-10-03T10:51:00Z" w16du:dateUtc="2025-10-03T16:51:00Z">
        <w:del w:id="150" w:author="Maitland, Bryan - FS, ID" w:date="2025-10-20T12:46:00Z" w16du:dateUtc="2025-10-20T18:46:00Z">
          <w:r w:rsidRPr="00613FB6" w:rsidDel="00613FB6">
            <w:delText>-</w:delText>
          </w:r>
        </w:del>
      </w:ins>
      <w:ins w:id="151" w:author="Thurow, Russ - FS, ID" w:date="2025-10-03T10:53:00Z" w16du:dateUtc="2025-10-03T16:53:00Z">
        <w:del w:id="152" w:author="Maitland, Bryan - FS, ID" w:date="2025-10-20T12:46:00Z" w16du:dateUtc="2025-10-20T18:46:00Z">
          <w:r w:rsidR="00EA5507" w:rsidRPr="00613FB6" w:rsidDel="00613FB6">
            <w:delText xml:space="preserve">Questions or </w:delText>
          </w:r>
        </w:del>
      </w:ins>
      <w:ins w:id="153" w:author="Thurow, Russ - FS, ID" w:date="2025-10-03T10:51:00Z" w16du:dateUtc="2025-10-03T16:51:00Z">
        <w:del w:id="154" w:author="Maitland, Bryan - FS, ID" w:date="2025-10-20T12:46:00Z" w16du:dateUtc="2025-10-20T18:46:00Z">
          <w:r w:rsidRPr="00613FB6" w:rsidDel="00613FB6">
            <w:delText>Concerns h</w:delText>
          </w:r>
          <w:r w:rsidRPr="00613FB6" w:rsidDel="00613FB6">
            <w:rPr>
              <w:rPrChange w:id="155" w:author="Maitland, Bryan - FS, ID" w:date="2025-10-20T12:47:00Z" w16du:dateUtc="2025-10-20T18:47:00Z">
                <w:rPr>
                  <w:highlight w:val="yellow"/>
                </w:rPr>
              </w:rPrChange>
            </w:rPr>
            <w:delText>ighlighted</w:delText>
          </w:r>
          <w:r w:rsidRPr="00613FB6" w:rsidDel="00613FB6">
            <w:delText xml:space="preserve"> </w:delText>
          </w:r>
        </w:del>
      </w:ins>
    </w:p>
    <w:p w14:paraId="32933809" w14:textId="225B0CA1" w:rsidR="006E794C" w:rsidRPr="00613FB6" w:rsidDel="00613FB6" w:rsidRDefault="006E794C">
      <w:pPr>
        <w:spacing w:line="480" w:lineRule="auto"/>
        <w:rPr>
          <w:del w:id="156" w:author="Maitland, Bryan - FS, ID" w:date="2025-10-20T12:46:00Z" w16du:dateUtc="2025-10-20T18:46:00Z"/>
        </w:rPr>
        <w:pPrChange w:id="157" w:author="Maitland, Bryan - FS, ID" w:date="2025-10-20T12:47:00Z" w16du:dateUtc="2025-10-20T18:47:00Z">
          <w:pPr/>
        </w:pPrChange>
      </w:pPr>
      <w:del w:id="158" w:author="Maitland, Bryan - FS, ID" w:date="2025-10-20T12:46:00Z" w16du:dateUtc="2025-10-20T18:46:00Z">
        <w:r w:rsidRPr="00613FB6" w:rsidDel="00613FB6">
          <w:br w:type="page"/>
        </w:r>
      </w:del>
    </w:p>
    <w:p w14:paraId="487B4E4F" w14:textId="22FD3A93" w:rsidR="00F60F08" w:rsidRPr="00613FB6" w:rsidRDefault="00DA1EED" w:rsidP="00613FB6">
      <w:pPr>
        <w:spacing w:line="480" w:lineRule="auto"/>
        <w:rPr>
          <w:b/>
          <w:rPrChange w:id="159" w:author="Maitland, Bryan - FS, ID" w:date="2025-10-20T12:47:00Z" w16du:dateUtc="2025-10-20T18:47:00Z">
            <w:rPr>
              <w:b/>
              <w:sz w:val="28"/>
              <w:szCs w:val="28"/>
              <w:highlight w:val="cyan"/>
            </w:rPr>
          </w:rPrChange>
        </w:rPr>
      </w:pPr>
      <w:del w:id="160" w:author="Maitland, Bryan - FS, ID" w:date="2025-10-21T14:02:00Z" w16du:dateUtc="2025-10-21T20:02:00Z">
        <w:r w:rsidRPr="00613FB6" w:rsidDel="00CD6A4D">
          <w:rPr>
            <w:b/>
            <w:rPrChange w:id="161" w:author="Maitland, Bryan - FS, ID" w:date="2025-10-20T12:47:00Z" w16du:dateUtc="2025-10-20T18:47:00Z">
              <w:rPr>
                <w:b/>
                <w:sz w:val="28"/>
                <w:szCs w:val="28"/>
              </w:rPr>
            </w:rPrChange>
          </w:rPr>
          <w:delText xml:space="preserve">1. </w:delText>
        </w:r>
      </w:del>
      <w:r w:rsidR="00F60F08" w:rsidRPr="00613FB6">
        <w:rPr>
          <w:b/>
          <w:rPrChange w:id="162" w:author="Maitland, Bryan - FS, ID" w:date="2025-10-20T12:47:00Z" w16du:dateUtc="2025-10-20T18:47:00Z">
            <w:rPr>
              <w:b/>
              <w:sz w:val="28"/>
              <w:szCs w:val="28"/>
            </w:rPr>
          </w:rPrChange>
        </w:rPr>
        <w:t xml:space="preserve">Introduction </w:t>
      </w:r>
    </w:p>
    <w:p w14:paraId="2E18D1BE" w14:textId="1AC128EE" w:rsidR="00E44538" w:rsidRPr="00613FB6" w:rsidRDefault="008C7286" w:rsidP="00613FB6">
      <w:pPr>
        <w:autoSpaceDE w:val="0"/>
        <w:autoSpaceDN w:val="0"/>
        <w:adjustRightInd w:val="0"/>
        <w:spacing w:line="480" w:lineRule="auto"/>
        <w:rPr>
          <w:ins w:id="163" w:author="Thurow, Russ - FS, ID" w:date="2025-09-25T16:10:00Z" w16du:dateUtc="2025-09-25T22:10:00Z"/>
          <w:rFonts w:eastAsiaTheme="minorHAnsi"/>
        </w:rPr>
      </w:pPr>
      <w:r w:rsidRPr="00613FB6">
        <w:rPr>
          <w:rFonts w:eastAsiaTheme="minorHAnsi"/>
          <w:iCs/>
          <w:rPrChange w:id="164" w:author="Maitland, Bryan - FS, ID" w:date="2025-10-20T12:47:00Z" w16du:dateUtc="2025-10-20T18:47:00Z">
            <w:rPr>
              <w:rFonts w:ascii="Times-Italic" w:eastAsiaTheme="minorHAnsi" w:hAnsi="Times-Italic" w:cs="Times-Italic"/>
              <w:iCs/>
            </w:rPr>
          </w:rPrChange>
        </w:rPr>
        <w:t xml:space="preserve">Pacific Salmon populations </w:t>
      </w:r>
      <w:r w:rsidR="004E060F" w:rsidRPr="00613FB6">
        <w:rPr>
          <w:rFonts w:eastAsiaTheme="minorHAnsi"/>
          <w:iCs/>
          <w:rPrChange w:id="165" w:author="Maitland, Bryan - FS, ID" w:date="2025-10-20T12:47:00Z" w16du:dateUtc="2025-10-20T18:47:00Z">
            <w:rPr>
              <w:rFonts w:ascii="Times-Italic" w:eastAsiaTheme="minorHAnsi" w:hAnsi="Times-Italic" w:cs="Times-Italic"/>
              <w:iCs/>
            </w:rPr>
          </w:rPrChange>
        </w:rPr>
        <w:t xml:space="preserve">exhibit extraordinary </w:t>
      </w:r>
      <w:r w:rsidR="006E794C" w:rsidRPr="00613FB6">
        <w:rPr>
          <w:rFonts w:eastAsiaTheme="minorHAnsi"/>
          <w:iCs/>
          <w:rPrChange w:id="166" w:author="Maitland, Bryan - FS, ID" w:date="2025-10-20T12:47:00Z" w16du:dateUtc="2025-10-20T18:47:00Z">
            <w:rPr>
              <w:rFonts w:ascii="Times-Italic" w:eastAsiaTheme="minorHAnsi" w:hAnsi="Times-Italic" w:cs="Times-Italic"/>
              <w:iCs/>
            </w:rPr>
          </w:rPrChange>
        </w:rPr>
        <w:t xml:space="preserve">life history </w:t>
      </w:r>
      <w:r w:rsidR="004E060F" w:rsidRPr="00613FB6">
        <w:rPr>
          <w:rFonts w:eastAsiaTheme="minorHAnsi"/>
          <w:iCs/>
          <w:rPrChange w:id="167" w:author="Maitland, Bryan - FS, ID" w:date="2025-10-20T12:47:00Z" w16du:dateUtc="2025-10-20T18:47:00Z">
            <w:rPr>
              <w:rFonts w:ascii="Times-Italic" w:eastAsiaTheme="minorHAnsi" w:hAnsi="Times-Italic" w:cs="Times-Italic"/>
              <w:iCs/>
            </w:rPr>
          </w:rPrChange>
        </w:rPr>
        <w:t>diversity, shaped by</w:t>
      </w:r>
      <w:r w:rsidR="006E794C" w:rsidRPr="00613FB6">
        <w:rPr>
          <w:rFonts w:eastAsiaTheme="minorHAnsi"/>
          <w:iCs/>
          <w:rPrChange w:id="168" w:author="Maitland, Bryan - FS, ID" w:date="2025-10-20T12:47:00Z" w16du:dateUtc="2025-10-20T18:47:00Z">
            <w:rPr>
              <w:rFonts w:ascii="Times-Italic" w:eastAsiaTheme="minorHAnsi" w:hAnsi="Times-Italic" w:cs="Times-Italic"/>
              <w:iCs/>
            </w:rPr>
          </w:rPrChange>
        </w:rPr>
        <w:t xml:space="preserve"> complex </w:t>
      </w:r>
      <w:r w:rsidR="004E060F" w:rsidRPr="00613FB6">
        <w:rPr>
          <w:rFonts w:eastAsiaTheme="minorHAnsi"/>
          <w:iCs/>
          <w:rPrChange w:id="169" w:author="Maitland, Bryan - FS, ID" w:date="2025-10-20T12:47:00Z" w16du:dateUtc="2025-10-20T18:47:00Z">
            <w:rPr>
              <w:rFonts w:ascii="Times-Italic" w:eastAsiaTheme="minorHAnsi" w:hAnsi="Times-Italic" w:cs="Times-Italic"/>
              <w:iCs/>
            </w:rPr>
          </w:rPrChange>
        </w:rPr>
        <w:t xml:space="preserve">and heterogeneous </w:t>
      </w:r>
      <w:r w:rsidR="006E794C" w:rsidRPr="00613FB6">
        <w:rPr>
          <w:rFonts w:eastAsiaTheme="minorHAnsi"/>
          <w:iCs/>
          <w:rPrChange w:id="170" w:author="Maitland, Bryan - FS, ID" w:date="2025-10-20T12:47:00Z" w16du:dateUtc="2025-10-20T18:47:00Z">
            <w:rPr>
              <w:rFonts w:ascii="Times-Italic" w:eastAsiaTheme="minorHAnsi" w:hAnsi="Times-Italic" w:cs="Times-Italic"/>
              <w:iCs/>
            </w:rPr>
          </w:rPrChange>
        </w:rPr>
        <w:t xml:space="preserve">environments across </w:t>
      </w:r>
      <w:r w:rsidRPr="00613FB6">
        <w:rPr>
          <w:rFonts w:eastAsiaTheme="minorHAnsi"/>
          <w:iCs/>
          <w:rPrChange w:id="171" w:author="Maitland, Bryan - FS, ID" w:date="2025-10-20T12:47:00Z" w16du:dateUtc="2025-10-20T18:47:00Z">
            <w:rPr>
              <w:rFonts w:ascii="Times-Italic" w:eastAsiaTheme="minorHAnsi" w:hAnsi="Times-Italic" w:cs="Times-Italic"/>
              <w:iCs/>
            </w:rPr>
          </w:rPrChange>
        </w:rPr>
        <w:t>their range</w:t>
      </w:r>
      <w:r w:rsidR="006E794C" w:rsidRPr="00613FB6">
        <w:rPr>
          <w:rFonts w:eastAsiaTheme="minorHAnsi"/>
          <w:iCs/>
          <w:rPrChange w:id="172" w:author="Maitland, Bryan - FS, ID" w:date="2025-10-20T12:47:00Z" w16du:dateUtc="2025-10-20T18:47:00Z">
            <w:rPr>
              <w:rFonts w:ascii="Times-Italic" w:eastAsiaTheme="minorHAnsi" w:hAnsi="Times-Italic" w:cs="Times-Italic"/>
              <w:iCs/>
            </w:rPr>
          </w:rPrChange>
        </w:rPr>
        <w:t xml:space="preserve"> (Brannon et al. 2004). </w:t>
      </w:r>
      <w:ins w:id="173" w:author="Thurow, Russ - FS, ID" w:date="2025-09-25T09:48:00Z" w16du:dateUtc="2025-09-25T15:48:00Z">
        <w:r w:rsidR="00E44538" w:rsidRPr="00613FB6">
          <w:rPr>
            <w:rFonts w:eastAsiaTheme="minorHAnsi"/>
            <w:iCs/>
            <w:rPrChange w:id="174" w:author="Maitland, Bryan - FS, ID" w:date="2025-10-20T12:47:00Z" w16du:dateUtc="2025-10-20T18:47:00Z">
              <w:rPr>
                <w:rFonts w:ascii="Times-Italic" w:eastAsiaTheme="minorHAnsi" w:hAnsi="Times-Italic" w:cs="Times-Italic"/>
                <w:iCs/>
              </w:rPr>
            </w:rPrChange>
          </w:rPr>
          <w:t xml:space="preserve">The enormous diversity of </w:t>
        </w:r>
      </w:ins>
      <w:ins w:id="175" w:author="Thurow, Russ - FS, ID" w:date="2025-10-02T15:53:00Z" w16du:dateUtc="2025-10-02T21:53:00Z">
        <w:r w:rsidR="00D35BB0" w:rsidRPr="00613FB6">
          <w:rPr>
            <w:rFonts w:eastAsiaTheme="minorHAnsi"/>
            <w:iCs/>
            <w:rPrChange w:id="176" w:author="Maitland, Bryan - FS, ID" w:date="2025-10-20T12:47:00Z" w16du:dateUtc="2025-10-20T18:47:00Z">
              <w:rPr>
                <w:rFonts w:ascii="Times-Italic" w:eastAsiaTheme="minorHAnsi" w:hAnsi="Times-Italic" w:cs="Times-Italic"/>
                <w:iCs/>
              </w:rPr>
            </w:rPrChange>
          </w:rPr>
          <w:t xml:space="preserve">salmon </w:t>
        </w:r>
      </w:ins>
      <w:ins w:id="177" w:author="Thurow, Russ - FS, ID" w:date="2025-09-25T09:48:00Z" w16du:dateUtc="2025-09-25T15:48:00Z">
        <w:r w:rsidR="00E44538" w:rsidRPr="00613FB6">
          <w:rPr>
            <w:rFonts w:eastAsiaTheme="minorHAnsi"/>
            <w:iCs/>
            <w:rPrChange w:id="178" w:author="Maitland, Bryan - FS, ID" w:date="2025-10-20T12:47:00Z" w16du:dateUtc="2025-10-20T18:47:00Z">
              <w:rPr>
                <w:rFonts w:ascii="Times-Italic" w:eastAsiaTheme="minorHAnsi" w:hAnsi="Times-Italic" w:cs="Times-Italic"/>
                <w:iCs/>
              </w:rPr>
            </w:rPrChange>
          </w:rPr>
          <w:t xml:space="preserve">life history traits (Waples et al. 2004) </w:t>
        </w:r>
      </w:ins>
      <w:r w:rsidR="004E060F" w:rsidRPr="00613FB6">
        <w:rPr>
          <w:rFonts w:eastAsiaTheme="minorHAnsi"/>
          <w:iCs/>
          <w:rPrChange w:id="179" w:author="Maitland, Bryan - FS, ID" w:date="2025-10-20T12:47:00Z" w16du:dateUtc="2025-10-20T18:47:00Z">
            <w:rPr>
              <w:rFonts w:ascii="Times-Italic" w:eastAsiaTheme="minorHAnsi" w:hAnsi="Times-Italic" w:cs="Times-Italic"/>
              <w:iCs/>
            </w:rPr>
          </w:rPrChange>
        </w:rPr>
        <w:t xml:space="preserve">evolved in response to spatiotemporal variation in both </w:t>
      </w:r>
      <w:r w:rsidRPr="00613FB6">
        <w:t xml:space="preserve">biotic and abiotic </w:t>
      </w:r>
      <w:r w:rsidR="004E060F" w:rsidRPr="00613FB6">
        <w:t xml:space="preserve">conditions </w:t>
      </w:r>
      <w:r w:rsidR="006E794C" w:rsidRPr="00613FB6">
        <w:t>(</w:t>
      </w:r>
      <w:r w:rsidR="006E794C" w:rsidRPr="00613FB6">
        <w:rPr>
          <w:rFonts w:eastAsiaTheme="minorHAnsi"/>
        </w:rPr>
        <w:t>Stearns 1976)</w:t>
      </w:r>
      <w:r w:rsidR="004E060F" w:rsidRPr="00613FB6">
        <w:rPr>
          <w:rFonts w:eastAsiaTheme="minorHAnsi"/>
        </w:rPr>
        <w:t xml:space="preserve">, and acts </w:t>
      </w:r>
      <w:ins w:id="180" w:author="Thurow, Russ - FS, ID" w:date="2025-09-25T09:47:00Z" w16du:dateUtc="2025-09-25T15:47:00Z">
        <w:r w:rsidR="00E44538" w:rsidRPr="00613FB6">
          <w:rPr>
            <w:rFonts w:eastAsiaTheme="minorHAnsi"/>
          </w:rPr>
          <w:t xml:space="preserve">to </w:t>
        </w:r>
      </w:ins>
      <w:del w:id="181" w:author="Thurow, Russ - FS, ID" w:date="2025-09-25T09:47:00Z" w16du:dateUtc="2025-09-25T15:47:00Z">
        <w:r w:rsidR="004E060F" w:rsidRPr="00613FB6" w:rsidDel="00E44538">
          <w:rPr>
            <w:rFonts w:eastAsiaTheme="minorHAnsi"/>
          </w:rPr>
          <w:delText xml:space="preserve">as a bet-hedging strategy that </w:delText>
        </w:r>
      </w:del>
      <w:r w:rsidR="004E060F" w:rsidRPr="00613FB6">
        <w:rPr>
          <w:rFonts w:eastAsiaTheme="minorHAnsi"/>
        </w:rPr>
        <w:t>reduce</w:t>
      </w:r>
      <w:del w:id="182" w:author="Thurow, Russ - FS, ID" w:date="2025-09-25T09:47:00Z" w16du:dateUtc="2025-09-25T15:47:00Z">
        <w:r w:rsidR="004E060F" w:rsidRPr="00613FB6" w:rsidDel="00E44538">
          <w:rPr>
            <w:rFonts w:eastAsiaTheme="minorHAnsi"/>
          </w:rPr>
          <w:delText>s the</w:delText>
        </w:r>
      </w:del>
      <w:r w:rsidR="004E060F" w:rsidRPr="00613FB6">
        <w:rPr>
          <w:rFonts w:eastAsiaTheme="minorHAnsi"/>
        </w:rPr>
        <w:t xml:space="preserve"> </w:t>
      </w:r>
      <w:r w:rsidR="006E794C" w:rsidRPr="00613FB6">
        <w:rPr>
          <w:rFonts w:eastAsiaTheme="minorHAnsi"/>
        </w:rPr>
        <w:t>risk</w:t>
      </w:r>
      <w:ins w:id="183" w:author="Thurow, Russ - FS, ID" w:date="2025-09-25T09:47:00Z" w16du:dateUtc="2025-09-25T15:47:00Z">
        <w:r w:rsidR="00E44538" w:rsidRPr="00613FB6">
          <w:rPr>
            <w:rFonts w:eastAsiaTheme="minorHAnsi"/>
          </w:rPr>
          <w:t>s</w:t>
        </w:r>
      </w:ins>
      <w:del w:id="184" w:author="Thurow, Russ - FS, ID" w:date="2025-09-25T09:47:00Z" w16du:dateUtc="2025-09-25T15:47:00Z">
        <w:r w:rsidR="006E794C" w:rsidRPr="00613FB6" w:rsidDel="00E44538">
          <w:rPr>
            <w:rFonts w:eastAsiaTheme="minorHAnsi"/>
          </w:rPr>
          <w:delText xml:space="preserve"> </w:delText>
        </w:r>
      </w:del>
      <w:r w:rsidR="004E060F" w:rsidRPr="00613FB6">
        <w:rPr>
          <w:rFonts w:eastAsiaTheme="minorHAnsi"/>
        </w:rPr>
        <w:t xml:space="preserve"> </w:t>
      </w:r>
      <w:r w:rsidR="00404921" w:rsidRPr="00613FB6">
        <w:rPr>
          <w:rFonts w:eastAsiaTheme="minorHAnsi"/>
        </w:rPr>
        <w:t>of demographic</w:t>
      </w:r>
      <w:r w:rsidR="006E794C" w:rsidRPr="00613FB6">
        <w:rPr>
          <w:rFonts w:eastAsiaTheme="minorHAnsi"/>
        </w:rPr>
        <w:t xml:space="preserve"> failure </w:t>
      </w:r>
      <w:ins w:id="185" w:author="Thurow, Russ - FS, ID" w:date="2025-09-25T09:47:00Z" w16du:dateUtc="2025-09-25T15:47:00Z">
        <w:r w:rsidR="00E44538" w:rsidRPr="00613FB6">
          <w:rPr>
            <w:rFonts w:eastAsiaTheme="minorHAnsi"/>
          </w:rPr>
          <w:t xml:space="preserve">by </w:t>
        </w:r>
      </w:ins>
      <w:del w:id="186" w:author="Thurow, Russ - FS, ID" w:date="2025-09-25T09:47:00Z" w16du:dateUtc="2025-09-25T15:47:00Z">
        <w:r w:rsidR="004E060F" w:rsidRPr="00613FB6" w:rsidDel="00E44538">
          <w:rPr>
            <w:rFonts w:eastAsiaTheme="minorHAnsi"/>
          </w:rPr>
          <w:delText xml:space="preserve">and </w:delText>
        </w:r>
      </w:del>
      <w:r w:rsidR="00FD4B49" w:rsidRPr="00613FB6">
        <w:rPr>
          <w:rFonts w:eastAsiaTheme="minorHAnsi"/>
        </w:rPr>
        <w:t>buffer</w:t>
      </w:r>
      <w:ins w:id="187" w:author="Thurow, Russ - FS, ID" w:date="2025-09-25T09:47:00Z" w16du:dateUtc="2025-09-25T15:47:00Z">
        <w:r w:rsidR="00E44538" w:rsidRPr="00613FB6">
          <w:rPr>
            <w:rFonts w:eastAsiaTheme="minorHAnsi"/>
          </w:rPr>
          <w:t>ing</w:t>
        </w:r>
      </w:ins>
      <w:del w:id="188" w:author="Thurow, Russ - FS, ID" w:date="2025-09-25T09:47:00Z" w16du:dateUtc="2025-09-25T15:47:00Z">
        <w:r w:rsidR="00FD4B49" w:rsidRPr="00613FB6" w:rsidDel="00E44538">
          <w:rPr>
            <w:rFonts w:eastAsiaTheme="minorHAnsi"/>
          </w:rPr>
          <w:delText>s</w:delText>
        </w:r>
      </w:del>
      <w:r w:rsidR="00FD4B49" w:rsidRPr="00613FB6">
        <w:rPr>
          <w:rFonts w:eastAsiaTheme="minorHAnsi"/>
        </w:rPr>
        <w:t xml:space="preserve"> </w:t>
      </w:r>
      <w:r w:rsidR="004E060F" w:rsidRPr="00613FB6">
        <w:rPr>
          <w:rFonts w:eastAsiaTheme="minorHAnsi"/>
        </w:rPr>
        <w:t xml:space="preserve">populations </w:t>
      </w:r>
      <w:r w:rsidR="00FD4B49" w:rsidRPr="00613FB6">
        <w:rPr>
          <w:rFonts w:eastAsiaTheme="minorHAnsi"/>
        </w:rPr>
        <w:t xml:space="preserve">against </w:t>
      </w:r>
      <w:r w:rsidR="004E060F" w:rsidRPr="00613FB6">
        <w:rPr>
          <w:rFonts w:eastAsiaTheme="minorHAnsi"/>
        </w:rPr>
        <w:t xml:space="preserve">environmental </w:t>
      </w:r>
      <w:r w:rsidR="00FD4B49" w:rsidRPr="00613FB6">
        <w:rPr>
          <w:rFonts w:eastAsiaTheme="minorHAnsi"/>
        </w:rPr>
        <w:t xml:space="preserve">change </w:t>
      </w:r>
      <w:r w:rsidR="00404921" w:rsidRPr="00613FB6">
        <w:rPr>
          <w:rFonts w:eastAsiaTheme="minorHAnsi"/>
        </w:rPr>
        <w:t xml:space="preserve">and exploitation </w:t>
      </w:r>
      <w:r w:rsidR="00FD4B49" w:rsidRPr="00613FB6">
        <w:rPr>
          <w:rFonts w:eastAsiaTheme="minorHAnsi"/>
        </w:rPr>
        <w:t xml:space="preserve">(Hilborn et al. 2003, </w:t>
      </w:r>
      <w:ins w:id="189" w:author="Thurow, Russ - FS, ID" w:date="2025-09-25T16:12:00Z" w16du:dateUtc="2025-09-25T22:12:00Z">
        <w:r w:rsidR="00143595" w:rsidRPr="00613FB6">
          <w:rPr>
            <w:rFonts w:eastAsiaTheme="minorHAnsi"/>
          </w:rPr>
          <w:t xml:space="preserve">Greene et al. 2009; </w:t>
        </w:r>
      </w:ins>
      <w:r w:rsidR="00FD4B49" w:rsidRPr="00613FB6">
        <w:rPr>
          <w:rFonts w:eastAsiaTheme="minorHAnsi"/>
        </w:rPr>
        <w:t>Schindler et al. 2010</w:t>
      </w:r>
      <w:ins w:id="190" w:author="Thurow, Russ - FS, ID" w:date="2025-09-25T16:12:00Z" w16du:dateUtc="2025-09-25T22:12:00Z">
        <w:r w:rsidR="00143595" w:rsidRPr="00613FB6">
          <w:rPr>
            <w:rFonts w:eastAsiaTheme="minorHAnsi"/>
          </w:rPr>
          <w:t>; Beamish 2016</w:t>
        </w:r>
        <w:del w:id="191" w:author="Maitland, Bryan - FS, ID" w:date="2025-10-06T10:05:00Z" w16du:dateUtc="2025-10-06T16:05:00Z">
          <w:r w:rsidR="00143595" w:rsidRPr="00613FB6" w:rsidDel="007D4BC9">
            <w:rPr>
              <w:rFonts w:eastAsiaTheme="minorHAnsi"/>
            </w:rPr>
            <w:delText>)</w:delText>
          </w:r>
        </w:del>
      </w:ins>
      <w:r w:rsidR="00FD4B49" w:rsidRPr="00613FB6">
        <w:rPr>
          <w:rFonts w:eastAsiaTheme="minorHAnsi"/>
        </w:rPr>
        <w:t>)</w:t>
      </w:r>
      <w:r w:rsidR="006E794C" w:rsidRPr="00613FB6">
        <w:rPr>
          <w:rFonts w:eastAsiaTheme="minorHAnsi"/>
        </w:rPr>
        <w:t xml:space="preserve">. </w:t>
      </w:r>
      <w:ins w:id="192" w:author="Sparks, Morgan - FS, ID" w:date="2025-09-24T08:54:00Z" w16du:dateUtc="2025-09-24T14:54:00Z">
        <w:del w:id="193" w:author="Thurow, Russ - FS, ID" w:date="2025-09-25T09:49:00Z" w16du:dateUtc="2025-09-25T15:49:00Z">
          <w:r w:rsidR="00404921" w:rsidRPr="00613FB6" w:rsidDel="00E44538">
            <w:rPr>
              <w:rFonts w:eastAsiaTheme="minorHAnsi"/>
            </w:rPr>
            <w:delText xml:space="preserve">In particular, </w:delText>
          </w:r>
        </w:del>
      </w:ins>
      <w:r w:rsidR="006E794C" w:rsidRPr="00613FB6">
        <w:rPr>
          <w:rFonts w:eastAsiaTheme="minorHAnsi"/>
        </w:rPr>
        <w:t>Chinook salmon</w:t>
      </w:r>
      <w:r w:rsidR="00F6680E" w:rsidRPr="00613FB6">
        <w:rPr>
          <w:rFonts w:eastAsiaTheme="minorHAnsi"/>
        </w:rPr>
        <w:t xml:space="preserve"> </w:t>
      </w:r>
      <w:r w:rsidR="004E060F" w:rsidRPr="00613FB6">
        <w:rPr>
          <w:rFonts w:eastAsiaTheme="minorHAnsi"/>
        </w:rPr>
        <w:t>(</w:t>
      </w:r>
      <w:r w:rsidR="004E060F" w:rsidRPr="00613FB6">
        <w:rPr>
          <w:rFonts w:eastAsiaTheme="minorHAnsi"/>
          <w:i/>
          <w:iCs/>
        </w:rPr>
        <w:t xml:space="preserve">Oncorhynchus </w:t>
      </w:r>
      <w:proofErr w:type="spellStart"/>
      <w:r w:rsidR="004E060F" w:rsidRPr="00613FB6">
        <w:rPr>
          <w:rFonts w:eastAsiaTheme="minorHAnsi"/>
          <w:i/>
          <w:iCs/>
        </w:rPr>
        <w:t>tshawyscha</w:t>
      </w:r>
      <w:proofErr w:type="spellEnd"/>
      <w:r w:rsidR="004E060F" w:rsidRPr="00613FB6">
        <w:rPr>
          <w:rFonts w:eastAsiaTheme="minorHAnsi"/>
        </w:rPr>
        <w:t xml:space="preserve">) </w:t>
      </w:r>
      <w:r w:rsidR="006E794C" w:rsidRPr="00613FB6">
        <w:rPr>
          <w:rFonts w:eastAsiaTheme="minorHAnsi"/>
        </w:rPr>
        <w:t>display a</w:t>
      </w:r>
      <w:r w:rsidR="00F6680E" w:rsidRPr="00613FB6">
        <w:rPr>
          <w:rFonts w:eastAsiaTheme="minorHAnsi"/>
        </w:rPr>
        <w:t>n especially</w:t>
      </w:r>
      <w:r w:rsidR="006E794C" w:rsidRPr="00613FB6">
        <w:rPr>
          <w:rFonts w:eastAsiaTheme="minorHAnsi"/>
        </w:rPr>
        <w:t xml:space="preserve"> </w:t>
      </w:r>
      <w:ins w:id="194" w:author="Thurow, Russ - FS, ID" w:date="2025-09-25T09:50:00Z" w16du:dateUtc="2025-09-25T15:50:00Z">
        <w:r w:rsidR="00E44538" w:rsidRPr="00613FB6">
          <w:rPr>
            <w:rFonts w:eastAsiaTheme="minorHAnsi"/>
          </w:rPr>
          <w:t xml:space="preserve">diverse demographic portfolio </w:t>
        </w:r>
      </w:ins>
      <w:ins w:id="195" w:author="Thurow, Russ - FS, ID" w:date="2025-09-25T09:51:00Z" w16du:dateUtc="2025-09-25T15:51:00Z">
        <w:r w:rsidR="00117667" w:rsidRPr="00613FB6">
          <w:rPr>
            <w:rFonts w:eastAsiaTheme="minorHAnsi"/>
          </w:rPr>
          <w:t xml:space="preserve">characterized by a </w:t>
        </w:r>
      </w:ins>
      <w:r w:rsidR="006E794C" w:rsidRPr="00613FB6">
        <w:rPr>
          <w:rFonts w:eastAsiaTheme="minorHAnsi"/>
        </w:rPr>
        <w:t xml:space="preserve">broad array of </w:t>
      </w:r>
      <w:r w:rsidRPr="00613FB6">
        <w:rPr>
          <w:rFonts w:eastAsiaTheme="minorHAnsi"/>
        </w:rPr>
        <w:t>phenotypes</w:t>
      </w:r>
      <w:r w:rsidR="004E060F" w:rsidRPr="00613FB6">
        <w:rPr>
          <w:rFonts w:eastAsiaTheme="minorHAnsi"/>
        </w:rPr>
        <w:t>,</w:t>
      </w:r>
      <w:r w:rsidRPr="00613FB6">
        <w:rPr>
          <w:rFonts w:eastAsiaTheme="minorHAnsi"/>
        </w:rPr>
        <w:t xml:space="preserve"> </w:t>
      </w:r>
      <w:r w:rsidR="006E794C" w:rsidRPr="00613FB6">
        <w:rPr>
          <w:rFonts w:eastAsiaTheme="minorHAnsi"/>
        </w:rPr>
        <w:t xml:space="preserve">including variation in age </w:t>
      </w:r>
      <w:r w:rsidR="004E060F" w:rsidRPr="00613FB6">
        <w:rPr>
          <w:rFonts w:eastAsiaTheme="minorHAnsi"/>
        </w:rPr>
        <w:t xml:space="preserve">and timing of </w:t>
      </w:r>
      <w:r w:rsidR="006E794C" w:rsidRPr="00613FB6">
        <w:rPr>
          <w:rFonts w:eastAsiaTheme="minorHAnsi"/>
        </w:rPr>
        <w:t>seaward migration</w:t>
      </w:r>
      <w:r w:rsidR="004E060F" w:rsidRPr="00613FB6">
        <w:rPr>
          <w:rFonts w:eastAsiaTheme="minorHAnsi"/>
        </w:rPr>
        <w:t>,</w:t>
      </w:r>
      <w:r w:rsidR="006E794C" w:rsidRPr="00613FB6">
        <w:rPr>
          <w:rFonts w:eastAsiaTheme="minorHAnsi"/>
        </w:rPr>
        <w:t xml:space="preserve"> </w:t>
      </w:r>
      <w:r w:rsidR="00125105" w:rsidRPr="00613FB6">
        <w:rPr>
          <w:rFonts w:eastAsiaTheme="minorHAnsi"/>
        </w:rPr>
        <w:t xml:space="preserve">duration </w:t>
      </w:r>
      <w:r w:rsidR="006E794C" w:rsidRPr="00613FB6">
        <w:rPr>
          <w:rFonts w:eastAsiaTheme="minorHAnsi"/>
        </w:rPr>
        <w:t>of freshwater</w:t>
      </w:r>
      <w:r w:rsidR="00125105" w:rsidRPr="00613FB6">
        <w:rPr>
          <w:rFonts w:eastAsiaTheme="minorHAnsi"/>
        </w:rPr>
        <w:t xml:space="preserve"> </w:t>
      </w:r>
      <w:r w:rsidR="006E794C" w:rsidRPr="00613FB6">
        <w:rPr>
          <w:rFonts w:eastAsiaTheme="minorHAnsi"/>
        </w:rPr>
        <w:t xml:space="preserve">and </w:t>
      </w:r>
      <w:r w:rsidR="00125105" w:rsidRPr="00613FB6">
        <w:rPr>
          <w:rFonts w:eastAsiaTheme="minorHAnsi"/>
        </w:rPr>
        <w:t xml:space="preserve">marine </w:t>
      </w:r>
      <w:r w:rsidR="006E794C" w:rsidRPr="00613FB6">
        <w:rPr>
          <w:rFonts w:eastAsiaTheme="minorHAnsi"/>
        </w:rPr>
        <w:t>residence</w:t>
      </w:r>
      <w:r w:rsidR="00125105" w:rsidRPr="00613FB6">
        <w:rPr>
          <w:rFonts w:eastAsiaTheme="minorHAnsi"/>
        </w:rPr>
        <w:t>,</w:t>
      </w:r>
      <w:r w:rsidR="006E794C" w:rsidRPr="00613FB6">
        <w:rPr>
          <w:rFonts w:eastAsiaTheme="minorHAnsi"/>
        </w:rPr>
        <w:t xml:space="preserve"> ocean distribution</w:t>
      </w:r>
      <w:r w:rsidR="00125105" w:rsidRPr="00613FB6">
        <w:rPr>
          <w:rFonts w:eastAsiaTheme="minorHAnsi"/>
        </w:rPr>
        <w:t>,</w:t>
      </w:r>
      <w:r w:rsidR="006E794C" w:rsidRPr="00613FB6">
        <w:rPr>
          <w:rFonts w:eastAsiaTheme="minorHAnsi"/>
        </w:rPr>
        <w:t xml:space="preserve"> </w:t>
      </w:r>
      <w:ins w:id="196" w:author="Thurow, Russ - FS, ID" w:date="2025-09-25T09:52:00Z" w16du:dateUtc="2025-09-25T15:52:00Z">
        <w:r w:rsidR="00117667" w:rsidRPr="00613FB6">
          <w:rPr>
            <w:rFonts w:eastAsiaTheme="minorHAnsi"/>
          </w:rPr>
          <w:t>ag</w:t>
        </w:r>
      </w:ins>
      <w:ins w:id="197" w:author="Thurow, Russ - FS, ID" w:date="2025-09-25T09:53:00Z" w16du:dateUtc="2025-09-25T15:53:00Z">
        <w:r w:rsidR="00117667" w:rsidRPr="00613FB6">
          <w:rPr>
            <w:rFonts w:eastAsiaTheme="minorHAnsi"/>
          </w:rPr>
          <w:t xml:space="preserve">e and season of spawning migration, </w:t>
        </w:r>
      </w:ins>
      <w:r w:rsidR="006E794C" w:rsidRPr="00613FB6">
        <w:rPr>
          <w:rFonts w:eastAsiaTheme="minorHAnsi"/>
        </w:rPr>
        <w:t>and timing of spawning (Healey 1991)</w:t>
      </w:r>
      <w:ins w:id="198" w:author="Thurow, Russ - FS, ID" w:date="2025-09-25T09:53:00Z" w16du:dateUtc="2025-09-25T15:53:00Z">
        <w:r w:rsidR="00117667" w:rsidRPr="00613FB6">
          <w:rPr>
            <w:rFonts w:eastAsiaTheme="minorHAnsi"/>
          </w:rPr>
          <w:t xml:space="preserve">. </w:t>
        </w:r>
      </w:ins>
      <w:ins w:id="199" w:author="Sparks, Morgan - FS, ID" w:date="2025-09-24T08:54:00Z" w16du:dateUtc="2025-09-24T14:54:00Z">
        <w:del w:id="200" w:author="Thurow, Russ - FS, ID" w:date="2025-09-25T09:53:00Z" w16du:dateUtc="2025-09-25T15:53:00Z">
          <w:r w:rsidR="00404921" w:rsidRPr="00613FB6" w:rsidDel="00117667">
            <w:rPr>
              <w:rFonts w:eastAsiaTheme="minorHAnsi"/>
            </w:rPr>
            <w:delText>, the diversity of which act as a demographic portfolio.</w:delText>
          </w:r>
        </w:del>
      </w:ins>
      <w:del w:id="201" w:author="Thurow, Russ - FS, ID" w:date="2025-09-25T09:53:00Z" w16du:dateUtc="2025-09-25T15:53:00Z">
        <w:r w:rsidR="006E794C" w:rsidRPr="00613FB6" w:rsidDel="00117667">
          <w:rPr>
            <w:rFonts w:eastAsiaTheme="minorHAnsi"/>
          </w:rPr>
          <w:delText>.</w:delText>
        </w:r>
      </w:del>
    </w:p>
    <w:p w14:paraId="7C099EFB" w14:textId="7996C174" w:rsidR="00384E86" w:rsidRPr="00613FB6" w:rsidRDefault="00125105" w:rsidP="006942A1">
      <w:pPr>
        <w:autoSpaceDE w:val="0"/>
        <w:autoSpaceDN w:val="0"/>
        <w:adjustRightInd w:val="0"/>
        <w:spacing w:line="480" w:lineRule="auto"/>
        <w:ind w:firstLine="720"/>
        <w:rPr>
          <w:ins w:id="202" w:author="Thurow, Russ - FS, ID" w:date="2025-09-25T13:42:00Z" w16du:dateUtc="2025-09-25T19:42:00Z"/>
        </w:rPr>
      </w:pPr>
      <w:commentRangeStart w:id="203"/>
      <w:commentRangeStart w:id="204"/>
      <w:r w:rsidRPr="00613FB6">
        <w:rPr>
          <w:rFonts w:eastAsiaTheme="minorHAnsi"/>
        </w:rPr>
        <w:t xml:space="preserve">Among </w:t>
      </w:r>
      <w:commentRangeEnd w:id="203"/>
      <w:r w:rsidRPr="00613FB6">
        <w:rPr>
          <w:rStyle w:val="CommentReference"/>
        </w:rPr>
        <w:commentReference w:id="203"/>
      </w:r>
      <w:commentRangeEnd w:id="204"/>
      <w:r w:rsidR="00F370D0" w:rsidRPr="00613FB6">
        <w:rPr>
          <w:rStyle w:val="CommentReference"/>
        </w:rPr>
        <w:commentReference w:id="204"/>
      </w:r>
      <w:r w:rsidRPr="00613FB6">
        <w:rPr>
          <w:rFonts w:eastAsiaTheme="minorHAnsi"/>
        </w:rPr>
        <w:t xml:space="preserve">these traits, spawning phenology has important ecological and evolutionary consequences. </w:t>
      </w:r>
      <w:r w:rsidRPr="00613FB6">
        <w:t xml:space="preserve">The timing of adult migration and spawning can shape reproductive isolation among temporally segregated groups and lead to fine-scale local adaptation (Manhard et al. 2017). </w:t>
      </w:r>
      <w:r w:rsidRPr="00613FB6">
        <w:rPr>
          <w:rFonts w:eastAsiaTheme="minorHAnsi"/>
        </w:rPr>
        <w:t>While run timing (entry into freshwater) is often used to define populations segments (</w:t>
      </w:r>
      <w:r w:rsidR="00404921" w:rsidRPr="00613FB6">
        <w:rPr>
          <w:rFonts w:eastAsiaTheme="minorHAnsi"/>
        </w:rPr>
        <w:t xml:space="preserve">Brannon et al. 2004, </w:t>
      </w:r>
      <w:r w:rsidRPr="00613FB6">
        <w:rPr>
          <w:rFonts w:eastAsiaTheme="minorHAnsi"/>
        </w:rPr>
        <w:t xml:space="preserve">Waples et al. 2004), </w:t>
      </w:r>
      <w:ins w:id="205" w:author="Thurow, Russ - FS, ID" w:date="2025-09-25T13:37:00Z" w16du:dateUtc="2025-09-25T19:37:00Z">
        <w:r w:rsidR="00F370D0" w:rsidRPr="00613FB6">
          <w:rPr>
            <w:rFonts w:eastAsiaTheme="minorHAnsi"/>
          </w:rPr>
          <w:t xml:space="preserve">here </w:t>
        </w:r>
      </w:ins>
      <w:r w:rsidRPr="00613FB6">
        <w:rPr>
          <w:rFonts w:eastAsiaTheme="minorHAnsi"/>
        </w:rPr>
        <w:t xml:space="preserve">we focus </w:t>
      </w:r>
      <w:del w:id="206" w:author="Maitland, Bryan - FS, ID" w:date="2025-10-06T10:08:00Z" w16du:dateUtc="2025-10-06T16:08:00Z">
        <w:r w:rsidRPr="00613FB6" w:rsidDel="007D4BC9">
          <w:rPr>
            <w:rFonts w:eastAsiaTheme="minorHAnsi"/>
          </w:rPr>
          <w:delText xml:space="preserve">here </w:delText>
        </w:r>
      </w:del>
      <w:r w:rsidRPr="00613FB6">
        <w:rPr>
          <w:rFonts w:eastAsiaTheme="minorHAnsi"/>
        </w:rPr>
        <w:t>on spawn timing</w:t>
      </w:r>
      <w:ins w:id="207" w:author="Thurow, Russ - FS, ID" w:date="2025-09-25T13:37:00Z" w16du:dateUtc="2025-09-25T19:37:00Z">
        <w:r w:rsidR="00F370D0" w:rsidRPr="00613FB6">
          <w:rPr>
            <w:rFonts w:eastAsiaTheme="minorHAnsi"/>
          </w:rPr>
          <w:t xml:space="preserve"> (</w:t>
        </w:r>
      </w:ins>
      <w:del w:id="208" w:author="Thurow, Russ - FS, ID" w:date="2025-09-25T13:37:00Z" w16du:dateUtc="2025-09-25T19:37:00Z">
        <w:r w:rsidRPr="00613FB6" w:rsidDel="00F370D0">
          <w:rPr>
            <w:rFonts w:eastAsiaTheme="minorHAnsi"/>
          </w:rPr>
          <w:delText>—</w:delText>
        </w:r>
      </w:del>
      <w:r w:rsidRPr="00613FB6">
        <w:rPr>
          <w:rFonts w:eastAsiaTheme="minorHAnsi"/>
        </w:rPr>
        <w:t xml:space="preserve">the date when adults deposit </w:t>
      </w:r>
      <w:ins w:id="209" w:author="Thurow, Russ - FS, ID" w:date="2025-09-25T13:37:00Z" w16du:dateUtc="2025-09-25T19:37:00Z">
        <w:r w:rsidR="00F370D0" w:rsidRPr="00613FB6">
          <w:rPr>
            <w:rFonts w:eastAsiaTheme="minorHAnsi"/>
          </w:rPr>
          <w:t xml:space="preserve">fertilized </w:t>
        </w:r>
      </w:ins>
      <w:r w:rsidRPr="00613FB6">
        <w:rPr>
          <w:rFonts w:eastAsiaTheme="minorHAnsi"/>
        </w:rPr>
        <w:t xml:space="preserve">eggs in </w:t>
      </w:r>
      <w:del w:id="210" w:author="Thurow, Russ - FS, ID" w:date="2025-09-25T13:37:00Z" w16du:dateUtc="2025-09-25T19:37:00Z">
        <w:r w:rsidRPr="00613FB6" w:rsidDel="00F370D0">
          <w:rPr>
            <w:rFonts w:eastAsiaTheme="minorHAnsi"/>
          </w:rPr>
          <w:delText xml:space="preserve">the </w:delText>
        </w:r>
      </w:del>
      <w:r w:rsidRPr="00613FB6">
        <w:rPr>
          <w:rFonts w:eastAsiaTheme="minorHAnsi"/>
        </w:rPr>
        <w:t>grave</w:t>
      </w:r>
      <w:ins w:id="211" w:author="Thurow, Russ - FS, ID" w:date="2025-09-25T13:38:00Z" w16du:dateUtc="2025-09-25T19:38:00Z">
        <w:r w:rsidR="00F370D0" w:rsidRPr="00613FB6">
          <w:rPr>
            <w:rFonts w:eastAsiaTheme="minorHAnsi"/>
          </w:rPr>
          <w:t xml:space="preserve">l), </w:t>
        </w:r>
      </w:ins>
      <w:del w:id="212" w:author="Thurow, Russ - FS, ID" w:date="2025-09-25T13:38:00Z" w16du:dateUtc="2025-09-25T19:38:00Z">
        <w:r w:rsidRPr="00613FB6" w:rsidDel="00F370D0">
          <w:rPr>
            <w:rFonts w:eastAsiaTheme="minorHAnsi"/>
          </w:rPr>
          <w:delText>—</w:delText>
        </w:r>
      </w:del>
      <w:r w:rsidRPr="00613FB6">
        <w:rPr>
          <w:rFonts w:eastAsiaTheme="minorHAnsi"/>
        </w:rPr>
        <w:t>as a fine</w:t>
      </w:r>
      <w:del w:id="213" w:author="Thurow, Russ - FS, ID" w:date="2025-09-25T13:38:00Z" w16du:dateUtc="2025-09-25T19:38:00Z">
        <w:r w:rsidRPr="00613FB6" w:rsidDel="00F370D0">
          <w:rPr>
            <w:rFonts w:eastAsiaTheme="minorHAnsi"/>
          </w:rPr>
          <w:delText>r</w:delText>
        </w:r>
      </w:del>
      <w:r w:rsidRPr="00613FB6">
        <w:rPr>
          <w:rFonts w:eastAsiaTheme="minorHAnsi"/>
        </w:rPr>
        <w:t xml:space="preserve">-scale expression of phenotypic variation. Spawn timing varies within and across salmon populations and has a well-documented genetic component (Ricker 1972; Quinn et al. 2002; Beulke et al. 2023). For example, high site fidelity and limited straying </w:t>
      </w:r>
      <w:ins w:id="214" w:author="Thurow, Russ - FS, ID" w:date="2025-09-25T13:40:00Z" w16du:dateUtc="2025-09-25T19:40:00Z">
        <w:r w:rsidR="00384E86" w:rsidRPr="00613FB6">
          <w:rPr>
            <w:rFonts w:eastAsiaTheme="minorHAnsi"/>
          </w:rPr>
          <w:t xml:space="preserve">spatially segregates related individuals on spawning grounds and </w:t>
        </w:r>
      </w:ins>
      <w:r w:rsidRPr="00613FB6">
        <w:rPr>
          <w:rFonts w:eastAsiaTheme="minorHAnsi"/>
        </w:rPr>
        <w:t xml:space="preserve">leads to fine-scale genetic structuring </w:t>
      </w:r>
      <w:del w:id="215" w:author="Thurow, Russ - FS, ID" w:date="2025-09-25T13:40:00Z" w16du:dateUtc="2025-09-25T19:40:00Z">
        <w:r w:rsidRPr="00613FB6" w:rsidDel="00384E86">
          <w:rPr>
            <w:rFonts w:eastAsiaTheme="minorHAnsi"/>
          </w:rPr>
          <w:delText xml:space="preserve">because of spatial segregation of related individuals on spawning grounds </w:delText>
        </w:r>
      </w:del>
      <w:r w:rsidRPr="00613FB6">
        <w:rPr>
          <w:rFonts w:eastAsiaTheme="minorHAnsi"/>
        </w:rPr>
        <w:t xml:space="preserve">(Neville et al. 2006). </w:t>
      </w:r>
      <w:r w:rsidRPr="00613FB6">
        <w:t xml:space="preserve">Spatial heterogeneity in habitat conditions can promote this diversity by selecting for locally adapted phenologies (Ruff et al. 2011). </w:t>
      </w:r>
    </w:p>
    <w:p w14:paraId="0DD75F0A" w14:textId="6F437BFA" w:rsidR="006942A1" w:rsidRPr="00613FB6" w:rsidRDefault="00125105" w:rsidP="006942A1">
      <w:pPr>
        <w:autoSpaceDE w:val="0"/>
        <w:autoSpaceDN w:val="0"/>
        <w:adjustRightInd w:val="0"/>
        <w:spacing w:line="480" w:lineRule="auto"/>
        <w:ind w:firstLine="720"/>
        <w:rPr>
          <w:ins w:id="216" w:author="Thurow, Russ - FS, ID" w:date="2025-09-25T14:15:00Z" w16du:dateUtc="2025-09-25T20:15:00Z"/>
          <w:rFonts w:eastAsiaTheme="minorHAnsi"/>
        </w:rPr>
      </w:pPr>
      <w:r w:rsidRPr="00613FB6">
        <w:rPr>
          <w:rFonts w:eastAsiaTheme="minorHAnsi"/>
        </w:rPr>
        <w:lastRenderedPageBreak/>
        <w:t xml:space="preserve">Temperature </w:t>
      </w:r>
      <w:ins w:id="217" w:author="Thurow, Russ - FS, ID" w:date="2025-09-25T13:49:00Z" w16du:dateUtc="2025-09-25T19:49:00Z">
        <w:r w:rsidR="00B55917" w:rsidRPr="00613FB6">
          <w:rPr>
            <w:rFonts w:eastAsiaTheme="minorHAnsi"/>
          </w:rPr>
          <w:t xml:space="preserve">strongly influences </w:t>
        </w:r>
      </w:ins>
      <w:del w:id="218" w:author="Thurow, Russ - FS, ID" w:date="2025-09-25T13:50:00Z" w16du:dateUtc="2025-09-25T19:50:00Z">
        <w:r w:rsidRPr="00613FB6" w:rsidDel="00B55917">
          <w:rPr>
            <w:rFonts w:eastAsiaTheme="minorHAnsi"/>
          </w:rPr>
          <w:delText xml:space="preserve">is a key driver of </w:delText>
        </w:r>
      </w:del>
      <w:r w:rsidRPr="00613FB6">
        <w:rPr>
          <w:rFonts w:eastAsiaTheme="minorHAnsi"/>
        </w:rPr>
        <w:t>salmonid spawn timing</w:t>
      </w:r>
      <w:r w:rsidR="00171DBD" w:rsidRPr="00613FB6">
        <w:rPr>
          <w:rFonts w:eastAsiaTheme="minorHAnsi"/>
        </w:rPr>
        <w:t xml:space="preserve"> (</w:t>
      </w:r>
      <w:proofErr w:type="spellStart"/>
      <w:r w:rsidR="00171DBD" w:rsidRPr="00613FB6">
        <w:rPr>
          <w:rFonts w:eastAsiaTheme="minorHAnsi"/>
        </w:rPr>
        <w:t>Hendenon</w:t>
      </w:r>
      <w:proofErr w:type="spellEnd"/>
      <w:r w:rsidR="00171DBD" w:rsidRPr="00613FB6">
        <w:rPr>
          <w:rFonts w:eastAsiaTheme="minorHAnsi"/>
        </w:rPr>
        <w:t xml:space="preserve"> 1963; Morrison </w:t>
      </w:r>
      <w:r w:rsidR="00A404E4" w:rsidRPr="00613FB6">
        <w:rPr>
          <w:rFonts w:eastAsiaTheme="minorHAnsi"/>
        </w:rPr>
        <w:t>and</w:t>
      </w:r>
      <w:r w:rsidR="00171DBD" w:rsidRPr="00613FB6">
        <w:rPr>
          <w:rFonts w:eastAsiaTheme="minorHAnsi"/>
        </w:rPr>
        <w:t xml:space="preserve"> Smith 1986</w:t>
      </w:r>
      <w:r w:rsidRPr="00613FB6">
        <w:rPr>
          <w:rFonts w:eastAsiaTheme="minorHAnsi"/>
        </w:rPr>
        <w:t xml:space="preserve">; </w:t>
      </w:r>
      <w:r w:rsidR="007755AC" w:rsidRPr="00613FB6">
        <w:rPr>
          <w:rFonts w:eastAsiaTheme="minorHAnsi"/>
        </w:rPr>
        <w:t>Beechie et al. 2008).</w:t>
      </w:r>
      <w:r w:rsidRPr="00613FB6">
        <w:rPr>
          <w:rFonts w:eastAsiaTheme="minorHAnsi"/>
        </w:rPr>
        <w:t xml:space="preserve"> Because embryonic development rates are </w:t>
      </w:r>
      <w:r w:rsidR="00404921" w:rsidRPr="00613FB6">
        <w:rPr>
          <w:rFonts w:eastAsiaTheme="minorHAnsi"/>
        </w:rPr>
        <w:t>mechanistically driven by ambient temperature (Sparks et al. 2025)</w:t>
      </w:r>
      <w:r w:rsidRPr="00613FB6">
        <w:rPr>
          <w:rFonts w:eastAsiaTheme="minorHAnsi"/>
        </w:rPr>
        <w:t xml:space="preserve">, salmon tend to spawn at times that </w:t>
      </w:r>
      <w:ins w:id="219" w:author="Thurow, Russ - FS, ID" w:date="2025-09-25T14:01:00Z" w16du:dateUtc="2025-09-25T20:01:00Z">
        <w:r w:rsidR="007B134F" w:rsidRPr="00613FB6">
          <w:rPr>
            <w:rFonts w:eastAsiaTheme="minorHAnsi"/>
          </w:rPr>
          <w:t xml:space="preserve">ultimately </w:t>
        </w:r>
      </w:ins>
      <w:r w:rsidRPr="00613FB6">
        <w:rPr>
          <w:rFonts w:eastAsiaTheme="minorHAnsi"/>
        </w:rPr>
        <w:t xml:space="preserve">synchronize fry emergence with </w:t>
      </w:r>
      <w:del w:id="220" w:author="Thurow, Russ - FS, ID" w:date="2025-09-25T14:01:00Z" w16du:dateUtc="2025-09-25T20:01:00Z">
        <w:r w:rsidRPr="00613FB6" w:rsidDel="007B134F">
          <w:rPr>
            <w:rFonts w:eastAsiaTheme="minorHAnsi"/>
          </w:rPr>
          <w:delText xml:space="preserve">favorable </w:delText>
        </w:r>
      </w:del>
      <w:del w:id="221" w:author="Thurow, Russ - FS, ID" w:date="2025-09-25T13:55:00Z" w16du:dateUtc="2025-09-25T19:55:00Z">
        <w:r w:rsidRPr="00613FB6" w:rsidDel="00B55917">
          <w:rPr>
            <w:rFonts w:eastAsiaTheme="minorHAnsi"/>
          </w:rPr>
          <w:delText xml:space="preserve">rearing </w:delText>
        </w:r>
      </w:del>
      <w:r w:rsidRPr="00613FB6">
        <w:rPr>
          <w:rFonts w:eastAsiaTheme="minorHAnsi"/>
        </w:rPr>
        <w:t xml:space="preserve">conditions </w:t>
      </w:r>
      <w:ins w:id="222" w:author="Thurow, Russ - FS, ID" w:date="2025-09-25T14:01:00Z" w16du:dateUtc="2025-09-25T20:01:00Z">
        <w:r w:rsidR="007B134F" w:rsidRPr="00613FB6">
          <w:rPr>
            <w:rFonts w:eastAsiaTheme="minorHAnsi"/>
          </w:rPr>
          <w:t xml:space="preserve">that </w:t>
        </w:r>
      </w:ins>
      <w:ins w:id="223" w:author="Thurow, Russ - FS, ID" w:date="2025-09-25T13:55:00Z" w16du:dateUtc="2025-09-25T19:55:00Z">
        <w:r w:rsidR="00B55917" w:rsidRPr="00613FB6">
          <w:rPr>
            <w:rFonts w:eastAsiaTheme="minorHAnsi"/>
          </w:rPr>
          <w:t>opt</w:t>
        </w:r>
      </w:ins>
      <w:ins w:id="224" w:author="Thurow, Russ - FS, ID" w:date="2025-09-25T13:56:00Z" w16du:dateUtc="2025-09-25T19:56:00Z">
        <w:r w:rsidR="00B55917" w:rsidRPr="00613FB6">
          <w:rPr>
            <w:rFonts w:eastAsiaTheme="minorHAnsi"/>
          </w:rPr>
          <w:t>imiz</w:t>
        </w:r>
      </w:ins>
      <w:ins w:id="225" w:author="Sparks, Morgan - FS, ID" w:date="2025-10-21T10:08:00Z" w16du:dateUtc="2025-10-21T16:08:00Z">
        <w:r w:rsidR="008012B4">
          <w:rPr>
            <w:rFonts w:eastAsiaTheme="minorHAnsi"/>
          </w:rPr>
          <w:t>e</w:t>
        </w:r>
      </w:ins>
      <w:ins w:id="226" w:author="Thurow, Russ - FS, ID" w:date="2025-09-25T13:56:00Z" w16du:dateUtc="2025-09-25T19:56:00Z">
        <w:del w:id="227" w:author="Sparks, Morgan - FS, ID" w:date="2025-10-21T10:08:00Z" w16du:dateUtc="2025-10-21T16:08:00Z">
          <w:r w:rsidR="00B55917" w:rsidRPr="00613FB6" w:rsidDel="008012B4">
            <w:rPr>
              <w:rFonts w:eastAsiaTheme="minorHAnsi"/>
            </w:rPr>
            <w:delText>ing</w:delText>
          </w:r>
        </w:del>
        <w:r w:rsidR="00B55917" w:rsidRPr="00613FB6">
          <w:rPr>
            <w:rFonts w:eastAsiaTheme="minorHAnsi"/>
          </w:rPr>
          <w:t xml:space="preserve"> </w:t>
        </w:r>
      </w:ins>
      <w:ins w:id="228" w:author="Thurow, Russ - FS, ID" w:date="2025-09-25T14:02:00Z" w16du:dateUtc="2025-09-25T20:02:00Z">
        <w:r w:rsidR="007B134F" w:rsidRPr="00613FB6">
          <w:rPr>
            <w:rFonts w:eastAsiaTheme="minorHAnsi"/>
          </w:rPr>
          <w:t xml:space="preserve">offspring </w:t>
        </w:r>
      </w:ins>
      <w:ins w:id="229" w:author="Thurow, Russ - FS, ID" w:date="2025-09-25T13:56:00Z" w16du:dateUtc="2025-09-25T19:56:00Z">
        <w:r w:rsidR="00B55917" w:rsidRPr="00613FB6">
          <w:rPr>
            <w:rFonts w:eastAsiaTheme="minorHAnsi"/>
          </w:rPr>
          <w:t xml:space="preserve">growth and development </w:t>
        </w:r>
      </w:ins>
      <w:r w:rsidRPr="00613FB6">
        <w:rPr>
          <w:rFonts w:eastAsiaTheme="minorHAnsi"/>
        </w:rPr>
        <w:t>(Quinn 2018; though see Sparks et al. 2019).</w:t>
      </w:r>
      <w:r w:rsidR="00C51ED5" w:rsidRPr="00613FB6">
        <w:rPr>
          <w:rFonts w:eastAsiaTheme="minorHAnsi"/>
        </w:rPr>
        <w:t xml:space="preserve"> </w:t>
      </w:r>
      <w:r w:rsidR="00171DBD" w:rsidRPr="00613FB6">
        <w:rPr>
          <w:rFonts w:eastAsiaTheme="minorHAnsi"/>
        </w:rPr>
        <w:t xml:space="preserve">Several studies have </w:t>
      </w:r>
      <w:r w:rsidRPr="00613FB6">
        <w:rPr>
          <w:rFonts w:eastAsiaTheme="minorHAnsi"/>
        </w:rPr>
        <w:t xml:space="preserve">linked </w:t>
      </w:r>
      <w:r w:rsidR="00DA39B0" w:rsidRPr="00613FB6">
        <w:rPr>
          <w:rFonts w:eastAsiaTheme="minorHAnsi"/>
        </w:rPr>
        <w:t xml:space="preserve">site-specific </w:t>
      </w:r>
      <w:r w:rsidR="00171DBD" w:rsidRPr="00613FB6">
        <w:rPr>
          <w:rFonts w:eastAsiaTheme="minorHAnsi"/>
        </w:rPr>
        <w:t>thermal regime</w:t>
      </w:r>
      <w:r w:rsidRPr="00613FB6">
        <w:rPr>
          <w:rFonts w:eastAsiaTheme="minorHAnsi"/>
        </w:rPr>
        <w:t xml:space="preserve">s to observed variation in </w:t>
      </w:r>
      <w:r w:rsidR="00171DBD" w:rsidRPr="00613FB6">
        <w:rPr>
          <w:rFonts w:eastAsiaTheme="minorHAnsi"/>
        </w:rPr>
        <w:t>spawning</w:t>
      </w:r>
      <w:r w:rsidRPr="00613FB6">
        <w:rPr>
          <w:rFonts w:eastAsiaTheme="minorHAnsi"/>
        </w:rPr>
        <w:t xml:space="preserve"> phenology</w:t>
      </w:r>
      <w:r w:rsidR="00171DBD" w:rsidRPr="00613FB6">
        <w:rPr>
          <w:rFonts w:eastAsiaTheme="minorHAnsi"/>
        </w:rPr>
        <w:t xml:space="preserve"> (</w:t>
      </w:r>
      <w:r w:rsidR="008116CD" w:rsidRPr="00613FB6">
        <w:rPr>
          <w:rFonts w:eastAsiaTheme="minorHAnsi"/>
        </w:rPr>
        <w:t xml:space="preserve">Sheridan 1962; Burger et al. 1985; </w:t>
      </w:r>
      <w:proofErr w:type="spellStart"/>
      <w:r w:rsidR="008116CD" w:rsidRPr="00613FB6">
        <w:rPr>
          <w:rFonts w:eastAsiaTheme="minorHAnsi"/>
          <w:rPrChange w:id="230" w:author="Maitland, Bryan - FS, ID" w:date="2025-10-20T12:46:00Z" w16du:dateUtc="2025-10-20T18:46:00Z">
            <w:rPr>
              <w:rFonts w:eastAsiaTheme="minorHAnsi"/>
              <w:highlight w:val="yellow"/>
            </w:rPr>
          </w:rPrChange>
        </w:rPr>
        <w:t>Heggberget</w:t>
      </w:r>
      <w:proofErr w:type="spellEnd"/>
      <w:r w:rsidR="008116CD" w:rsidRPr="00613FB6">
        <w:rPr>
          <w:rFonts w:eastAsiaTheme="minorHAnsi"/>
          <w:rPrChange w:id="231" w:author="Maitland, Bryan - FS, ID" w:date="2025-10-20T12:46:00Z" w16du:dateUtc="2025-10-20T18:46:00Z">
            <w:rPr>
              <w:rFonts w:eastAsiaTheme="minorHAnsi"/>
              <w:highlight w:val="yellow"/>
            </w:rPr>
          </w:rPrChange>
        </w:rPr>
        <w:t xml:space="preserve"> 1988</w:t>
      </w:r>
      <w:r w:rsidR="0095304F" w:rsidRPr="00613FB6">
        <w:rPr>
          <w:rFonts w:eastAsiaTheme="minorHAnsi"/>
        </w:rPr>
        <w:t xml:space="preserve">; </w:t>
      </w:r>
      <w:commentRangeStart w:id="232"/>
      <w:commentRangeStart w:id="233"/>
      <w:r w:rsidR="0095304F" w:rsidRPr="00613FB6">
        <w:rPr>
          <w:rFonts w:eastAsiaTheme="minorHAnsi"/>
        </w:rPr>
        <w:t>Lisi</w:t>
      </w:r>
      <w:commentRangeEnd w:id="232"/>
      <w:r w:rsidR="00B55917" w:rsidRPr="00613FB6">
        <w:rPr>
          <w:rStyle w:val="CommentReference"/>
        </w:rPr>
        <w:commentReference w:id="232"/>
      </w:r>
      <w:commentRangeEnd w:id="233"/>
      <w:r w:rsidR="007D4BC9" w:rsidRPr="00613FB6">
        <w:rPr>
          <w:rStyle w:val="CommentReference"/>
        </w:rPr>
        <w:commentReference w:id="233"/>
      </w:r>
      <w:r w:rsidR="0095304F" w:rsidRPr="00613FB6">
        <w:rPr>
          <w:rFonts w:eastAsiaTheme="minorHAnsi"/>
        </w:rPr>
        <w:t xml:space="preserve"> et al. 2013</w:t>
      </w:r>
      <w:r w:rsidR="008116CD" w:rsidRPr="00613FB6">
        <w:rPr>
          <w:rFonts w:eastAsiaTheme="minorHAnsi"/>
        </w:rPr>
        <w:t>)</w:t>
      </w:r>
      <w:r w:rsidRPr="00613FB6">
        <w:rPr>
          <w:rFonts w:eastAsiaTheme="minorHAnsi"/>
        </w:rPr>
        <w:t>.</w:t>
      </w:r>
      <w:r w:rsidR="008027BA" w:rsidRPr="00613FB6">
        <w:rPr>
          <w:rFonts w:eastAsiaTheme="minorHAnsi"/>
          <w:color w:val="000000"/>
        </w:rPr>
        <w:t xml:space="preserve"> </w:t>
      </w:r>
      <w:r w:rsidR="008B5439" w:rsidRPr="00613FB6">
        <w:rPr>
          <w:rFonts w:eastAsiaTheme="minorHAnsi"/>
          <w:color w:val="000000"/>
        </w:rPr>
        <w:t xml:space="preserve">However, </w:t>
      </w:r>
      <w:ins w:id="234" w:author="Thurow, Russ - FS, ID" w:date="2025-09-25T14:02:00Z" w16du:dateUtc="2025-09-25T20:02:00Z">
        <w:r w:rsidR="007B134F" w:rsidRPr="00613FB6">
          <w:rPr>
            <w:rFonts w:eastAsiaTheme="minorHAnsi"/>
            <w:color w:val="000000"/>
          </w:rPr>
          <w:t xml:space="preserve">although </w:t>
        </w:r>
      </w:ins>
      <w:del w:id="235" w:author="Thurow, Russ - FS, ID" w:date="2025-09-25T14:02:00Z" w16du:dateUtc="2025-09-25T20:02:00Z">
        <w:r w:rsidR="008B5439" w:rsidRPr="00613FB6" w:rsidDel="007B134F">
          <w:rPr>
            <w:rFonts w:eastAsiaTheme="minorHAnsi"/>
            <w:color w:val="000000"/>
          </w:rPr>
          <w:delText xml:space="preserve">while </w:delText>
        </w:r>
      </w:del>
      <w:r w:rsidR="008B5439" w:rsidRPr="00613FB6">
        <w:rPr>
          <w:rFonts w:eastAsiaTheme="minorHAnsi"/>
          <w:color w:val="000000"/>
        </w:rPr>
        <w:t xml:space="preserve">the </w:t>
      </w:r>
      <w:ins w:id="236" w:author="Thurow, Russ - FS, ID" w:date="2025-09-25T13:58:00Z" w16du:dateUtc="2025-09-25T19:58:00Z">
        <w:r w:rsidR="00B55917" w:rsidRPr="00613FB6">
          <w:rPr>
            <w:rFonts w:eastAsiaTheme="minorHAnsi"/>
            <w:color w:val="000000"/>
          </w:rPr>
          <w:t xml:space="preserve">importance </w:t>
        </w:r>
      </w:ins>
      <w:del w:id="237" w:author="Thurow, Russ - FS, ID" w:date="2025-09-25T13:58:00Z" w16du:dateUtc="2025-09-25T19:58:00Z">
        <w:r w:rsidR="008B5439" w:rsidRPr="00613FB6" w:rsidDel="00B55917">
          <w:rPr>
            <w:rFonts w:eastAsiaTheme="minorHAnsi"/>
            <w:color w:val="000000"/>
          </w:rPr>
          <w:delText xml:space="preserve">influence </w:delText>
        </w:r>
      </w:del>
      <w:r w:rsidR="008B5439" w:rsidRPr="00613FB6">
        <w:rPr>
          <w:rFonts w:eastAsiaTheme="minorHAnsi"/>
          <w:color w:val="000000"/>
        </w:rPr>
        <w:t xml:space="preserve">of </w:t>
      </w:r>
      <w:r w:rsidR="008F670B" w:rsidRPr="00613FB6">
        <w:rPr>
          <w:rFonts w:eastAsiaTheme="minorHAnsi"/>
          <w:color w:val="000000"/>
        </w:rPr>
        <w:t xml:space="preserve">temperature </w:t>
      </w:r>
      <w:ins w:id="238" w:author="Thurow, Russ - FS, ID" w:date="2025-09-25T14:04:00Z" w16du:dateUtc="2025-09-25T20:04:00Z">
        <w:r w:rsidR="007B134F" w:rsidRPr="00613FB6">
          <w:rPr>
            <w:rFonts w:eastAsiaTheme="minorHAnsi"/>
            <w:color w:val="000000"/>
          </w:rPr>
          <w:t>as a de</w:t>
        </w:r>
      </w:ins>
      <w:ins w:id="239" w:author="Thurow, Russ - FS, ID" w:date="2025-09-25T14:05:00Z" w16du:dateUtc="2025-09-25T20:05:00Z">
        <w:r w:rsidR="007B134F" w:rsidRPr="00613FB6">
          <w:rPr>
            <w:rFonts w:eastAsiaTheme="minorHAnsi"/>
            <w:color w:val="000000"/>
          </w:rPr>
          <w:t xml:space="preserve">terminant of spawn timing </w:t>
        </w:r>
      </w:ins>
      <w:r w:rsidR="008B5439" w:rsidRPr="00613FB6">
        <w:rPr>
          <w:rFonts w:eastAsiaTheme="minorHAnsi"/>
          <w:color w:val="000000"/>
        </w:rPr>
        <w:t xml:space="preserve">is well established, </w:t>
      </w:r>
      <w:ins w:id="240" w:author="Sparks, Morgan - FS, ID" w:date="2025-10-21T10:08:00Z" w16du:dateUtc="2025-10-21T16:08:00Z">
        <w:r w:rsidR="008012B4">
          <w:rPr>
            <w:rFonts w:eastAsiaTheme="minorHAnsi"/>
            <w:color w:val="000000"/>
          </w:rPr>
          <w:t xml:space="preserve">the </w:t>
        </w:r>
      </w:ins>
      <w:del w:id="241" w:author="Thurow, Russ - FS, ID" w:date="2025-09-25T13:59:00Z" w16du:dateUtc="2025-09-25T19:59:00Z">
        <w:r w:rsidR="008B5439" w:rsidRPr="00613FB6" w:rsidDel="007B134F">
          <w:rPr>
            <w:rFonts w:eastAsiaTheme="minorHAnsi"/>
            <w:color w:val="000000"/>
          </w:rPr>
          <w:delText xml:space="preserve">the </w:delText>
        </w:r>
      </w:del>
      <w:r w:rsidR="008B5439" w:rsidRPr="00613FB6">
        <w:rPr>
          <w:rFonts w:eastAsiaTheme="minorHAnsi"/>
          <w:color w:val="000000"/>
        </w:rPr>
        <w:t xml:space="preserve">underlying landscape </w:t>
      </w:r>
      <w:ins w:id="242" w:author="Thurow, Russ - FS, ID" w:date="2025-09-25T13:59:00Z" w16du:dateUtc="2025-09-25T19:59:00Z">
        <w:r w:rsidR="007B134F" w:rsidRPr="00613FB6">
          <w:rPr>
            <w:rFonts w:eastAsiaTheme="minorHAnsi"/>
            <w:color w:val="000000"/>
          </w:rPr>
          <w:t xml:space="preserve">features that </w:t>
        </w:r>
      </w:ins>
      <w:ins w:id="243" w:author="Thurow, Russ - FS, ID" w:date="2025-09-25T14:03:00Z" w16du:dateUtc="2025-09-25T20:03:00Z">
        <w:r w:rsidR="007B134F" w:rsidRPr="00613FB6">
          <w:rPr>
            <w:rFonts w:eastAsiaTheme="minorHAnsi"/>
            <w:color w:val="000000"/>
          </w:rPr>
          <w:t xml:space="preserve">may </w:t>
        </w:r>
      </w:ins>
      <w:r w:rsidR="008B5439" w:rsidRPr="00613FB6">
        <w:rPr>
          <w:rFonts w:eastAsiaTheme="minorHAnsi"/>
          <w:color w:val="000000"/>
        </w:rPr>
        <w:t>drive</w:t>
      </w:r>
      <w:del w:id="244" w:author="Maitland, Bryan - FS, ID" w:date="2025-10-20T10:21:00Z" w16du:dateUtc="2025-10-20T16:21:00Z">
        <w:r w:rsidR="008B5439" w:rsidRPr="00613FB6" w:rsidDel="00584FD6">
          <w:rPr>
            <w:rFonts w:eastAsiaTheme="minorHAnsi"/>
            <w:color w:val="000000"/>
          </w:rPr>
          <w:delText>r</w:delText>
        </w:r>
      </w:del>
      <w:del w:id="245" w:author="Thurow, Russ - FS, ID" w:date="2025-09-25T13:59:00Z" w16du:dateUtc="2025-09-25T19:59:00Z">
        <w:r w:rsidR="008B5439" w:rsidRPr="00613FB6" w:rsidDel="007B134F">
          <w:rPr>
            <w:rFonts w:eastAsiaTheme="minorHAnsi"/>
            <w:color w:val="000000"/>
          </w:rPr>
          <w:delText>s of</w:delText>
        </w:r>
      </w:del>
      <w:r w:rsidR="008B5439" w:rsidRPr="00613FB6">
        <w:rPr>
          <w:rFonts w:eastAsiaTheme="minorHAnsi"/>
          <w:color w:val="000000"/>
        </w:rPr>
        <w:t xml:space="preserve"> thermal variation</w:t>
      </w:r>
      <w:ins w:id="246" w:author="Thurow, Russ - FS, ID" w:date="2025-09-25T13:59:00Z" w16du:dateUtc="2025-09-25T19:59:00Z">
        <w:r w:rsidR="007B134F" w:rsidRPr="00613FB6">
          <w:rPr>
            <w:rFonts w:eastAsiaTheme="minorHAnsi"/>
            <w:color w:val="000000"/>
          </w:rPr>
          <w:t xml:space="preserve"> (i.e., </w:t>
        </w:r>
      </w:ins>
      <w:del w:id="247" w:author="Thurow, Russ - FS, ID" w:date="2025-09-25T13:59:00Z" w16du:dateUtc="2025-09-25T19:59:00Z">
        <w:r w:rsidR="008B5439" w:rsidRPr="00613FB6" w:rsidDel="007B134F">
          <w:rPr>
            <w:rFonts w:eastAsiaTheme="minorHAnsi"/>
            <w:color w:val="000000"/>
          </w:rPr>
          <w:delText xml:space="preserve">—such as </w:delText>
        </w:r>
      </w:del>
      <w:r w:rsidR="008B5439" w:rsidRPr="00613FB6">
        <w:rPr>
          <w:rFonts w:eastAsiaTheme="minorHAnsi"/>
          <w:color w:val="000000"/>
        </w:rPr>
        <w:t>physiography, geomorphology, and hydrology</w:t>
      </w:r>
      <w:ins w:id="248" w:author="Thurow, Russ - FS, ID" w:date="2025-09-25T13:59:00Z" w16du:dateUtc="2025-09-25T19:59:00Z">
        <w:r w:rsidR="007B134F" w:rsidRPr="00613FB6">
          <w:rPr>
            <w:rFonts w:eastAsiaTheme="minorHAnsi"/>
            <w:color w:val="000000"/>
          </w:rPr>
          <w:t xml:space="preserve">), </w:t>
        </w:r>
      </w:ins>
      <w:del w:id="249" w:author="Thurow, Russ - FS, ID" w:date="2025-09-25T13:59:00Z" w16du:dateUtc="2025-09-25T19:59:00Z">
        <w:r w:rsidR="008B5439" w:rsidRPr="00613FB6" w:rsidDel="007B134F">
          <w:rPr>
            <w:rFonts w:eastAsiaTheme="minorHAnsi"/>
            <w:color w:val="000000"/>
          </w:rPr>
          <w:delText>—</w:delText>
        </w:r>
      </w:del>
      <w:r w:rsidR="008B5439" w:rsidRPr="00613FB6">
        <w:rPr>
          <w:rFonts w:eastAsiaTheme="minorHAnsi"/>
          <w:color w:val="000000"/>
        </w:rPr>
        <w:t xml:space="preserve">are </w:t>
      </w:r>
      <w:ins w:id="250" w:author="Thurow, Russ - FS, ID" w:date="2025-09-25T14:05:00Z" w16du:dateUtc="2025-09-25T20:05:00Z">
        <w:r w:rsidR="007B134F" w:rsidRPr="00613FB6">
          <w:rPr>
            <w:rFonts w:eastAsiaTheme="minorHAnsi"/>
            <w:color w:val="000000"/>
          </w:rPr>
          <w:t xml:space="preserve">poorly </w:t>
        </w:r>
      </w:ins>
      <w:del w:id="251" w:author="Thurow, Russ - FS, ID" w:date="2025-09-25T14:05:00Z" w16du:dateUtc="2025-09-25T20:05:00Z">
        <w:r w:rsidR="008B5439" w:rsidRPr="00613FB6" w:rsidDel="007B134F">
          <w:rPr>
            <w:rFonts w:eastAsiaTheme="minorHAnsi"/>
            <w:color w:val="000000"/>
          </w:rPr>
          <w:delText xml:space="preserve">less </w:delText>
        </w:r>
      </w:del>
      <w:del w:id="252" w:author="Thurow, Russ - FS, ID" w:date="2025-09-25T14:00:00Z" w16du:dateUtc="2025-09-25T20:00:00Z">
        <w:r w:rsidR="008B5439" w:rsidRPr="00613FB6" w:rsidDel="007B134F">
          <w:rPr>
            <w:rFonts w:eastAsiaTheme="minorHAnsi"/>
            <w:color w:val="000000"/>
          </w:rPr>
          <w:delText xml:space="preserve">clearly </w:delText>
        </w:r>
      </w:del>
      <w:r w:rsidR="008B5439" w:rsidRPr="00613FB6">
        <w:rPr>
          <w:rFonts w:eastAsiaTheme="minorHAnsi"/>
          <w:color w:val="000000"/>
        </w:rPr>
        <w:t>understood</w:t>
      </w:r>
      <w:r w:rsidR="008027BA" w:rsidRPr="00613FB6">
        <w:rPr>
          <w:rFonts w:eastAsiaTheme="minorHAnsi"/>
        </w:rPr>
        <w:t xml:space="preserve"> (Montgomery 1999</w:t>
      </w:r>
      <w:r w:rsidR="008B5439" w:rsidRPr="00613FB6">
        <w:rPr>
          <w:rFonts w:eastAsiaTheme="minorHAnsi"/>
        </w:rPr>
        <w:t>; O’Sullivan et al. 2019</w:t>
      </w:r>
      <w:r w:rsidR="008027BA" w:rsidRPr="00613FB6">
        <w:rPr>
          <w:rFonts w:eastAsiaTheme="minorHAnsi"/>
        </w:rPr>
        <w:t>)</w:t>
      </w:r>
      <w:r w:rsidR="005D4DCA" w:rsidRPr="00613FB6">
        <w:rPr>
          <w:rFonts w:eastAsiaTheme="minorHAnsi"/>
        </w:rPr>
        <w:t>.</w:t>
      </w:r>
      <w:r w:rsidR="008027BA" w:rsidRPr="00613FB6">
        <w:rPr>
          <w:rFonts w:eastAsiaTheme="minorHAnsi"/>
        </w:rPr>
        <w:t xml:space="preserve"> </w:t>
      </w:r>
      <w:commentRangeStart w:id="253"/>
      <w:commentRangeStart w:id="254"/>
      <w:r w:rsidR="008B5439" w:rsidRPr="00613FB6">
        <w:rPr>
          <w:rFonts w:eastAsiaTheme="minorHAnsi"/>
        </w:rPr>
        <w:t xml:space="preserve">Geomorphic attributes </w:t>
      </w:r>
      <w:ins w:id="255" w:author="Thurow, Russ - FS, ID" w:date="2025-09-25T14:07:00Z" w16du:dateUtc="2025-09-25T20:07:00Z">
        <w:r w:rsidR="007B134F" w:rsidRPr="00613FB6">
          <w:rPr>
            <w:rFonts w:eastAsiaTheme="minorHAnsi"/>
          </w:rPr>
          <w:t>including</w:t>
        </w:r>
      </w:ins>
      <w:del w:id="256" w:author="Thurow, Russ - FS, ID" w:date="2025-09-25T14:07:00Z" w16du:dateUtc="2025-09-25T20:07:00Z">
        <w:r w:rsidR="008B5439" w:rsidRPr="00613FB6" w:rsidDel="007B134F">
          <w:rPr>
            <w:rFonts w:eastAsiaTheme="minorHAnsi"/>
          </w:rPr>
          <w:delText>like</w:delText>
        </w:r>
      </w:del>
      <w:r w:rsidR="008B5439" w:rsidRPr="00613FB6">
        <w:rPr>
          <w:rFonts w:eastAsiaTheme="minorHAnsi"/>
        </w:rPr>
        <w:t xml:space="preserve"> slope, elevation, confinement, and groundwater connectivity can shape reach-scale thermal regimes, thereby constraining or enabling different spawning strategies</w:t>
      </w:r>
      <w:ins w:id="257" w:author="Thurow, Russ - FS, ID" w:date="2025-09-25T14:08:00Z" w16du:dateUtc="2025-09-25T20:08:00Z">
        <w:r w:rsidR="007B134F" w:rsidRPr="00613FB6">
          <w:rPr>
            <w:rFonts w:eastAsiaTheme="minorHAnsi"/>
          </w:rPr>
          <w:t xml:space="preserve"> (Beechie et al. 2006, 2008</w:t>
        </w:r>
      </w:ins>
      <w:ins w:id="258" w:author="Thurow, Russ - FS, ID" w:date="2025-09-25T14:09:00Z" w16du:dateUtc="2025-09-25T20:09:00Z">
        <w:r w:rsidR="007B134F" w:rsidRPr="00613FB6">
          <w:rPr>
            <w:rFonts w:eastAsiaTheme="minorHAnsi"/>
          </w:rPr>
          <w:t xml:space="preserve">; </w:t>
        </w:r>
      </w:ins>
      <w:ins w:id="259" w:author="Thurow, Russ - FS, ID" w:date="2025-09-25T14:08:00Z" w16du:dateUtc="2025-09-25T20:08:00Z">
        <w:r w:rsidR="007B134F" w:rsidRPr="00613FB6">
          <w:rPr>
            <w:rFonts w:eastAsiaTheme="minorHAnsi"/>
          </w:rPr>
          <w:t>Jonsson and Jonsson 2011)</w:t>
        </w:r>
      </w:ins>
      <w:r w:rsidR="008B5439" w:rsidRPr="00613FB6">
        <w:rPr>
          <w:rFonts w:eastAsiaTheme="minorHAnsi"/>
        </w:rPr>
        <w:t xml:space="preserve">. </w:t>
      </w:r>
      <w:del w:id="260" w:author="Thurow, Russ - FS, ID" w:date="2025-09-25T14:09:00Z" w16du:dateUtc="2025-09-25T20:09:00Z">
        <w:r w:rsidR="008B5439" w:rsidRPr="00613FB6" w:rsidDel="007B134F">
          <w:rPr>
            <w:rFonts w:eastAsiaTheme="minorHAnsi"/>
          </w:rPr>
          <w:delText xml:space="preserve">For example, </w:delText>
        </w:r>
      </w:del>
      <w:r w:rsidR="008B5439" w:rsidRPr="00613FB6">
        <w:rPr>
          <w:rFonts w:eastAsiaTheme="minorHAnsi"/>
        </w:rPr>
        <w:t>Lisi et al. (2013)</w:t>
      </w:r>
      <w:ins w:id="261" w:author="Thurow, Russ - FS, ID" w:date="2025-09-25T14:09:00Z" w16du:dateUtc="2025-09-25T20:09:00Z">
        <w:r w:rsidR="007B134F" w:rsidRPr="00613FB6">
          <w:rPr>
            <w:rFonts w:eastAsiaTheme="minorHAnsi"/>
          </w:rPr>
          <w:t>,</w:t>
        </w:r>
      </w:ins>
      <w:r w:rsidR="008B5439" w:rsidRPr="00613FB6">
        <w:rPr>
          <w:rFonts w:eastAsiaTheme="minorHAnsi"/>
        </w:rPr>
        <w:t xml:space="preserve"> </w:t>
      </w:r>
      <w:ins w:id="262" w:author="Thurow, Russ - FS, ID" w:date="2025-09-25T14:09:00Z" w16du:dateUtc="2025-09-25T20:09:00Z">
        <w:r w:rsidR="007B134F" w:rsidRPr="00613FB6">
          <w:rPr>
            <w:rFonts w:eastAsiaTheme="minorHAnsi"/>
          </w:rPr>
          <w:t xml:space="preserve">for example, </w:t>
        </w:r>
      </w:ins>
      <w:r w:rsidR="008B5439" w:rsidRPr="00613FB6">
        <w:rPr>
          <w:rFonts w:eastAsiaTheme="minorHAnsi"/>
        </w:rPr>
        <w:t xml:space="preserve">demonstrated that variation in watershed slope, elevation, and lake area explained a large proportion of summer stream temperature and sockeye spawn timing in Alaskan streams, highlighting geomorphology’s indirect but powerful role in structuring phenological diversity. </w:t>
      </w:r>
      <w:commentRangeEnd w:id="253"/>
      <w:r w:rsidR="00404921" w:rsidRPr="00613FB6">
        <w:rPr>
          <w:rStyle w:val="CommentReference"/>
        </w:rPr>
        <w:commentReference w:id="253"/>
      </w:r>
      <w:commentRangeEnd w:id="254"/>
      <w:r w:rsidR="007B134F" w:rsidRPr="00613FB6">
        <w:rPr>
          <w:rStyle w:val="CommentReference"/>
        </w:rPr>
        <w:commentReference w:id="254"/>
      </w:r>
      <w:bookmarkStart w:id="263" w:name="_Hlk209701750"/>
      <w:r w:rsidR="008027BA" w:rsidRPr="00613FB6">
        <w:rPr>
          <w:rFonts w:eastAsiaTheme="minorHAnsi"/>
        </w:rPr>
        <w:t xml:space="preserve"> </w:t>
      </w:r>
      <w:bookmarkEnd w:id="263"/>
    </w:p>
    <w:p w14:paraId="213D9965" w14:textId="0BA3990E" w:rsidR="0068026C" w:rsidRPr="00613FB6" w:rsidRDefault="0068026C" w:rsidP="0068026C">
      <w:pPr>
        <w:autoSpaceDE w:val="0"/>
        <w:autoSpaceDN w:val="0"/>
        <w:adjustRightInd w:val="0"/>
        <w:spacing w:line="480" w:lineRule="auto"/>
        <w:ind w:firstLine="720"/>
        <w:rPr>
          <w:rFonts w:eastAsiaTheme="minorHAnsi"/>
        </w:rPr>
      </w:pPr>
      <w:r w:rsidRPr="00613FB6">
        <w:t>T</w:t>
      </w:r>
      <w:r w:rsidRPr="00613FB6">
        <w:rPr>
          <w:rFonts w:eastAsiaTheme="minorHAnsi"/>
        </w:rPr>
        <w:t xml:space="preserve">he </w:t>
      </w:r>
      <w:r w:rsidRPr="00613FB6">
        <w:t xml:space="preserve">Middle Fork Salmon River (Middle Fork) supports </w:t>
      </w:r>
      <w:r w:rsidRPr="00613FB6">
        <w:rPr>
          <w:rFonts w:eastAsiaTheme="minorHAnsi"/>
        </w:rPr>
        <w:t xml:space="preserve">one of the most intensively monitored Chinook salmon </w:t>
      </w:r>
      <w:commentRangeStart w:id="264"/>
      <w:ins w:id="265" w:author="Sparks, Morgan - FS, ID" w:date="2025-10-21T10:09:00Z" w16du:dateUtc="2025-10-21T16:09:00Z">
        <w:r w:rsidR="008012B4">
          <w:rPr>
            <w:rFonts w:eastAsiaTheme="minorHAnsi"/>
          </w:rPr>
          <w:t>populations</w:t>
        </w:r>
      </w:ins>
      <w:commentRangeEnd w:id="264"/>
      <w:ins w:id="266" w:author="Sparks, Morgan - FS, ID" w:date="2025-10-21T10:10:00Z" w16du:dateUtc="2025-10-21T16:10:00Z">
        <w:r w:rsidR="008012B4">
          <w:rPr>
            <w:rStyle w:val="CommentReference"/>
          </w:rPr>
          <w:commentReference w:id="264"/>
        </w:r>
      </w:ins>
      <w:del w:id="267" w:author="Sparks, Morgan - FS, ID" w:date="2025-10-21T10:09:00Z" w16du:dateUtc="2025-10-21T16:09:00Z">
        <w:r w:rsidRPr="00613FB6" w:rsidDel="008012B4">
          <w:rPr>
            <w:rFonts w:eastAsiaTheme="minorHAnsi"/>
          </w:rPr>
          <w:delText>stocks</w:delText>
        </w:r>
      </w:del>
      <w:r w:rsidRPr="00613FB6">
        <w:rPr>
          <w:rFonts w:eastAsiaTheme="minorHAnsi"/>
        </w:rPr>
        <w:t xml:space="preserve"> in the Columbia River Basin. Long-term redd surveys by state, federal, and tribal agencies provide a uniquely rich dataset for examining environmental drivers of spawning phenology. </w:t>
      </w:r>
      <w:r w:rsidR="001648F9" w:rsidRPr="00613FB6">
        <w:t xml:space="preserve">The </w:t>
      </w:r>
      <w:bookmarkStart w:id="268" w:name="_Hlk209702523"/>
      <w:r w:rsidR="001648F9" w:rsidRPr="00613FB6">
        <w:t xml:space="preserve">Middle Fork </w:t>
      </w:r>
      <w:bookmarkEnd w:id="268"/>
      <w:r w:rsidR="001648F9" w:rsidRPr="00613FB6">
        <w:t>supports wild, indigenous Chinook salmon populations unaltered by direct hatchery supplementation (Thurow et al. 2019)</w:t>
      </w:r>
      <w:del w:id="269" w:author="Sparks, Morgan - FS, ID" w:date="2025-10-21T10:10:00Z" w16du:dateUtc="2025-10-21T16:10:00Z">
        <w:r w:rsidR="001648F9" w:rsidRPr="00613FB6" w:rsidDel="008012B4">
          <w:delText>,</w:delText>
        </w:r>
      </w:del>
      <w:r w:rsidR="001648F9" w:rsidRPr="00613FB6">
        <w:t xml:space="preserve"> and the </w:t>
      </w:r>
      <w:r w:rsidR="00795EC1" w:rsidRPr="00613FB6">
        <w:t xml:space="preserve">watershed </w:t>
      </w:r>
      <w:r w:rsidR="001648F9" w:rsidRPr="00613FB6">
        <w:t xml:space="preserve">is managed as a designated wild anadromous fish sanctuary (IDFG 2019). Minimal anthropogenic effects and a geographic size that facilitates natural processes </w:t>
      </w:r>
      <w:r w:rsidRPr="00613FB6">
        <w:t xml:space="preserve">(i.e., </w:t>
      </w:r>
      <w:r w:rsidR="001648F9" w:rsidRPr="00613FB6">
        <w:t xml:space="preserve">wildfire, </w:t>
      </w:r>
      <w:r w:rsidR="001648F9" w:rsidRPr="00613FB6">
        <w:lastRenderedPageBreak/>
        <w:t>floods, debris flows, and snow avalanches</w:t>
      </w:r>
      <w:r w:rsidRPr="00613FB6">
        <w:t>)</w:t>
      </w:r>
      <w:r w:rsidR="001648F9" w:rsidRPr="00613FB6">
        <w:t xml:space="preserve"> ensure generation and maintenance of divers</w:t>
      </w:r>
      <w:r w:rsidRPr="00613FB6">
        <w:t xml:space="preserve">e </w:t>
      </w:r>
      <w:r w:rsidR="001F12AC" w:rsidRPr="00613FB6">
        <w:t>environmental conditions</w:t>
      </w:r>
      <w:r w:rsidR="001648F9" w:rsidRPr="00613FB6">
        <w:t xml:space="preserve"> (Isaak et al. 2003; Thurow 2015). </w:t>
      </w:r>
      <w:r w:rsidR="00906CA3" w:rsidRPr="00613FB6">
        <w:t>These natural processes function relatively unimpeded by humans</w:t>
      </w:r>
      <w:ins w:id="270" w:author="Sparks, Morgan - FS, ID" w:date="2025-10-21T10:11:00Z" w16du:dateUtc="2025-10-21T16:11:00Z">
        <w:r w:rsidR="008012B4">
          <w:t xml:space="preserve"> because of the Wilderness status of the lands encompassing the watershed</w:t>
        </w:r>
      </w:ins>
      <w:ins w:id="271" w:author="Maitland, Bryan - FS, ID" w:date="2025-10-06T10:17:00Z" w16du:dateUtc="2025-10-06T16:17:00Z">
        <w:r w:rsidR="0040762B" w:rsidRPr="00613FB6">
          <w:t>.</w:t>
        </w:r>
      </w:ins>
      <w:r w:rsidR="00906CA3" w:rsidRPr="00613FB6">
        <w:t xml:space="preserve"> </w:t>
      </w:r>
      <w:ins w:id="272" w:author="Maitland, Bryan - FS, ID" w:date="2025-10-06T10:17:00Z" w16du:dateUtc="2025-10-06T16:17:00Z">
        <w:r w:rsidR="0040762B" w:rsidRPr="00613FB6">
          <w:t xml:space="preserve">As a result, </w:t>
        </w:r>
      </w:ins>
      <w:del w:id="273" w:author="Maitland, Bryan - FS, ID" w:date="2025-10-06T10:17:00Z" w16du:dateUtc="2025-10-06T16:17:00Z">
        <w:r w:rsidR="00906CA3" w:rsidRPr="00613FB6" w:rsidDel="0040762B">
          <w:delText xml:space="preserve">so </w:delText>
        </w:r>
      </w:del>
      <w:r w:rsidR="00906CA3" w:rsidRPr="00613FB6">
        <w:t>natal habitats remain diverse, high quality, and connected</w:t>
      </w:r>
      <w:ins w:id="274" w:author="Maitland, Bryan - FS, ID" w:date="2025-10-06T10:15:00Z" w16du:dateUtc="2025-10-06T16:15:00Z">
        <w:r w:rsidR="0040762B" w:rsidRPr="00613FB6">
          <w:t>,</w:t>
        </w:r>
      </w:ins>
      <w:r w:rsidR="00906CA3" w:rsidRPr="00613FB6">
        <w:t xml:space="preserve"> and exotic fishes are relatively uncommon (Thurow 2000; Isaak and Thurow 2006; Thurow 2015). </w:t>
      </w:r>
      <w:commentRangeStart w:id="275"/>
      <w:del w:id="276" w:author="Maitland, Bryan - FS, ID" w:date="2025-10-06T10:18:00Z" w16du:dateUtc="2025-10-06T16:18:00Z">
        <w:r w:rsidRPr="00613FB6" w:rsidDel="0040762B">
          <w:rPr>
            <w:rFonts w:eastAsiaTheme="minorHAnsi"/>
          </w:rPr>
          <w:delText xml:space="preserve">The </w:delText>
        </w:r>
        <w:r w:rsidR="001F12AC" w:rsidRPr="00613FB6" w:rsidDel="0040762B">
          <w:rPr>
            <w:rFonts w:eastAsiaTheme="minorHAnsi"/>
          </w:rPr>
          <w:delText xml:space="preserve">Middle Fork’s </w:delText>
        </w:r>
        <w:r w:rsidRPr="00613FB6" w:rsidDel="0040762B">
          <w:rPr>
            <w:rFonts w:eastAsiaTheme="minorHAnsi"/>
          </w:rPr>
          <w:delText xml:space="preserve">combination of high-quality habitat, extant </w:delText>
        </w:r>
        <w:r w:rsidR="001F12AC" w:rsidRPr="00613FB6" w:rsidDel="0040762B">
          <w:rPr>
            <w:rFonts w:eastAsiaTheme="minorHAnsi"/>
          </w:rPr>
          <w:delText xml:space="preserve">salmon </w:delText>
        </w:r>
        <w:r w:rsidRPr="00613FB6" w:rsidDel="0040762B">
          <w:rPr>
            <w:rFonts w:eastAsiaTheme="minorHAnsi"/>
          </w:rPr>
          <w:delText xml:space="preserve">populations, and </w:delText>
        </w:r>
        <w:r w:rsidR="00EA0AC1" w:rsidRPr="00613FB6" w:rsidDel="0040762B">
          <w:rPr>
            <w:rFonts w:eastAsiaTheme="minorHAnsi"/>
          </w:rPr>
          <w:delText xml:space="preserve">extensive, </w:delText>
        </w:r>
        <w:r w:rsidRPr="00613FB6" w:rsidDel="0040762B">
          <w:rPr>
            <w:rFonts w:eastAsiaTheme="minorHAnsi"/>
          </w:rPr>
          <w:delText xml:space="preserve">detailed spawning records </w:delText>
        </w:r>
        <w:r w:rsidR="00EA0AC1" w:rsidRPr="00613FB6" w:rsidDel="0040762B">
          <w:rPr>
            <w:rFonts w:eastAsiaTheme="minorHAnsi"/>
          </w:rPr>
          <w:delText xml:space="preserve">created </w:delText>
        </w:r>
        <w:r w:rsidRPr="00613FB6" w:rsidDel="0040762B">
          <w:rPr>
            <w:rFonts w:eastAsiaTheme="minorHAnsi"/>
          </w:rPr>
          <w:delText xml:space="preserve">an ideal setting for </w:delText>
        </w:r>
        <w:r w:rsidR="001F12AC" w:rsidRPr="00613FB6" w:rsidDel="0040762B">
          <w:rPr>
            <w:rFonts w:eastAsiaTheme="minorHAnsi"/>
          </w:rPr>
          <w:delText xml:space="preserve">our </w:delText>
        </w:r>
        <w:r w:rsidRPr="00613FB6" w:rsidDel="0040762B">
          <w:rPr>
            <w:rFonts w:eastAsiaTheme="minorHAnsi"/>
          </w:rPr>
          <w:delText>study.</w:delText>
        </w:r>
      </w:del>
      <w:commentRangeEnd w:id="275"/>
      <w:r w:rsidR="0040762B" w:rsidRPr="00613FB6">
        <w:rPr>
          <w:rStyle w:val="CommentReference"/>
        </w:rPr>
        <w:commentReference w:id="275"/>
      </w:r>
    </w:p>
    <w:p w14:paraId="66F8A575" w14:textId="34FE41D3" w:rsidR="00D45784" w:rsidRPr="00613FB6" w:rsidRDefault="005D4DCA" w:rsidP="00EA0AC1">
      <w:pPr>
        <w:spacing w:line="480" w:lineRule="auto"/>
        <w:rPr>
          <w:rFonts w:eastAsiaTheme="minorHAnsi"/>
        </w:rPr>
      </w:pPr>
      <w:commentRangeStart w:id="277"/>
      <w:commentRangeStart w:id="278"/>
      <w:r w:rsidRPr="00613FB6">
        <w:rPr>
          <w:rFonts w:eastAsiaTheme="minorHAnsi"/>
        </w:rPr>
        <w:tab/>
      </w:r>
      <w:bookmarkStart w:id="279" w:name="_Hlk193804933"/>
      <w:commentRangeEnd w:id="277"/>
      <w:r w:rsidR="000D4517" w:rsidRPr="00613FB6">
        <w:rPr>
          <w:rStyle w:val="CommentReference"/>
        </w:rPr>
        <w:commentReference w:id="277"/>
      </w:r>
      <w:commentRangeEnd w:id="278"/>
      <w:r w:rsidR="001F12AC" w:rsidRPr="00613FB6">
        <w:rPr>
          <w:rStyle w:val="CommentReference"/>
        </w:rPr>
        <w:commentReference w:id="278"/>
      </w:r>
      <w:ins w:id="280" w:author="Maitland, Bryan - FS, ID" w:date="2025-10-20T13:21:00Z" w16du:dateUtc="2025-10-20T19:21:00Z">
        <w:del w:id="281" w:author="Sparks, Morgan - FS, ID" w:date="2025-10-21T10:11:00Z" w16du:dateUtc="2025-10-21T16:11:00Z">
          <w:r w:rsidR="00EE26BE" w:rsidDel="008012B4">
            <w:rPr>
              <w:rFonts w:eastAsiaTheme="minorHAnsi"/>
            </w:rPr>
            <w:delText>Building on this framework</w:delText>
          </w:r>
        </w:del>
      </w:ins>
      <w:ins w:id="282" w:author="Sparks, Morgan - FS, ID" w:date="2025-10-21T10:11:00Z" w16du:dateUtc="2025-10-21T16:11:00Z">
        <w:r w:rsidR="008012B4">
          <w:rPr>
            <w:rFonts w:eastAsiaTheme="minorHAnsi"/>
          </w:rPr>
          <w:t>Leveraging this unique system and data</w:t>
        </w:r>
      </w:ins>
      <w:ins w:id="283" w:author="Sparks, Morgan - FS, ID" w:date="2025-10-21T10:12:00Z" w16du:dateUtc="2025-10-21T16:12:00Z">
        <w:r w:rsidR="008012B4">
          <w:rPr>
            <w:rFonts w:eastAsiaTheme="minorHAnsi"/>
          </w:rPr>
          <w:t>set</w:t>
        </w:r>
      </w:ins>
      <w:ins w:id="284" w:author="Maitland, Bryan - FS, ID" w:date="2025-10-20T13:21:00Z" w16du:dateUtc="2025-10-20T19:21:00Z">
        <w:r w:rsidR="00EE26BE">
          <w:rPr>
            <w:rFonts w:eastAsiaTheme="minorHAnsi"/>
          </w:rPr>
          <w:t xml:space="preserve">, </w:t>
        </w:r>
      </w:ins>
      <w:del w:id="285" w:author="Maitland, Bryan - FS, ID" w:date="2025-10-20T13:21:00Z" w16du:dateUtc="2025-10-20T19:21:00Z">
        <w:r w:rsidR="000E1B07" w:rsidRPr="00613FB6" w:rsidDel="00EE26BE">
          <w:rPr>
            <w:rFonts w:eastAsiaTheme="minorHAnsi"/>
          </w:rPr>
          <w:delText xml:space="preserve">Here </w:delText>
        </w:r>
      </w:del>
      <w:r w:rsidR="000E1B07" w:rsidRPr="00613FB6">
        <w:rPr>
          <w:rFonts w:eastAsiaTheme="minorHAnsi"/>
        </w:rPr>
        <w:t>we examine</w:t>
      </w:r>
      <w:ins w:id="286" w:author="Maitland, Bryan - FS, ID" w:date="2025-10-20T13:21:00Z" w16du:dateUtc="2025-10-20T19:21:00Z">
        <w:r w:rsidR="00EE26BE">
          <w:rPr>
            <w:rFonts w:eastAsiaTheme="minorHAnsi"/>
          </w:rPr>
          <w:t>d</w:t>
        </w:r>
      </w:ins>
      <w:r w:rsidR="000E1B07" w:rsidRPr="00613FB6">
        <w:rPr>
          <w:rFonts w:eastAsiaTheme="minorHAnsi"/>
        </w:rPr>
        <w:t xml:space="preserve"> </w:t>
      </w:r>
      <w:r w:rsidR="0056589F" w:rsidRPr="00613FB6">
        <w:rPr>
          <w:rFonts w:eastAsiaTheme="minorHAnsi"/>
        </w:rPr>
        <w:t xml:space="preserve">how </w:t>
      </w:r>
      <w:r w:rsidR="008B5439" w:rsidRPr="00613FB6">
        <w:rPr>
          <w:rFonts w:eastAsiaTheme="minorHAnsi"/>
        </w:rPr>
        <w:t xml:space="preserve">variation in stream </w:t>
      </w:r>
      <w:r w:rsidR="0056589F" w:rsidRPr="00613FB6">
        <w:rPr>
          <w:rFonts w:eastAsiaTheme="minorHAnsi"/>
        </w:rPr>
        <w:t>temperature</w:t>
      </w:r>
      <w:del w:id="287" w:author="Thurow, Russ - FS, ID" w:date="2025-09-25T14:38:00Z" w16du:dateUtc="2025-09-25T20:38:00Z">
        <w:r w:rsidR="0056589F" w:rsidRPr="00613FB6" w:rsidDel="001F12AC">
          <w:rPr>
            <w:rFonts w:eastAsiaTheme="minorHAnsi"/>
          </w:rPr>
          <w:delText xml:space="preserve">, </w:delText>
        </w:r>
        <w:r w:rsidR="008B5439" w:rsidRPr="00613FB6" w:rsidDel="001F12AC">
          <w:rPr>
            <w:rFonts w:eastAsiaTheme="minorHAnsi"/>
          </w:rPr>
          <w:delText xml:space="preserve">geomorphic </w:delText>
        </w:r>
        <w:r w:rsidR="0056589F" w:rsidRPr="00613FB6" w:rsidDel="001F12AC">
          <w:rPr>
            <w:rFonts w:eastAsiaTheme="minorHAnsi"/>
          </w:rPr>
          <w:delText>features,</w:delText>
        </w:r>
      </w:del>
      <w:r w:rsidR="0056589F" w:rsidRPr="00613FB6">
        <w:rPr>
          <w:rFonts w:eastAsiaTheme="minorHAnsi"/>
        </w:rPr>
        <w:t xml:space="preserve"> </w:t>
      </w:r>
      <w:r w:rsidR="00DA39B0" w:rsidRPr="00613FB6">
        <w:rPr>
          <w:rFonts w:eastAsiaTheme="minorHAnsi"/>
        </w:rPr>
        <w:t xml:space="preserve">and </w:t>
      </w:r>
      <w:del w:id="288" w:author="Sparks, Morgan - FS, ID" w:date="2025-10-21T10:12:00Z" w16du:dateUtc="2025-10-21T16:12:00Z">
        <w:r w:rsidR="0056589F" w:rsidRPr="00613FB6" w:rsidDel="008012B4">
          <w:rPr>
            <w:rFonts w:eastAsiaTheme="minorHAnsi"/>
          </w:rPr>
          <w:delText>climatic factors,</w:delText>
        </w:r>
      </w:del>
      <w:ins w:id="289" w:author="Sparks, Morgan - FS, ID" w:date="2025-10-21T10:12:00Z" w16du:dateUtc="2025-10-21T16:12:00Z">
        <w:r w:rsidR="008012B4">
          <w:rPr>
            <w:rFonts w:eastAsiaTheme="minorHAnsi"/>
          </w:rPr>
          <w:t>local habitats</w:t>
        </w:r>
      </w:ins>
      <w:r w:rsidR="0056589F" w:rsidRPr="00613FB6">
        <w:rPr>
          <w:rFonts w:eastAsiaTheme="minorHAnsi"/>
        </w:rPr>
        <w:t xml:space="preserve"> influence Chinook salmon </w:t>
      </w:r>
      <w:r w:rsidR="00DA39B0" w:rsidRPr="00613FB6">
        <w:rPr>
          <w:rFonts w:eastAsiaTheme="minorHAnsi"/>
        </w:rPr>
        <w:t>spawn timing</w:t>
      </w:r>
      <w:r w:rsidR="008B5439" w:rsidRPr="00613FB6">
        <w:rPr>
          <w:rFonts w:eastAsiaTheme="minorHAnsi"/>
        </w:rPr>
        <w:t xml:space="preserve"> across </w:t>
      </w:r>
      <w:ins w:id="290" w:author="Thurow, Russ - FS, ID" w:date="2025-09-25T14:38:00Z" w16du:dateUtc="2025-09-25T20:38:00Z">
        <w:r w:rsidR="001F12AC" w:rsidRPr="00613FB6">
          <w:rPr>
            <w:rFonts w:eastAsiaTheme="minorHAnsi"/>
          </w:rPr>
          <w:t xml:space="preserve">multiple </w:t>
        </w:r>
      </w:ins>
      <w:ins w:id="291" w:author="Thurow, Russ - FS, ID" w:date="2025-09-25T14:39:00Z" w16du:dateUtc="2025-09-25T20:39:00Z">
        <w:r w:rsidR="001F12AC" w:rsidRPr="00613FB6">
          <w:rPr>
            <w:rFonts w:eastAsiaTheme="minorHAnsi"/>
          </w:rPr>
          <w:t xml:space="preserve">years in </w:t>
        </w:r>
      </w:ins>
      <w:ins w:id="292" w:author="Thurow, Russ - FS, ID" w:date="2025-09-25T14:40:00Z" w16du:dateUtc="2025-09-25T20:40:00Z">
        <w:r w:rsidR="00D83333" w:rsidRPr="00613FB6">
          <w:rPr>
            <w:rFonts w:eastAsiaTheme="minorHAnsi"/>
          </w:rPr>
          <w:t xml:space="preserve">several </w:t>
        </w:r>
      </w:ins>
      <w:del w:id="293" w:author="Thurow, Russ - FS, ID" w:date="2025-09-25T14:38:00Z" w16du:dateUtc="2025-09-25T20:38:00Z">
        <w:r w:rsidR="008B5439" w:rsidRPr="00613FB6" w:rsidDel="001F12AC">
          <w:rPr>
            <w:rFonts w:eastAsiaTheme="minorHAnsi"/>
          </w:rPr>
          <w:delText xml:space="preserve">intact </w:delText>
        </w:r>
      </w:del>
      <w:ins w:id="294" w:author="Thurow, Russ - FS, ID" w:date="2025-09-25T14:39:00Z" w16du:dateUtc="2025-09-25T20:39:00Z">
        <w:r w:rsidR="001F12AC" w:rsidRPr="00613FB6">
          <w:rPr>
            <w:rFonts w:eastAsiaTheme="minorHAnsi"/>
          </w:rPr>
          <w:t xml:space="preserve">Middle Fork </w:t>
        </w:r>
      </w:ins>
      <w:r w:rsidR="008B5439" w:rsidRPr="00613FB6">
        <w:rPr>
          <w:rFonts w:eastAsiaTheme="minorHAnsi"/>
        </w:rPr>
        <w:t>tributaries</w:t>
      </w:r>
      <w:del w:id="295" w:author="Maitland, Bryan - FS, ID" w:date="2025-10-20T10:21:00Z" w16du:dateUtc="2025-10-20T16:21:00Z">
        <w:r w:rsidR="008B5439" w:rsidRPr="00613FB6" w:rsidDel="00584FD6">
          <w:rPr>
            <w:rFonts w:eastAsiaTheme="minorHAnsi"/>
          </w:rPr>
          <w:delText xml:space="preserve"> </w:delText>
        </w:r>
      </w:del>
      <w:del w:id="296" w:author="Thurow, Russ - FS, ID" w:date="2025-09-25T14:40:00Z" w16du:dateUtc="2025-09-25T20:40:00Z">
        <w:r w:rsidR="008B5439" w:rsidRPr="00613FB6" w:rsidDel="00D83333">
          <w:rPr>
            <w:rFonts w:eastAsiaTheme="minorHAnsi"/>
          </w:rPr>
          <w:delText>of the Middle Fork Salmon River, Idaho</w:delText>
        </w:r>
      </w:del>
      <w:bookmarkStart w:id="297" w:name="_Hlk195108674"/>
      <w:r w:rsidR="0056589F" w:rsidRPr="00613FB6">
        <w:rPr>
          <w:rFonts w:eastAsiaTheme="minorHAnsi"/>
        </w:rPr>
        <w:t xml:space="preserve">. </w:t>
      </w:r>
      <w:r w:rsidR="00096506" w:rsidRPr="00613FB6">
        <w:rPr>
          <w:rFonts w:eastAsiaTheme="minorHAnsi"/>
        </w:rPr>
        <w:t>C</w:t>
      </w:r>
      <w:r w:rsidR="007E77F4" w:rsidRPr="00613FB6">
        <w:rPr>
          <w:rFonts w:eastAsiaTheme="minorHAnsi"/>
        </w:rPr>
        <w:t>haracterizing variation in natural processes within stream networks and understanding how spatial and temporal variability in physical processes and Pacific salmon interact</w:t>
      </w:r>
      <w:del w:id="298" w:author="Maitland, Bryan - FS, ID" w:date="2025-10-20T10:22:00Z" w16du:dateUtc="2025-10-20T16:22:00Z">
        <w:r w:rsidR="00B86FF7" w:rsidRPr="00613FB6" w:rsidDel="00584FD6">
          <w:rPr>
            <w:rFonts w:eastAsiaTheme="minorHAnsi"/>
          </w:rPr>
          <w:delText>,</w:delText>
        </w:r>
      </w:del>
      <w:r w:rsidR="00B86FF7" w:rsidRPr="00613FB6">
        <w:rPr>
          <w:rFonts w:eastAsiaTheme="minorHAnsi"/>
        </w:rPr>
        <w:t xml:space="preserve"> </w:t>
      </w:r>
      <w:r w:rsidR="00096506" w:rsidRPr="00613FB6">
        <w:rPr>
          <w:rFonts w:eastAsiaTheme="minorHAnsi"/>
        </w:rPr>
        <w:t xml:space="preserve">is critical for establishing </w:t>
      </w:r>
      <w:r w:rsidR="00B86FF7" w:rsidRPr="00613FB6">
        <w:rPr>
          <w:rFonts w:eastAsiaTheme="minorHAnsi"/>
        </w:rPr>
        <w:t xml:space="preserve">recovery targets </w:t>
      </w:r>
      <w:r w:rsidR="007E77F4" w:rsidRPr="00613FB6">
        <w:rPr>
          <w:rFonts w:eastAsiaTheme="minorHAnsi"/>
        </w:rPr>
        <w:t xml:space="preserve">(Bisson et al. 2009) and </w:t>
      </w:r>
      <w:r w:rsidR="00096506" w:rsidRPr="00613FB6">
        <w:rPr>
          <w:rFonts w:eastAsiaTheme="minorHAnsi"/>
        </w:rPr>
        <w:t xml:space="preserve">for evaluating population </w:t>
      </w:r>
      <w:r w:rsidR="007E77F4" w:rsidRPr="00613FB6">
        <w:rPr>
          <w:rFonts w:eastAsiaTheme="minorHAnsi"/>
        </w:rPr>
        <w:t>persistence under changing environmental conditions (</w:t>
      </w:r>
      <w:r w:rsidR="00096506" w:rsidRPr="00613FB6">
        <w:rPr>
          <w:rFonts w:eastAsiaTheme="minorHAnsi"/>
        </w:rPr>
        <w:t>Isaak et al. 2018</w:t>
      </w:r>
      <w:r w:rsidR="007E77F4" w:rsidRPr="00613FB6">
        <w:rPr>
          <w:rFonts w:eastAsiaTheme="minorHAnsi"/>
        </w:rPr>
        <w:t xml:space="preserve">). </w:t>
      </w:r>
      <w:bookmarkEnd w:id="297"/>
      <w:r w:rsidR="00A61C22" w:rsidRPr="00613FB6">
        <w:rPr>
          <w:rFonts w:eastAsiaTheme="minorHAnsi"/>
        </w:rPr>
        <w:t>Our objectives were to: 1)</w:t>
      </w:r>
      <w:r w:rsidR="00A61C22" w:rsidRPr="00613FB6">
        <w:rPr>
          <w:rFonts w:eastAsiaTheme="minorHAnsi"/>
          <w:b/>
          <w:bCs/>
        </w:rPr>
        <w:t xml:space="preserve"> </w:t>
      </w:r>
      <w:r w:rsidR="00A61C22" w:rsidRPr="00613FB6">
        <w:rPr>
          <w:rFonts w:eastAsiaTheme="minorHAnsi"/>
        </w:rPr>
        <w:t xml:space="preserve">compile </w:t>
      </w:r>
      <w:ins w:id="299" w:author="Thurow, Russ - FS, ID" w:date="2025-09-25T14:46:00Z" w16du:dateUtc="2025-09-25T20:46:00Z">
        <w:r w:rsidR="00D83333" w:rsidRPr="00613FB6">
          <w:rPr>
            <w:rFonts w:eastAsiaTheme="minorHAnsi"/>
          </w:rPr>
          <w:t xml:space="preserve">stream </w:t>
        </w:r>
      </w:ins>
      <w:r w:rsidR="008B5439" w:rsidRPr="00613FB6">
        <w:rPr>
          <w:rFonts w:eastAsiaTheme="minorHAnsi"/>
        </w:rPr>
        <w:t xml:space="preserve">reach-scale </w:t>
      </w:r>
      <w:ins w:id="300" w:author="Thurow, Russ - FS, ID" w:date="2025-09-25T14:44:00Z" w16du:dateUtc="2025-09-25T20:44:00Z">
        <w:r w:rsidR="00D83333" w:rsidRPr="00613FB6">
          <w:rPr>
            <w:rFonts w:eastAsiaTheme="minorHAnsi"/>
          </w:rPr>
          <w:t xml:space="preserve">physical attributes and </w:t>
        </w:r>
      </w:ins>
      <w:ins w:id="301" w:author="Thurow, Russ - FS, ID" w:date="2025-09-25T14:43:00Z" w16du:dateUtc="2025-09-25T20:43:00Z">
        <w:r w:rsidR="00D83333" w:rsidRPr="00613FB6">
          <w:rPr>
            <w:rFonts w:eastAsiaTheme="minorHAnsi"/>
          </w:rPr>
          <w:t xml:space="preserve">Chinook salmon </w:t>
        </w:r>
      </w:ins>
      <w:r w:rsidR="00A61C22" w:rsidRPr="00613FB6">
        <w:rPr>
          <w:rFonts w:eastAsiaTheme="minorHAnsi"/>
        </w:rPr>
        <w:t>spawn</w:t>
      </w:r>
      <w:r w:rsidR="008B5439" w:rsidRPr="00613FB6">
        <w:rPr>
          <w:rFonts w:eastAsiaTheme="minorHAnsi"/>
        </w:rPr>
        <w:t xml:space="preserve">ing phenology </w:t>
      </w:r>
      <w:del w:id="302" w:author="Thurow, Russ - FS, ID" w:date="2025-09-25T14:44:00Z" w16du:dateUtc="2025-09-25T20:44:00Z">
        <w:r w:rsidR="008B5439" w:rsidRPr="00613FB6" w:rsidDel="00D83333">
          <w:rPr>
            <w:rFonts w:eastAsiaTheme="minorHAnsi"/>
          </w:rPr>
          <w:delText>and</w:delText>
        </w:r>
        <w:r w:rsidR="00DA39B0" w:rsidRPr="00613FB6" w:rsidDel="00D83333">
          <w:rPr>
            <w:rFonts w:eastAsiaTheme="minorHAnsi"/>
          </w:rPr>
          <w:delText xml:space="preserve"> </w:delText>
        </w:r>
      </w:del>
      <w:del w:id="303" w:author="Thurow, Russ - FS, ID" w:date="2025-09-25T14:43:00Z" w16du:dateUtc="2025-09-25T20:43:00Z">
        <w:r w:rsidR="00DA39B0" w:rsidRPr="00613FB6" w:rsidDel="00D83333">
          <w:rPr>
            <w:rFonts w:eastAsiaTheme="minorHAnsi"/>
          </w:rPr>
          <w:delText xml:space="preserve">and </w:delText>
        </w:r>
      </w:del>
      <w:del w:id="304" w:author="Thurow, Russ - FS, ID" w:date="2025-09-25T14:44:00Z" w16du:dateUtc="2025-09-25T20:44:00Z">
        <w:r w:rsidR="00DA39B0" w:rsidRPr="00613FB6" w:rsidDel="00D83333">
          <w:rPr>
            <w:rFonts w:eastAsiaTheme="minorHAnsi"/>
          </w:rPr>
          <w:delText>physical data for</w:delText>
        </w:r>
        <w:r w:rsidR="00A61C22" w:rsidRPr="00613FB6" w:rsidDel="00D83333">
          <w:rPr>
            <w:rFonts w:eastAsiaTheme="minorHAnsi"/>
          </w:rPr>
          <w:delText xml:space="preserve"> </w:delText>
        </w:r>
        <w:r w:rsidR="008B5439" w:rsidRPr="00613FB6" w:rsidDel="00D83333">
          <w:rPr>
            <w:rFonts w:eastAsiaTheme="minorHAnsi"/>
          </w:rPr>
          <w:delText xml:space="preserve">wild Chinook salmon </w:delText>
        </w:r>
      </w:del>
      <w:r w:rsidR="00A61C22" w:rsidRPr="00613FB6">
        <w:rPr>
          <w:rFonts w:eastAsiaTheme="minorHAnsi"/>
        </w:rPr>
        <w:t>from 2002 to 2005</w:t>
      </w:r>
      <w:r w:rsidR="008B5439" w:rsidRPr="00613FB6">
        <w:rPr>
          <w:rFonts w:eastAsiaTheme="minorHAnsi"/>
        </w:rPr>
        <w:t>,</w:t>
      </w:r>
      <w:r w:rsidR="00A61C22" w:rsidRPr="00613FB6">
        <w:rPr>
          <w:rFonts w:eastAsiaTheme="minorHAnsi"/>
        </w:rPr>
        <w:t xml:space="preserve"> 2) </w:t>
      </w:r>
      <w:r w:rsidR="008B5439" w:rsidRPr="00613FB6">
        <w:rPr>
          <w:rFonts w:eastAsiaTheme="minorHAnsi"/>
        </w:rPr>
        <w:t>summarize variation in</w:t>
      </w:r>
      <w:r w:rsidR="00A61C22" w:rsidRPr="00613FB6">
        <w:rPr>
          <w:rFonts w:eastAsiaTheme="minorHAnsi"/>
        </w:rPr>
        <w:t xml:space="preserve"> spawn timing</w:t>
      </w:r>
      <w:r w:rsidR="008B5439" w:rsidRPr="00613FB6">
        <w:rPr>
          <w:rFonts w:eastAsiaTheme="minorHAnsi"/>
        </w:rPr>
        <w:t xml:space="preserve"> across </w:t>
      </w:r>
      <w:ins w:id="305" w:author="Thurow, Russ - FS, ID" w:date="2025-09-25T14:45:00Z" w16du:dateUtc="2025-09-25T20:45:00Z">
        <w:r w:rsidR="00D83333" w:rsidRPr="00613FB6">
          <w:rPr>
            <w:rFonts w:eastAsiaTheme="minorHAnsi"/>
          </w:rPr>
          <w:t xml:space="preserve">four </w:t>
        </w:r>
      </w:ins>
      <w:r w:rsidR="008B5439" w:rsidRPr="00613FB6">
        <w:rPr>
          <w:rFonts w:eastAsiaTheme="minorHAnsi"/>
        </w:rPr>
        <w:t xml:space="preserve">years </w:t>
      </w:r>
      <w:ins w:id="306" w:author="Thurow, Russ - FS, ID" w:date="2025-09-25T14:46:00Z" w16du:dateUtc="2025-09-25T20:46:00Z">
        <w:r w:rsidR="00D83333" w:rsidRPr="00613FB6">
          <w:rPr>
            <w:rFonts w:eastAsiaTheme="minorHAnsi"/>
          </w:rPr>
          <w:t xml:space="preserve">in eight </w:t>
        </w:r>
      </w:ins>
      <w:del w:id="307" w:author="Thurow, Russ - FS, ID" w:date="2025-09-25T14:46:00Z" w16du:dateUtc="2025-09-25T20:46:00Z">
        <w:r w:rsidR="008B5439" w:rsidRPr="00613FB6" w:rsidDel="00D83333">
          <w:rPr>
            <w:rFonts w:eastAsiaTheme="minorHAnsi"/>
          </w:rPr>
          <w:delText xml:space="preserve">and </w:delText>
        </w:r>
      </w:del>
      <w:r w:rsidR="008B5439" w:rsidRPr="00613FB6">
        <w:rPr>
          <w:rFonts w:eastAsiaTheme="minorHAnsi"/>
        </w:rPr>
        <w:t>streams</w:t>
      </w:r>
      <w:r w:rsidR="005B3C49" w:rsidRPr="00613FB6">
        <w:rPr>
          <w:rFonts w:eastAsiaTheme="minorHAnsi"/>
        </w:rPr>
        <w:t>,</w:t>
      </w:r>
      <w:r w:rsidR="00A61C22" w:rsidRPr="00613FB6">
        <w:rPr>
          <w:rFonts w:eastAsiaTheme="minorHAnsi"/>
        </w:rPr>
        <w:t xml:space="preserve"> and 3) fit a series of linear mixed</w:t>
      </w:r>
      <w:r w:rsidR="005B3C49" w:rsidRPr="00613FB6">
        <w:rPr>
          <w:rFonts w:eastAsiaTheme="minorHAnsi"/>
        </w:rPr>
        <w:t>-effects</w:t>
      </w:r>
      <w:r w:rsidR="00A61C22" w:rsidRPr="00613FB6">
        <w:rPr>
          <w:rFonts w:eastAsiaTheme="minorHAnsi"/>
        </w:rPr>
        <w:t xml:space="preserve"> models to </w:t>
      </w:r>
      <w:r w:rsidR="005B3C49" w:rsidRPr="00613FB6">
        <w:rPr>
          <w:rFonts w:eastAsiaTheme="minorHAnsi"/>
        </w:rPr>
        <w:t>identify</w:t>
      </w:r>
      <w:ins w:id="308" w:author="Maitland, Bryan - FS, ID" w:date="2025-10-06T10:19:00Z" w16du:dateUtc="2025-10-06T16:19:00Z">
        <w:r w:rsidR="0040762B" w:rsidRPr="00613FB6">
          <w:rPr>
            <w:rFonts w:eastAsiaTheme="minorHAnsi"/>
          </w:rPr>
          <w:t xml:space="preserve"> assoc</w:t>
        </w:r>
      </w:ins>
      <w:ins w:id="309" w:author="Maitland, Bryan - FS, ID" w:date="2025-10-06T10:20:00Z" w16du:dateUtc="2025-10-06T16:20:00Z">
        <w:r w:rsidR="0040762B" w:rsidRPr="00613FB6">
          <w:rPr>
            <w:rFonts w:eastAsiaTheme="minorHAnsi"/>
          </w:rPr>
          <w:t>iations among</w:t>
        </w:r>
      </w:ins>
      <w:r w:rsidR="005B3C49" w:rsidRPr="00613FB6">
        <w:rPr>
          <w:rFonts w:eastAsiaTheme="minorHAnsi"/>
        </w:rPr>
        <w:t xml:space="preserve"> </w:t>
      </w:r>
      <w:r w:rsidR="00A61C22" w:rsidRPr="00613FB6">
        <w:rPr>
          <w:rFonts w:eastAsiaTheme="minorHAnsi"/>
        </w:rPr>
        <w:t xml:space="preserve">environmental </w:t>
      </w:r>
      <w:del w:id="310" w:author="Maitland, Bryan - FS, ID" w:date="2025-10-06T10:20:00Z" w16du:dateUtc="2025-10-06T16:20:00Z">
        <w:r w:rsidR="005B3C49" w:rsidRPr="00613FB6" w:rsidDel="0040762B">
          <w:rPr>
            <w:rFonts w:eastAsiaTheme="minorHAnsi"/>
          </w:rPr>
          <w:delText xml:space="preserve">predictors </w:delText>
        </w:r>
      </w:del>
      <w:ins w:id="311" w:author="Maitland, Bryan - FS, ID" w:date="2025-10-06T10:20:00Z" w16du:dateUtc="2025-10-06T16:20:00Z">
        <w:r w:rsidR="0040762B" w:rsidRPr="00613FB6">
          <w:rPr>
            <w:rFonts w:eastAsiaTheme="minorHAnsi"/>
          </w:rPr>
          <w:t xml:space="preserve">covariates </w:t>
        </w:r>
      </w:ins>
      <w:del w:id="312" w:author="Maitland, Bryan - FS, ID" w:date="2025-10-06T10:20:00Z" w16du:dateUtc="2025-10-06T16:20:00Z">
        <w:r w:rsidR="005B3C49" w:rsidRPr="00613FB6" w:rsidDel="0040762B">
          <w:rPr>
            <w:rFonts w:eastAsiaTheme="minorHAnsi"/>
          </w:rPr>
          <w:delText xml:space="preserve">of </w:delText>
        </w:r>
      </w:del>
      <w:ins w:id="313" w:author="Maitland, Bryan - FS, ID" w:date="2025-10-06T10:20:00Z" w16du:dateUtc="2025-10-06T16:20:00Z">
        <w:r w:rsidR="0040762B" w:rsidRPr="00613FB6">
          <w:rPr>
            <w:rFonts w:eastAsiaTheme="minorHAnsi"/>
          </w:rPr>
          <w:t xml:space="preserve">and </w:t>
        </w:r>
      </w:ins>
      <w:r w:rsidR="005B3C49" w:rsidRPr="00613FB6">
        <w:rPr>
          <w:rFonts w:eastAsiaTheme="minorHAnsi"/>
        </w:rPr>
        <w:t>spawn timing</w:t>
      </w:r>
      <w:bookmarkStart w:id="314" w:name="_Hlk201855794"/>
      <w:bookmarkEnd w:id="279"/>
      <w:r w:rsidR="00EA0AC1" w:rsidRPr="00613FB6">
        <w:rPr>
          <w:rFonts w:eastAsiaTheme="minorHAnsi"/>
        </w:rPr>
        <w:t>.</w:t>
      </w:r>
    </w:p>
    <w:p w14:paraId="15C7AB61" w14:textId="77777777" w:rsidR="00EA0AC1" w:rsidRPr="00613FB6" w:rsidRDefault="00EA0AC1" w:rsidP="00EA0AC1">
      <w:pPr>
        <w:spacing w:line="480" w:lineRule="auto"/>
      </w:pPr>
    </w:p>
    <w:p w14:paraId="41E21784" w14:textId="3E15D77D" w:rsidR="00F60F08" w:rsidRPr="00613FB6" w:rsidRDefault="00DA1EED" w:rsidP="00EA0AC1">
      <w:pPr>
        <w:spacing w:line="480" w:lineRule="auto"/>
        <w:rPr>
          <w:b/>
          <w:sz w:val="28"/>
          <w:szCs w:val="28"/>
        </w:rPr>
      </w:pPr>
      <w:del w:id="315" w:author="Maitland, Bryan - FS, ID" w:date="2025-10-21T14:02:00Z" w16du:dateUtc="2025-10-21T20:02:00Z">
        <w:r w:rsidRPr="00613FB6" w:rsidDel="00CD6A4D">
          <w:rPr>
            <w:b/>
            <w:sz w:val="28"/>
            <w:szCs w:val="28"/>
          </w:rPr>
          <w:delText xml:space="preserve">2. </w:delText>
        </w:r>
      </w:del>
      <w:r w:rsidR="00F60F08" w:rsidRPr="00613FB6">
        <w:rPr>
          <w:b/>
          <w:sz w:val="28"/>
          <w:szCs w:val="28"/>
        </w:rPr>
        <w:t>Methods</w:t>
      </w:r>
    </w:p>
    <w:bookmarkEnd w:id="314"/>
    <w:p w14:paraId="1C6AC96C" w14:textId="4A248A3D" w:rsidR="00541EB9" w:rsidRPr="00CD6A4D" w:rsidRDefault="00DA1EED" w:rsidP="00EA0AC1">
      <w:pPr>
        <w:autoSpaceDE w:val="0"/>
        <w:autoSpaceDN w:val="0"/>
        <w:adjustRightInd w:val="0"/>
        <w:spacing w:line="480" w:lineRule="auto"/>
        <w:rPr>
          <w:rFonts w:eastAsiaTheme="minorHAnsi"/>
          <w:b/>
          <w:bCs/>
          <w:i/>
          <w:iCs/>
          <w:rPrChange w:id="316" w:author="Maitland, Bryan - FS, ID" w:date="2025-10-21T14:02:00Z" w16du:dateUtc="2025-10-21T20:02:00Z">
            <w:rPr>
              <w:rFonts w:eastAsiaTheme="minorHAnsi"/>
              <w:b/>
              <w:bCs/>
            </w:rPr>
          </w:rPrChange>
        </w:rPr>
      </w:pPr>
      <w:commentRangeStart w:id="317"/>
      <w:commentRangeStart w:id="318"/>
      <w:commentRangeStart w:id="319"/>
      <w:del w:id="320" w:author="Maitland, Bryan - FS, ID" w:date="2025-10-21T14:02:00Z" w16du:dateUtc="2025-10-21T20:02:00Z">
        <w:r w:rsidRPr="00613FB6" w:rsidDel="00CD6A4D">
          <w:rPr>
            <w:rFonts w:eastAsiaTheme="minorHAnsi"/>
            <w:b/>
            <w:bCs/>
          </w:rPr>
          <w:delText>2.1</w:delText>
        </w:r>
        <w:r w:rsidRPr="00CD6A4D" w:rsidDel="00CD6A4D">
          <w:rPr>
            <w:rFonts w:eastAsiaTheme="minorHAnsi"/>
            <w:b/>
            <w:bCs/>
            <w:i/>
            <w:iCs/>
            <w:rPrChange w:id="321" w:author="Maitland, Bryan - FS, ID" w:date="2025-10-21T14:02:00Z" w16du:dateUtc="2025-10-21T20:02:00Z">
              <w:rPr>
                <w:rFonts w:eastAsiaTheme="minorHAnsi"/>
                <w:b/>
                <w:bCs/>
              </w:rPr>
            </w:rPrChange>
          </w:rPr>
          <w:delText xml:space="preserve"> </w:delText>
        </w:r>
      </w:del>
      <w:r w:rsidR="00541EB9" w:rsidRPr="00CD6A4D">
        <w:rPr>
          <w:rFonts w:eastAsiaTheme="minorHAnsi"/>
          <w:b/>
          <w:bCs/>
          <w:i/>
          <w:iCs/>
          <w:rPrChange w:id="322" w:author="Maitland, Bryan - FS, ID" w:date="2025-10-21T14:02:00Z" w16du:dateUtc="2025-10-21T20:02:00Z">
            <w:rPr>
              <w:rFonts w:eastAsiaTheme="minorHAnsi"/>
              <w:b/>
              <w:bCs/>
            </w:rPr>
          </w:rPrChange>
        </w:rPr>
        <w:t>Study Area</w:t>
      </w:r>
      <w:commentRangeEnd w:id="317"/>
      <w:r w:rsidR="004C7EC1" w:rsidRPr="00CD6A4D">
        <w:rPr>
          <w:rStyle w:val="CommentReference"/>
          <w:i/>
          <w:iCs/>
          <w:rPrChange w:id="323" w:author="Maitland, Bryan - FS, ID" w:date="2025-10-21T14:02:00Z" w16du:dateUtc="2025-10-21T20:02:00Z">
            <w:rPr>
              <w:rStyle w:val="CommentReference"/>
            </w:rPr>
          </w:rPrChange>
        </w:rPr>
        <w:commentReference w:id="317"/>
      </w:r>
      <w:commentRangeEnd w:id="318"/>
      <w:r w:rsidR="00D45784" w:rsidRPr="00CD6A4D">
        <w:rPr>
          <w:rStyle w:val="CommentReference"/>
          <w:i/>
          <w:iCs/>
          <w:rPrChange w:id="324" w:author="Maitland, Bryan - FS, ID" w:date="2025-10-21T14:02:00Z" w16du:dateUtc="2025-10-21T20:02:00Z">
            <w:rPr>
              <w:rStyle w:val="CommentReference"/>
            </w:rPr>
          </w:rPrChange>
        </w:rPr>
        <w:commentReference w:id="318"/>
      </w:r>
      <w:commentRangeEnd w:id="319"/>
      <w:r w:rsidR="009C0DBE" w:rsidRPr="00CD6A4D">
        <w:rPr>
          <w:rStyle w:val="CommentReference"/>
          <w:i/>
          <w:iCs/>
          <w:rPrChange w:id="325" w:author="Maitland, Bryan - FS, ID" w:date="2025-10-21T14:02:00Z" w16du:dateUtc="2025-10-21T20:02:00Z">
            <w:rPr>
              <w:rStyle w:val="CommentReference"/>
            </w:rPr>
          </w:rPrChange>
        </w:rPr>
        <w:commentReference w:id="319"/>
      </w:r>
    </w:p>
    <w:p w14:paraId="5B5DC390" w14:textId="72182406" w:rsidR="00352C8A" w:rsidRPr="00613FB6" w:rsidDel="00030DA4" w:rsidRDefault="0021521C" w:rsidP="00B86FF7">
      <w:pPr>
        <w:spacing w:line="480" w:lineRule="auto"/>
        <w:rPr>
          <w:del w:id="326" w:author="Maitland, Bryan - FS, ID" w:date="2025-10-20T13:05:00Z" w16du:dateUtc="2025-10-20T19:05:00Z"/>
        </w:rPr>
      </w:pPr>
      <w:r w:rsidRPr="00613FB6">
        <w:t xml:space="preserve">The Middle Fork drains </w:t>
      </w:r>
      <w:r w:rsidR="005362EA" w:rsidRPr="00613FB6">
        <w:t>~</w:t>
      </w:r>
      <w:r w:rsidRPr="00613FB6">
        <w:t>7,3</w:t>
      </w:r>
      <w:ins w:id="327" w:author="Thurow, Russ - FS, ID" w:date="2025-09-25T14:57:00Z" w16du:dateUtc="2025-09-25T20:57:00Z">
        <w:r w:rsidR="00B3512D" w:rsidRPr="00613FB6">
          <w:t>3</w:t>
        </w:r>
      </w:ins>
      <w:del w:id="328" w:author="Thurow, Russ - FS, ID" w:date="2025-09-25T14:57:00Z" w16du:dateUtc="2025-09-25T20:57:00Z">
        <w:r w:rsidR="00D45784" w:rsidRPr="00613FB6" w:rsidDel="00B3512D">
          <w:delText>0</w:delText>
        </w:r>
      </w:del>
      <w:r w:rsidRPr="00613FB6">
        <w:t>0 km</w:t>
      </w:r>
      <w:r w:rsidRPr="00613FB6">
        <w:rPr>
          <w:vertAlign w:val="superscript"/>
        </w:rPr>
        <w:t>2</w:t>
      </w:r>
      <w:r w:rsidRPr="00613FB6">
        <w:t xml:space="preserve"> of </w:t>
      </w:r>
      <w:commentRangeStart w:id="329"/>
      <w:del w:id="330" w:author="Thurow, Russ - FS, ID" w:date="2025-09-25T14:58:00Z" w16du:dateUtc="2025-09-25T20:58:00Z">
        <w:r w:rsidR="005362EA" w:rsidRPr="00613FB6" w:rsidDel="00B3512D">
          <w:delText xml:space="preserve">mountainous </w:delText>
        </w:r>
      </w:del>
      <w:commentRangeEnd w:id="329"/>
      <w:r w:rsidR="0040762B" w:rsidRPr="00613FB6">
        <w:rPr>
          <w:rStyle w:val="CommentReference"/>
        </w:rPr>
        <w:commentReference w:id="329"/>
      </w:r>
      <w:r w:rsidR="005362EA" w:rsidRPr="00613FB6">
        <w:t>terrain</w:t>
      </w:r>
      <w:ins w:id="331" w:author="Thurow, Russ - FS, ID" w:date="2025-09-25T14:59:00Z" w16du:dateUtc="2025-09-25T20:59:00Z">
        <w:r w:rsidR="00B3512D" w:rsidRPr="00613FB6">
          <w:t>, predominantly</w:t>
        </w:r>
      </w:ins>
      <w:r w:rsidR="005362EA" w:rsidRPr="00613FB6">
        <w:t xml:space="preserve"> </w:t>
      </w:r>
      <w:r w:rsidR="00D45784" w:rsidRPr="00613FB6">
        <w:t xml:space="preserve">within the </w:t>
      </w:r>
      <w:r w:rsidRPr="00613FB6">
        <w:t>Frank Church River of No Return Wilderness</w:t>
      </w:r>
      <w:ins w:id="332" w:author="Thurow, Russ - FS, ID" w:date="2025-09-25T15:01:00Z" w16du:dateUtc="2025-09-25T21:01:00Z">
        <w:r w:rsidR="00B2333C" w:rsidRPr="00613FB6">
          <w:t>,</w:t>
        </w:r>
      </w:ins>
      <w:r w:rsidR="005362EA" w:rsidRPr="00613FB6">
        <w:t xml:space="preserve"> </w:t>
      </w:r>
      <w:r w:rsidR="00D45784" w:rsidRPr="00613FB6">
        <w:t xml:space="preserve">and is one of eight original National Wild and Scenic Rivers designated in 1968 </w:t>
      </w:r>
      <w:r w:rsidR="005362EA" w:rsidRPr="00613FB6">
        <w:t>(</w:t>
      </w:r>
      <w:r w:rsidR="00D45784" w:rsidRPr="00613FB6">
        <w:rPr>
          <w:rPrChange w:id="333" w:author="Maitland, Bryan - FS, ID" w:date="2025-10-20T12:46:00Z" w16du:dateUtc="2025-10-20T18:46:00Z">
            <w:rPr>
              <w:highlight w:val="green"/>
            </w:rPr>
          </w:rPrChange>
        </w:rPr>
        <w:t>Figure 1</w:t>
      </w:r>
      <w:r w:rsidR="00D45784" w:rsidRPr="00613FB6">
        <w:t xml:space="preserve">; </w:t>
      </w:r>
      <w:r w:rsidR="005362EA" w:rsidRPr="00613FB6">
        <w:t>NWSRS 2016)</w:t>
      </w:r>
      <w:r w:rsidRPr="00613FB6">
        <w:t xml:space="preserve">. From its </w:t>
      </w:r>
      <w:r w:rsidR="005362EA" w:rsidRPr="00613FB6">
        <w:t>headwaters</w:t>
      </w:r>
      <w:del w:id="334" w:author="Thurow, Russ - FS, ID" w:date="2025-09-25T15:01:00Z" w16du:dateUtc="2025-09-25T21:01:00Z">
        <w:r w:rsidR="005362EA" w:rsidRPr="00613FB6" w:rsidDel="00B2333C">
          <w:delText xml:space="preserve"> </w:delText>
        </w:r>
        <w:r w:rsidRPr="00613FB6" w:rsidDel="00B2333C">
          <w:delText>at the confluence of Bear Valley and Marsh Creeks</w:delText>
        </w:r>
      </w:del>
      <w:del w:id="335" w:author="Maitland, Bryan - FS, ID" w:date="2025-10-06T10:22:00Z" w16du:dateUtc="2025-10-06T16:22:00Z">
        <w:r w:rsidRPr="00613FB6" w:rsidDel="0040762B">
          <w:delText>,</w:delText>
        </w:r>
      </w:del>
      <w:r w:rsidRPr="00613FB6">
        <w:t xml:space="preserve"> the </w:t>
      </w:r>
      <w:r w:rsidR="00E25881" w:rsidRPr="00613FB6">
        <w:t>Middle Fork</w:t>
      </w:r>
      <w:r w:rsidRPr="00613FB6">
        <w:t xml:space="preserve"> flows 171 km </w:t>
      </w:r>
      <w:r w:rsidR="005362EA" w:rsidRPr="00613FB6">
        <w:t xml:space="preserve">before </w:t>
      </w:r>
      <w:r w:rsidRPr="00613FB6">
        <w:t>join</w:t>
      </w:r>
      <w:r w:rsidR="005362EA" w:rsidRPr="00613FB6">
        <w:t>ing</w:t>
      </w:r>
      <w:r w:rsidRPr="00613FB6">
        <w:t xml:space="preserve"> the Salmon River </w:t>
      </w:r>
      <w:r w:rsidR="00D45784" w:rsidRPr="00613FB6">
        <w:t xml:space="preserve">near </w:t>
      </w:r>
      <w:r w:rsidRPr="00613FB6">
        <w:t>Salmon, Idaho</w:t>
      </w:r>
      <w:r w:rsidR="00D45784" w:rsidRPr="00613FB6">
        <w:t xml:space="preserve"> (USFS 1998; Minshall et al. 1981; Thurow 2000; Thurow et al. 2019). Approximately 800 km of mainstem and tributary habitat are accessible to </w:t>
      </w:r>
      <w:r w:rsidR="00D45784" w:rsidRPr="00613FB6">
        <w:lastRenderedPageBreak/>
        <w:t xml:space="preserve">Chinook salmon (Mallet 1974; Thurow 1985). </w:t>
      </w:r>
      <w:ins w:id="336" w:author="Maitland, Bryan - FS, ID" w:date="2025-10-06T10:22:00Z" w16du:dateUtc="2025-10-06T16:22:00Z">
        <w:r w:rsidR="0040762B" w:rsidRPr="00613FB6">
          <w:t xml:space="preserve">Detailed study area information </w:t>
        </w:r>
      </w:ins>
      <w:ins w:id="337" w:author="Maitland, Bryan - FS, ID" w:date="2025-10-06T10:23:00Z" w16du:dateUtc="2025-10-06T16:23:00Z">
        <w:r w:rsidR="0040762B" w:rsidRPr="00613FB6">
          <w:t xml:space="preserve">can be found in </w:t>
        </w:r>
      </w:ins>
      <w:ins w:id="338" w:author="Thurow, Russ - FS, ID" w:date="2025-09-25T15:06:00Z" w16du:dateUtc="2025-09-25T21:06:00Z">
        <w:r w:rsidR="00B2333C" w:rsidRPr="00613FB6">
          <w:t>Minshall et al. (1981), Thurow (2000), Servheen et al. (2001), and Thurow et al. (2019)</w:t>
        </w:r>
        <w:del w:id="339" w:author="Maitland, Bryan - FS, ID" w:date="2025-10-06T10:23:00Z" w16du:dateUtc="2025-10-06T16:23:00Z">
          <w:r w:rsidR="00B2333C" w:rsidRPr="00613FB6" w:rsidDel="0040762B">
            <w:delText xml:space="preserve"> provide more detailed study area descriptions</w:delText>
          </w:r>
        </w:del>
        <w:r w:rsidR="00B2333C" w:rsidRPr="00613FB6">
          <w:t>.</w:t>
        </w:r>
      </w:ins>
    </w:p>
    <w:p w14:paraId="6BFBF397" w14:textId="352B591F" w:rsidR="00AE2F22" w:rsidRPr="00613FB6" w:rsidDel="00B813EE" w:rsidRDefault="00AE2F22" w:rsidP="000C552A">
      <w:pPr>
        <w:spacing w:line="480" w:lineRule="auto"/>
        <w:rPr>
          <w:del w:id="340" w:author="Maitland, Bryan - FS, ID" w:date="2025-10-20T12:26:00Z" w16du:dateUtc="2025-10-20T18:26:00Z"/>
        </w:rPr>
      </w:pPr>
    </w:p>
    <w:p w14:paraId="3FA38F0F" w14:textId="5B06CD95" w:rsidR="0021521C" w:rsidRPr="00613FB6" w:rsidRDefault="00B2333C">
      <w:pPr>
        <w:spacing w:line="480" w:lineRule="auto"/>
        <w:rPr>
          <w:rFonts w:eastAsiaTheme="minorHAnsi"/>
          <w:b/>
          <w:bCs/>
        </w:rPr>
        <w:pPrChange w:id="341" w:author="Maitland, Bryan - FS, ID" w:date="2025-10-20T13:05:00Z" w16du:dateUtc="2025-10-20T19:05:00Z">
          <w:pPr>
            <w:autoSpaceDE w:val="0"/>
            <w:autoSpaceDN w:val="0"/>
            <w:adjustRightInd w:val="0"/>
          </w:pPr>
        </w:pPrChange>
      </w:pPr>
      <w:ins w:id="342" w:author="Thurow, Russ - FS, ID" w:date="2025-09-25T15:06:00Z" w16du:dateUtc="2025-09-25T21:06:00Z">
        <w:del w:id="343" w:author="Maitland, Bryan - FS, ID" w:date="2025-10-20T12:26:00Z" w16du:dateUtc="2025-10-20T18:26:00Z">
          <w:r w:rsidRPr="00613FB6" w:rsidDel="00B813EE">
            <w:delText xml:space="preserve">illustrating </w:delText>
          </w:r>
        </w:del>
      </w:ins>
      <w:ins w:id="344" w:author="Thurow, Russ - FS, ID" w:date="2025-09-25T15:07:00Z" w16du:dateUtc="2025-09-25T21:07:00Z">
        <w:del w:id="345" w:author="Maitland, Bryan - FS, ID" w:date="2025-10-06T10:42:00Z" w16du:dateUtc="2025-10-06T16:42:00Z">
          <w:r w:rsidRPr="00613FB6" w:rsidDel="00787EC5">
            <w:delText xml:space="preserve">stream reaches with </w:delText>
          </w:r>
        </w:del>
      </w:ins>
      <w:ins w:id="346" w:author="Thurow, Russ - FS, ID" w:date="2025-09-25T15:38:00Z" w16du:dateUtc="2025-09-25T21:38:00Z">
        <w:del w:id="347" w:author="Maitland, Bryan - FS, ID" w:date="2025-10-20T12:26:00Z" w16du:dateUtc="2025-10-20T18:26:00Z">
          <w:r w:rsidR="00BE6D60" w:rsidRPr="00613FB6" w:rsidDel="00B813EE">
            <w:delText xml:space="preserve">georeferenced </w:delText>
          </w:r>
        </w:del>
      </w:ins>
      <w:commentRangeStart w:id="348"/>
      <w:commentRangeStart w:id="349"/>
      <w:commentRangeEnd w:id="348"/>
      <w:del w:id="350" w:author="Maitland, Bryan - FS, ID" w:date="2025-10-20T12:26:00Z" w16du:dateUtc="2025-10-20T18:26:00Z">
        <w:r w:rsidR="003601F0" w:rsidRPr="00613FB6" w:rsidDel="00B813EE">
          <w:rPr>
            <w:rStyle w:val="CommentReference"/>
          </w:rPr>
          <w:commentReference w:id="348"/>
        </w:r>
        <w:commentRangeEnd w:id="349"/>
        <w:r w:rsidR="00787EC5" w:rsidRPr="00613FB6" w:rsidDel="00B813EE">
          <w:rPr>
            <w:rStyle w:val="CommentReference"/>
          </w:rPr>
          <w:commentReference w:id="349"/>
        </w:r>
      </w:del>
    </w:p>
    <w:p w14:paraId="3E4EF20D" w14:textId="471F2719" w:rsidR="007F4349" w:rsidRPr="00613FB6" w:rsidRDefault="009D1B20" w:rsidP="00795EC1">
      <w:pPr>
        <w:autoSpaceDE w:val="0"/>
        <w:autoSpaceDN w:val="0"/>
        <w:adjustRightInd w:val="0"/>
        <w:spacing w:line="480" w:lineRule="auto"/>
        <w:ind w:firstLine="720"/>
        <w:rPr>
          <w:ins w:id="351" w:author="Thurow, Russ - FS, ID" w:date="2025-09-25T15:53:00Z"/>
          <w:rFonts w:eastAsiaTheme="minorHAnsi"/>
        </w:rPr>
      </w:pPr>
      <w:ins w:id="352" w:author="Thurow, Russ - FS, ID" w:date="2025-09-25T15:20:00Z" w16du:dateUtc="2025-09-25T21:20:00Z">
        <w:r w:rsidRPr="00613FB6">
          <w:rPr>
            <w:rFonts w:eastAsiaTheme="minorHAnsi"/>
          </w:rPr>
          <w:t xml:space="preserve">Adult </w:t>
        </w:r>
      </w:ins>
      <w:ins w:id="353" w:author="Thurow, Russ - FS, ID" w:date="2025-09-25T15:12:00Z" w16du:dateUtc="2025-09-25T21:12:00Z">
        <w:r w:rsidR="00B2333C" w:rsidRPr="00613FB6">
          <w:rPr>
            <w:rFonts w:eastAsiaTheme="minorHAnsi"/>
          </w:rPr>
          <w:t>C</w:t>
        </w:r>
      </w:ins>
      <w:ins w:id="354" w:author="Thurow, Russ - FS, ID" w:date="2025-09-25T15:11:00Z" w16du:dateUtc="2025-09-25T21:11:00Z">
        <w:r w:rsidR="00B2333C" w:rsidRPr="00613FB6">
          <w:rPr>
            <w:rFonts w:eastAsiaTheme="minorHAnsi"/>
          </w:rPr>
          <w:t xml:space="preserve">hinook salmon </w:t>
        </w:r>
      </w:ins>
      <w:r w:rsidR="00CF2F98" w:rsidRPr="00613FB6">
        <w:rPr>
          <w:rFonts w:eastAsiaTheme="minorHAnsi"/>
        </w:rPr>
        <w:t>migrate from the Pacific Ocean up the Columbia and Snake rivers to spawn</w:t>
      </w:r>
      <w:r w:rsidRPr="00613FB6">
        <w:rPr>
          <w:rFonts w:eastAsiaTheme="minorHAnsi"/>
        </w:rPr>
        <w:t xml:space="preserve"> in the Middle Fork</w:t>
      </w:r>
      <w:r w:rsidR="00CF2F98" w:rsidRPr="00613FB6">
        <w:rPr>
          <w:rFonts w:eastAsiaTheme="minorHAnsi"/>
        </w:rPr>
        <w:t xml:space="preserve">, typically arriving in </w:t>
      </w:r>
      <w:ins w:id="355" w:author="Thurow, Russ - FS, ID" w:date="2025-09-25T15:21:00Z" w16du:dateUtc="2025-09-25T21:21:00Z">
        <w:r w:rsidRPr="00613FB6">
          <w:rPr>
            <w:rFonts w:eastAsiaTheme="minorHAnsi"/>
          </w:rPr>
          <w:t xml:space="preserve">early </w:t>
        </w:r>
      </w:ins>
      <w:del w:id="356" w:author="Thurow, Russ - FS, ID" w:date="2025-09-25T15:21:00Z" w16du:dateUtc="2025-09-25T21:21:00Z">
        <w:r w:rsidR="00CF2F98" w:rsidRPr="00613FB6" w:rsidDel="009D1B20">
          <w:rPr>
            <w:rFonts w:eastAsiaTheme="minorHAnsi"/>
          </w:rPr>
          <w:delText>mid</w:delText>
        </w:r>
      </w:del>
      <w:r w:rsidR="00CF2F98" w:rsidRPr="00613FB6">
        <w:rPr>
          <w:rFonts w:eastAsiaTheme="minorHAnsi"/>
        </w:rPr>
        <w:t xml:space="preserve">summer and spawning from late July </w:t>
      </w:r>
      <w:ins w:id="357" w:author="Thurow, Russ - FS, ID" w:date="2025-09-25T15:12:00Z" w16du:dateUtc="2025-09-25T21:12:00Z">
        <w:r w:rsidRPr="00613FB6">
          <w:rPr>
            <w:rFonts w:eastAsiaTheme="minorHAnsi"/>
          </w:rPr>
          <w:t>to mid-</w:t>
        </w:r>
      </w:ins>
      <w:ins w:id="358" w:author="Maitland, Bryan - FS, ID" w:date="2025-09-24T11:58:00Z">
        <w:del w:id="359" w:author="Thurow, Russ - FS, ID" w:date="2025-09-25T15:13:00Z" w16du:dateUtc="2025-09-25T21:13:00Z">
          <w:r w:rsidR="00CF2F98" w:rsidRPr="00613FB6" w:rsidDel="009D1B20">
            <w:rPr>
              <w:rFonts w:eastAsiaTheme="minorHAnsi"/>
            </w:rPr>
            <w:delText xml:space="preserve">through </w:delText>
          </w:r>
        </w:del>
      </w:ins>
      <w:r w:rsidR="00CF2F98" w:rsidRPr="00613FB6">
        <w:rPr>
          <w:rFonts w:eastAsiaTheme="minorHAnsi"/>
        </w:rPr>
        <w:t xml:space="preserve">September. </w:t>
      </w:r>
      <w:ins w:id="360" w:author="Thurow, Russ - FS, ID" w:date="2025-09-25T15:13:00Z" w16du:dateUtc="2025-09-25T21:13:00Z">
        <w:r w:rsidRPr="00613FB6">
          <w:rPr>
            <w:rFonts w:eastAsiaTheme="minorHAnsi"/>
          </w:rPr>
          <w:t xml:space="preserve">Salmon </w:t>
        </w:r>
      </w:ins>
      <w:ins w:id="361" w:author="Maitland, Bryan - FS, ID" w:date="2025-09-24T11:58:00Z">
        <w:del w:id="362" w:author="Thurow, Russ - FS, ID" w:date="2025-09-25T15:13:00Z" w16du:dateUtc="2025-09-25T21:13:00Z">
          <w:r w:rsidR="00CF2F98" w:rsidRPr="00613FB6" w:rsidDel="009D1B20">
            <w:rPr>
              <w:rFonts w:eastAsiaTheme="minorHAnsi"/>
            </w:rPr>
            <w:delText xml:space="preserve">Chinook </w:delText>
          </w:r>
        </w:del>
      </w:ins>
      <w:r w:rsidR="00CF2F98" w:rsidRPr="00613FB6">
        <w:rPr>
          <w:rFonts w:eastAsiaTheme="minorHAnsi"/>
        </w:rPr>
        <w:t xml:space="preserve">in this system express a stream-type life history, with </w:t>
      </w:r>
      <w:ins w:id="363" w:author="Thurow, Russ - FS, ID" w:date="2025-09-25T15:16:00Z" w16du:dateUtc="2025-09-25T21:16:00Z">
        <w:r w:rsidRPr="00613FB6">
          <w:rPr>
            <w:rFonts w:eastAsiaTheme="minorHAnsi"/>
          </w:rPr>
          <w:t xml:space="preserve">most </w:t>
        </w:r>
      </w:ins>
      <w:r w:rsidR="00CF2F98" w:rsidRPr="00613FB6">
        <w:rPr>
          <w:rFonts w:eastAsiaTheme="minorHAnsi"/>
        </w:rPr>
        <w:t xml:space="preserve">juveniles rearing for </w:t>
      </w:r>
      <w:ins w:id="364" w:author="Thurow, Russ - FS, ID" w:date="2025-09-25T15:13:00Z" w16du:dateUtc="2025-09-25T21:13:00Z">
        <w:r w:rsidRPr="00613FB6">
          <w:rPr>
            <w:rFonts w:eastAsiaTheme="minorHAnsi"/>
          </w:rPr>
          <w:t xml:space="preserve">one </w:t>
        </w:r>
      </w:ins>
      <w:ins w:id="365" w:author="Maitland, Bryan - FS, ID" w:date="2025-09-24T11:58:00Z">
        <w:del w:id="366" w:author="Thurow, Russ - FS, ID" w:date="2025-09-25T15:13:00Z" w16du:dateUtc="2025-09-25T21:13:00Z">
          <w:r w:rsidR="00CF2F98" w:rsidRPr="00613FB6" w:rsidDel="009D1B20">
            <w:rPr>
              <w:rFonts w:eastAsiaTheme="minorHAnsi"/>
            </w:rPr>
            <w:delText xml:space="preserve">a full </w:delText>
          </w:r>
        </w:del>
      </w:ins>
      <w:r w:rsidR="00CF2F98" w:rsidRPr="00613FB6">
        <w:rPr>
          <w:rFonts w:eastAsiaTheme="minorHAnsi"/>
        </w:rPr>
        <w:t xml:space="preserve">year in freshwater before outmigration (Healey 1991). </w:t>
      </w:r>
      <w:ins w:id="367" w:author="Thurow, Russ - FS, ID" w:date="2025-09-25T15:16:00Z" w16du:dateUtc="2025-09-25T21:16:00Z">
        <w:r w:rsidRPr="00613FB6">
          <w:rPr>
            <w:rFonts w:eastAsiaTheme="minorHAnsi"/>
          </w:rPr>
          <w:t xml:space="preserve">However, fish exhibit </w:t>
        </w:r>
      </w:ins>
      <w:ins w:id="368" w:author="Thurow, Russ - FS, ID" w:date="2025-09-25T15:23:00Z" w16du:dateUtc="2025-09-25T21:23:00Z">
        <w:r w:rsidR="003601F0" w:rsidRPr="00613FB6">
          <w:rPr>
            <w:rFonts w:eastAsiaTheme="minorHAnsi"/>
          </w:rPr>
          <w:t xml:space="preserve">multiple </w:t>
        </w:r>
      </w:ins>
      <w:ins w:id="369" w:author="Thurow, Russ - FS, ID" w:date="2025-09-25T15:17:00Z" w16du:dateUtc="2025-09-25T21:17:00Z">
        <w:r w:rsidRPr="00613FB6">
          <w:rPr>
            <w:rFonts w:eastAsiaTheme="minorHAnsi"/>
          </w:rPr>
          <w:t xml:space="preserve">freshwater </w:t>
        </w:r>
      </w:ins>
      <w:ins w:id="370" w:author="Thurow, Russ - FS, ID" w:date="2025-09-25T15:21:00Z" w16du:dateUtc="2025-09-25T21:21:00Z">
        <w:r w:rsidRPr="00613FB6">
          <w:rPr>
            <w:rFonts w:eastAsiaTheme="minorHAnsi"/>
          </w:rPr>
          <w:t xml:space="preserve">(age 0-2) </w:t>
        </w:r>
      </w:ins>
      <w:ins w:id="371" w:author="Thurow, Russ - FS, ID" w:date="2025-09-25T15:17:00Z" w16du:dateUtc="2025-09-25T21:17:00Z">
        <w:r w:rsidRPr="00613FB6">
          <w:rPr>
            <w:rFonts w:eastAsiaTheme="minorHAnsi"/>
          </w:rPr>
          <w:t xml:space="preserve">and saltwater </w:t>
        </w:r>
      </w:ins>
      <w:ins w:id="372" w:author="Thurow, Russ - FS, ID" w:date="2025-09-25T15:21:00Z" w16du:dateUtc="2025-09-25T21:21:00Z">
        <w:r w:rsidRPr="00613FB6">
          <w:rPr>
            <w:rFonts w:eastAsiaTheme="minorHAnsi"/>
          </w:rPr>
          <w:t>(</w:t>
        </w:r>
      </w:ins>
      <w:ins w:id="373" w:author="Sparks, Morgan - FS, ID" w:date="2025-10-21T10:17:00Z" w16du:dateUtc="2025-10-21T16:17:00Z">
        <w:r w:rsidR="008012B4">
          <w:rPr>
            <w:rFonts w:eastAsiaTheme="minorHAnsi"/>
          </w:rPr>
          <w:t>1</w:t>
        </w:r>
      </w:ins>
      <w:ins w:id="374" w:author="Thurow, Russ - FS, ID" w:date="2025-09-25T15:22:00Z" w16du:dateUtc="2025-09-25T21:22:00Z">
        <w:del w:id="375" w:author="Sparks, Morgan - FS, ID" w:date="2025-10-21T10:17:00Z" w16du:dateUtc="2025-10-21T16:17:00Z">
          <w:r w:rsidRPr="00613FB6" w:rsidDel="008012B4">
            <w:rPr>
              <w:rFonts w:eastAsiaTheme="minorHAnsi"/>
            </w:rPr>
            <w:delText>0</w:delText>
          </w:r>
        </w:del>
        <w:r w:rsidRPr="00613FB6">
          <w:rPr>
            <w:rFonts w:eastAsiaTheme="minorHAnsi"/>
          </w:rPr>
          <w:t xml:space="preserve">-5) </w:t>
        </w:r>
      </w:ins>
      <w:ins w:id="376" w:author="Thurow, Russ - FS, ID" w:date="2025-09-25T15:17:00Z" w16du:dateUtc="2025-09-25T21:17:00Z">
        <w:r w:rsidRPr="00613FB6">
          <w:rPr>
            <w:rFonts w:eastAsiaTheme="minorHAnsi"/>
          </w:rPr>
          <w:t>age</w:t>
        </w:r>
      </w:ins>
      <w:ins w:id="377" w:author="Thurow, Russ - FS, ID" w:date="2025-09-25T15:34:00Z" w16du:dateUtc="2025-09-25T21:34:00Z">
        <w:r w:rsidR="0055152A" w:rsidRPr="00613FB6">
          <w:rPr>
            <w:rFonts w:eastAsiaTheme="minorHAnsi"/>
          </w:rPr>
          <w:t>s</w:t>
        </w:r>
      </w:ins>
      <w:ins w:id="378" w:author="Thurow, Russ - FS, ID" w:date="2025-09-25T15:23:00Z" w16du:dateUtc="2025-09-25T21:23:00Z">
        <w:r w:rsidR="003601F0" w:rsidRPr="00613FB6">
          <w:rPr>
            <w:rFonts w:eastAsiaTheme="minorHAnsi"/>
          </w:rPr>
          <w:t xml:space="preserve">, in addition to </w:t>
        </w:r>
      </w:ins>
      <w:ins w:id="379" w:author="Thurow, Russ - FS, ID" w:date="2025-09-25T15:24:00Z" w16du:dateUtc="2025-09-25T21:24:00Z">
        <w:r w:rsidR="003601F0" w:rsidRPr="00613FB6">
          <w:rPr>
            <w:rFonts w:eastAsiaTheme="minorHAnsi"/>
          </w:rPr>
          <w:t xml:space="preserve">non-migrating </w:t>
        </w:r>
      </w:ins>
      <w:ins w:id="380" w:author="Thurow, Russ - FS, ID" w:date="2025-09-25T15:23:00Z" w16du:dateUtc="2025-09-25T21:23:00Z">
        <w:r w:rsidR="003601F0" w:rsidRPr="00613FB6">
          <w:rPr>
            <w:rFonts w:eastAsiaTheme="minorHAnsi"/>
          </w:rPr>
          <w:t>precocial males</w:t>
        </w:r>
      </w:ins>
      <w:ins w:id="381" w:author="Thurow, Russ - FS, ID" w:date="2025-09-25T15:17:00Z" w16du:dateUtc="2025-09-25T21:17:00Z">
        <w:r w:rsidRPr="00613FB6">
          <w:rPr>
            <w:rFonts w:eastAsiaTheme="minorHAnsi"/>
          </w:rPr>
          <w:t xml:space="preserve"> (</w:t>
        </w:r>
        <w:proofErr w:type="spellStart"/>
        <w:r w:rsidRPr="00613FB6">
          <w:rPr>
            <w:rFonts w:eastAsiaTheme="minorHAnsi"/>
          </w:rPr>
          <w:t>Gebhards</w:t>
        </w:r>
      </w:ins>
      <w:proofErr w:type="spellEnd"/>
      <w:ins w:id="382" w:author="Thurow, Russ - FS, ID" w:date="2025-09-25T15:22:00Z" w16du:dateUtc="2025-09-25T21:22:00Z">
        <w:r w:rsidRPr="00613FB6">
          <w:rPr>
            <w:rFonts w:eastAsiaTheme="minorHAnsi"/>
          </w:rPr>
          <w:t xml:space="preserve"> 1960; </w:t>
        </w:r>
      </w:ins>
      <w:ins w:id="383" w:author="Thurow, Russ - FS, ID" w:date="2025-09-25T15:22:00Z">
        <w:r w:rsidRPr="00613FB6">
          <w:rPr>
            <w:rFonts w:eastAsiaTheme="minorHAnsi"/>
          </w:rPr>
          <w:t>James et al. 1998</w:t>
        </w:r>
      </w:ins>
      <w:ins w:id="384" w:author="Thurow, Russ - FS, ID" w:date="2025-09-25T15:23:00Z" w16du:dateUtc="2025-09-25T21:23:00Z">
        <w:r w:rsidRPr="00613FB6">
          <w:rPr>
            <w:rFonts w:eastAsiaTheme="minorHAnsi"/>
          </w:rPr>
          <w:t xml:space="preserve">; </w:t>
        </w:r>
      </w:ins>
      <w:ins w:id="385" w:author="Thurow, Russ - FS, ID" w:date="2025-09-25T15:22:00Z">
        <w:r w:rsidRPr="00613FB6">
          <w:rPr>
            <w:rFonts w:eastAsiaTheme="minorHAnsi"/>
          </w:rPr>
          <w:t xml:space="preserve">Copeland </w:t>
        </w:r>
      </w:ins>
      <w:ins w:id="386" w:author="Thurow, Russ - FS, ID" w:date="2025-09-25T15:23:00Z" w16du:dateUtc="2025-09-25T21:23:00Z">
        <w:r w:rsidRPr="00613FB6">
          <w:rPr>
            <w:rFonts w:eastAsiaTheme="minorHAnsi"/>
          </w:rPr>
          <w:t xml:space="preserve">and </w:t>
        </w:r>
      </w:ins>
      <w:ins w:id="387" w:author="Thurow, Russ - FS, ID" w:date="2025-09-25T15:22:00Z">
        <w:r w:rsidRPr="00613FB6">
          <w:rPr>
            <w:rFonts w:eastAsiaTheme="minorHAnsi"/>
          </w:rPr>
          <w:t>Venditti 2009)</w:t>
        </w:r>
      </w:ins>
      <w:ins w:id="388" w:author="Thurow, Russ - FS, ID" w:date="2025-09-25T15:24:00Z" w16du:dateUtc="2025-09-25T21:24:00Z">
        <w:r w:rsidR="003601F0" w:rsidRPr="00613FB6">
          <w:rPr>
            <w:rFonts w:eastAsiaTheme="minorHAnsi"/>
          </w:rPr>
          <w:t xml:space="preserve">. </w:t>
        </w:r>
      </w:ins>
      <w:r w:rsidR="00CF2F98" w:rsidRPr="00613FB6">
        <w:rPr>
          <w:rFonts w:eastAsiaTheme="minorHAnsi"/>
        </w:rPr>
        <w:t xml:space="preserve">Observations suggest that early-arriving adults tend to spawn at higher elevations and later arrivals </w:t>
      </w:r>
      <w:ins w:id="389" w:author="Thurow, Russ - FS, ID" w:date="2025-09-25T15:57:00Z" w16du:dateUtc="2025-09-25T21:57:00Z">
        <w:r w:rsidR="00795EC1" w:rsidRPr="00613FB6">
          <w:rPr>
            <w:rFonts w:eastAsiaTheme="minorHAnsi"/>
          </w:rPr>
          <w:t xml:space="preserve">spawn progressively </w:t>
        </w:r>
      </w:ins>
      <w:r w:rsidR="00CF2F98" w:rsidRPr="00613FB6">
        <w:rPr>
          <w:rFonts w:eastAsiaTheme="minorHAnsi"/>
        </w:rPr>
        <w:t xml:space="preserve">lower in the basin (Fulton 1968; </w:t>
      </w:r>
      <w:proofErr w:type="spellStart"/>
      <w:r w:rsidR="00CF2F98" w:rsidRPr="00613FB6">
        <w:rPr>
          <w:rFonts w:eastAsiaTheme="minorHAnsi"/>
        </w:rPr>
        <w:t>Gebhards</w:t>
      </w:r>
      <w:proofErr w:type="spellEnd"/>
      <w:r w:rsidR="00CF2F98" w:rsidRPr="00613FB6">
        <w:rPr>
          <w:rFonts w:eastAsiaTheme="minorHAnsi"/>
        </w:rPr>
        <w:t xml:space="preserve"> 1959; IDFG 1992; Parkhurst 1950)</w:t>
      </w:r>
      <w:ins w:id="390" w:author="Thurow, Russ - FS, ID" w:date="2025-09-25T15:53:00Z" w16du:dateUtc="2025-09-25T21:53:00Z">
        <w:r w:rsidR="007F4349" w:rsidRPr="00613FB6">
          <w:rPr>
            <w:rFonts w:eastAsiaTheme="minorHAnsi"/>
          </w:rPr>
          <w:t xml:space="preserve">. </w:t>
        </w:r>
      </w:ins>
      <w:ins w:id="391" w:author="Thurow, Russ - FS, ID" w:date="2025-09-25T15:54:00Z" w16du:dateUtc="2025-09-25T21:54:00Z">
        <w:del w:id="392" w:author="Sparks, Morgan - FS, ID" w:date="2025-10-21T10:18:00Z" w16du:dateUtc="2025-10-21T16:18:00Z">
          <w:r w:rsidR="00795EC1" w:rsidRPr="00613FB6" w:rsidDel="008012B4">
            <w:rPr>
              <w:rFonts w:eastAsiaTheme="minorHAnsi"/>
            </w:rPr>
            <w:delText>Al</w:delText>
          </w:r>
        </w:del>
      </w:ins>
      <w:del w:id="393" w:author="Sparks, Morgan - FS, ID" w:date="2025-10-21T10:18:00Z" w16du:dateUtc="2025-10-21T16:18:00Z">
        <w:r w:rsidR="00CF2F98" w:rsidRPr="00613FB6" w:rsidDel="008012B4">
          <w:rPr>
            <w:rFonts w:eastAsiaTheme="minorHAnsi"/>
          </w:rPr>
          <w:delText xml:space="preserve">, though </w:delText>
        </w:r>
      </w:del>
      <w:ins w:id="394" w:author="Thurow, Russ - FS, ID" w:date="2025-09-25T15:55:00Z" w16du:dateUtc="2025-09-25T21:55:00Z">
        <w:del w:id="395" w:author="Sparks, Morgan - FS, ID" w:date="2025-10-21T10:18:00Z" w16du:dateUtc="2025-10-21T16:18:00Z">
          <w:r w:rsidR="00795EC1" w:rsidRPr="00613FB6" w:rsidDel="008012B4">
            <w:rPr>
              <w:rFonts w:eastAsiaTheme="minorHAnsi"/>
            </w:rPr>
            <w:delText xml:space="preserve">microsatellite analyses fail to </w:delText>
          </w:r>
        </w:del>
      </w:ins>
      <w:del w:id="396" w:author="Sparks, Morgan - FS, ID" w:date="2025-10-21T10:18:00Z" w16du:dateUtc="2025-10-21T16:18:00Z">
        <w:r w:rsidR="00CF2F98" w:rsidRPr="00613FB6" w:rsidDel="008012B4">
          <w:rPr>
            <w:rFonts w:eastAsiaTheme="minorHAnsi"/>
          </w:rPr>
          <w:delText>genetic confirmation of this phenotypic variation</w:delText>
        </w:r>
      </w:del>
      <w:ins w:id="397" w:author="Thurow, Russ - FS, ID" w:date="2025-09-25T15:55:00Z" w16du:dateUtc="2025-09-25T21:55:00Z">
        <w:del w:id="398" w:author="Sparks, Morgan - FS, ID" w:date="2025-10-21T10:18:00Z" w16du:dateUtc="2025-10-21T16:18:00Z">
          <w:r w:rsidR="00795EC1" w:rsidRPr="00613FB6" w:rsidDel="008012B4">
            <w:rPr>
              <w:rFonts w:eastAsiaTheme="minorHAnsi"/>
            </w:rPr>
            <w:delText xml:space="preserve">, </w:delText>
          </w:r>
        </w:del>
      </w:ins>
      <w:del w:id="399" w:author="Sparks, Morgan - FS, ID" w:date="2025-10-21T10:18:00Z" w16du:dateUtc="2025-10-21T16:18:00Z">
        <w:r w:rsidR="00CF2F98" w:rsidRPr="00613FB6" w:rsidDel="008012B4">
          <w:rPr>
            <w:rFonts w:eastAsiaTheme="minorHAnsi"/>
          </w:rPr>
          <w:delText xml:space="preserve"> is lacking </w:delText>
        </w:r>
      </w:del>
      <w:ins w:id="400" w:author="Thurow, Russ - FS, ID" w:date="2025-09-25T15:56:00Z" w16du:dateUtc="2025-09-25T21:56:00Z">
        <w:del w:id="401" w:author="Sparks, Morgan - FS, ID" w:date="2025-10-21T10:18:00Z" w16du:dateUtc="2025-10-21T16:18:00Z">
          <w:r w:rsidR="00795EC1" w:rsidRPr="00613FB6" w:rsidDel="008012B4">
            <w:rPr>
              <w:rFonts w:eastAsiaTheme="minorHAnsi"/>
            </w:rPr>
            <w:delText xml:space="preserve">new genomic techniques </w:delText>
          </w:r>
        </w:del>
      </w:ins>
      <w:ins w:id="402" w:author="Thurow, Russ - FS, ID" w:date="2025-09-25T15:58:00Z" w16du:dateUtc="2025-09-25T21:58:00Z">
        <w:del w:id="403" w:author="Sparks, Morgan - FS, ID" w:date="2025-10-21T10:18:00Z" w16du:dateUtc="2025-10-21T16:18:00Z">
          <w:r w:rsidR="00795EC1" w:rsidRPr="00613FB6" w:rsidDel="008012B4">
            <w:rPr>
              <w:rFonts w:eastAsiaTheme="minorHAnsi"/>
            </w:rPr>
            <w:delText>(</w:delText>
          </w:r>
        </w:del>
      </w:ins>
      <w:ins w:id="404" w:author="Thurow, Russ - FS, ID" w:date="2025-09-25T15:56:00Z" w16du:dateUtc="2025-09-25T21:56:00Z">
        <w:del w:id="405" w:author="Sparks, Morgan - FS, ID" w:date="2025-10-21T10:18:00Z" w16du:dateUtc="2025-10-21T16:18:00Z">
          <w:r w:rsidR="00795EC1" w:rsidRPr="00613FB6" w:rsidDel="008012B4">
            <w:rPr>
              <w:rFonts w:eastAsiaTheme="minorHAnsi"/>
            </w:rPr>
            <w:delText>based on known functions of identified genes</w:delText>
          </w:r>
        </w:del>
      </w:ins>
      <w:ins w:id="406" w:author="Thurow, Russ - FS, ID" w:date="2025-09-25T15:58:00Z" w16du:dateUtc="2025-09-25T21:58:00Z">
        <w:del w:id="407" w:author="Sparks, Morgan - FS, ID" w:date="2025-10-21T10:18:00Z" w16du:dateUtc="2025-10-21T16:18:00Z">
          <w:r w:rsidR="00795EC1" w:rsidRPr="00613FB6" w:rsidDel="008012B4">
            <w:rPr>
              <w:rFonts w:eastAsiaTheme="minorHAnsi"/>
            </w:rPr>
            <w:delText>)</w:delText>
          </w:r>
        </w:del>
      </w:ins>
      <w:ins w:id="408" w:author="Thurow, Russ - FS, ID" w:date="2025-09-25T15:56:00Z" w16du:dateUtc="2025-09-25T21:56:00Z">
        <w:del w:id="409" w:author="Sparks, Morgan - FS, ID" w:date="2025-10-21T10:18:00Z" w16du:dateUtc="2025-10-21T16:18:00Z">
          <w:r w:rsidR="00795EC1" w:rsidRPr="00613FB6" w:rsidDel="008012B4">
            <w:rPr>
              <w:rFonts w:eastAsiaTheme="minorHAnsi"/>
            </w:rPr>
            <w:delText xml:space="preserve"> h</w:delText>
          </w:r>
        </w:del>
      </w:ins>
      <w:ins w:id="410" w:author="Thurow, Russ - FS, ID" w:date="2025-09-25T22:32:00Z" w16du:dateUtc="2025-09-26T04:32:00Z">
        <w:del w:id="411" w:author="Sparks, Morgan - FS, ID" w:date="2025-10-21T10:18:00Z" w16du:dateUtc="2025-10-21T16:18:00Z">
          <w:r w:rsidR="00BE2AE6" w:rsidRPr="00613FB6" w:rsidDel="008012B4">
            <w:rPr>
              <w:rFonts w:eastAsiaTheme="minorHAnsi"/>
            </w:rPr>
            <w:delText xml:space="preserve">ave potential </w:delText>
          </w:r>
        </w:del>
      </w:ins>
      <w:ins w:id="412" w:author="Thurow, Russ - FS, ID" w:date="2025-09-25T15:56:00Z" w16du:dateUtc="2025-09-25T21:56:00Z">
        <w:del w:id="413" w:author="Sparks, Morgan - FS, ID" w:date="2025-10-21T10:18:00Z" w16du:dateUtc="2025-10-21T16:18:00Z">
          <w:r w:rsidR="00795EC1" w:rsidRPr="00613FB6" w:rsidDel="008012B4">
            <w:rPr>
              <w:rFonts w:eastAsiaTheme="minorHAnsi"/>
            </w:rPr>
            <w:delText xml:space="preserve">for </w:delText>
          </w:r>
        </w:del>
      </w:ins>
      <w:ins w:id="414" w:author="Thurow, Russ - FS, ID" w:date="2025-09-25T15:57:00Z" w16du:dateUtc="2025-09-25T21:57:00Z">
        <w:del w:id="415" w:author="Sparks, Morgan - FS, ID" w:date="2025-10-21T10:18:00Z" w16du:dateUtc="2025-10-21T16:18:00Z">
          <w:r w:rsidR="00795EC1" w:rsidRPr="00613FB6" w:rsidDel="008012B4">
            <w:rPr>
              <w:rFonts w:eastAsiaTheme="minorHAnsi"/>
            </w:rPr>
            <w:delText xml:space="preserve">future analyses </w:delText>
          </w:r>
        </w:del>
      </w:ins>
      <w:del w:id="416" w:author="Sparks, Morgan - FS, ID" w:date="2025-10-21T10:18:00Z" w16du:dateUtc="2025-10-21T16:18:00Z">
        <w:r w:rsidR="00CF2F98" w:rsidRPr="00613FB6" w:rsidDel="008012B4">
          <w:rPr>
            <w:rFonts w:eastAsiaTheme="minorHAnsi"/>
          </w:rPr>
          <w:delText>(</w:delText>
        </w:r>
        <w:r w:rsidR="00CF2F98" w:rsidRPr="00613FB6" w:rsidDel="008012B4">
          <w:rPr>
            <w:rFonts w:eastAsiaTheme="minorHAnsi"/>
            <w:i/>
            <w:iCs/>
          </w:rPr>
          <w:delText>H</w:delText>
        </w:r>
      </w:del>
      <w:ins w:id="417" w:author="Thurow, Russ - FS, ID" w:date="2025-09-28T18:20:00Z" w16du:dateUtc="2025-09-29T00:20:00Z">
        <w:del w:id="418" w:author="Sparks, Morgan - FS, ID" w:date="2025-10-21T10:18:00Z" w16du:dateUtc="2025-10-21T16:18:00Z">
          <w:r w:rsidR="00E921E0" w:rsidRPr="00613FB6" w:rsidDel="008012B4">
            <w:rPr>
              <w:rFonts w:eastAsiaTheme="minorHAnsi"/>
              <w:i/>
              <w:iCs/>
            </w:rPr>
            <w:delText>elen</w:delText>
          </w:r>
        </w:del>
      </w:ins>
      <w:del w:id="419" w:author="Sparks, Morgan - FS, ID" w:date="2025-10-21T10:18:00Z" w16du:dateUtc="2025-10-21T16:18:00Z">
        <w:r w:rsidR="00CF2F98" w:rsidRPr="00613FB6" w:rsidDel="008012B4">
          <w:rPr>
            <w:rFonts w:eastAsiaTheme="minorHAnsi"/>
            <w:i/>
            <w:iCs/>
          </w:rPr>
          <w:delText>. Neville, pers</w:delText>
        </w:r>
      </w:del>
      <w:ins w:id="420" w:author="Thurow, Russ - FS, ID" w:date="2025-09-28T18:21:00Z" w16du:dateUtc="2025-09-29T00:21:00Z">
        <w:del w:id="421" w:author="Sparks, Morgan - FS, ID" w:date="2025-10-21T10:18:00Z" w16du:dateUtc="2025-10-21T16:18:00Z">
          <w:r w:rsidR="00E921E0" w:rsidRPr="00613FB6" w:rsidDel="008012B4">
            <w:rPr>
              <w:rFonts w:eastAsiaTheme="minorHAnsi"/>
              <w:i/>
              <w:iCs/>
            </w:rPr>
            <w:delText>onal</w:delText>
          </w:r>
        </w:del>
      </w:ins>
      <w:del w:id="422" w:author="Sparks, Morgan - FS, ID" w:date="2025-10-21T10:18:00Z" w16du:dateUtc="2025-10-21T16:18:00Z">
        <w:r w:rsidR="00CF2F98" w:rsidRPr="00613FB6" w:rsidDel="008012B4">
          <w:rPr>
            <w:rFonts w:eastAsiaTheme="minorHAnsi"/>
            <w:i/>
            <w:iCs/>
          </w:rPr>
          <w:delText>. comm</w:delText>
        </w:r>
      </w:del>
      <w:ins w:id="423" w:author="Thurow, Russ - FS, ID" w:date="2025-09-28T18:21:00Z" w16du:dateUtc="2025-09-29T00:21:00Z">
        <w:del w:id="424" w:author="Sparks, Morgan - FS, ID" w:date="2025-10-21T10:18:00Z" w16du:dateUtc="2025-10-21T16:18:00Z">
          <w:r w:rsidR="00E921E0" w:rsidRPr="00613FB6" w:rsidDel="008012B4">
            <w:rPr>
              <w:rFonts w:eastAsiaTheme="minorHAnsi"/>
              <w:i/>
              <w:iCs/>
            </w:rPr>
            <w:delText>unication</w:delText>
          </w:r>
        </w:del>
      </w:ins>
      <w:del w:id="425" w:author="Sparks, Morgan - FS, ID" w:date="2025-10-21T10:18:00Z" w16du:dateUtc="2025-10-21T16:18:00Z">
        <w:r w:rsidR="00CF2F98" w:rsidRPr="00613FB6" w:rsidDel="008012B4">
          <w:rPr>
            <w:rFonts w:eastAsiaTheme="minorHAnsi"/>
          </w:rPr>
          <w:delText>.).</w:delText>
        </w:r>
      </w:del>
    </w:p>
    <w:p w14:paraId="67229DA2" w14:textId="1C0E535D" w:rsidR="00CF2F98" w:rsidRPr="00EE26BE" w:rsidDel="00EE26BE" w:rsidRDefault="00CF2F98">
      <w:pPr>
        <w:autoSpaceDE w:val="0"/>
        <w:autoSpaceDN w:val="0"/>
        <w:adjustRightInd w:val="0"/>
        <w:spacing w:line="480" w:lineRule="auto"/>
        <w:ind w:firstLine="720"/>
        <w:rPr>
          <w:del w:id="426" w:author="Maitland, Bryan - FS, ID" w:date="2025-10-20T13:14:00Z" w16du:dateUtc="2025-10-20T19:14:00Z"/>
          <w:rFonts w:eastAsiaTheme="minorHAnsi"/>
        </w:rPr>
      </w:pPr>
      <w:r w:rsidRPr="00613FB6">
        <w:rPr>
          <w:rFonts w:eastAsiaTheme="minorHAnsi"/>
        </w:rPr>
        <w:t>Despite</w:t>
      </w:r>
      <w:ins w:id="427" w:author="Maitland, Bryan - FS, ID" w:date="2025-10-06T10:48:00Z" w16du:dateUtc="2025-10-06T16:48:00Z">
        <w:r w:rsidR="00787EC5" w:rsidRPr="00613FB6">
          <w:rPr>
            <w:rFonts w:eastAsiaTheme="minorHAnsi"/>
          </w:rPr>
          <w:t xml:space="preserve"> the Middle Fork’s</w:t>
        </w:r>
      </w:ins>
      <w:r w:rsidRPr="00613FB6">
        <w:rPr>
          <w:rFonts w:eastAsiaTheme="minorHAnsi"/>
        </w:rPr>
        <w:t xml:space="preserve"> </w:t>
      </w:r>
      <w:ins w:id="428" w:author="Thurow, Russ - FS, ID" w:date="2025-09-25T15:27:00Z" w16du:dateUtc="2025-09-25T21:27:00Z">
        <w:del w:id="429" w:author="Maitland, Bryan - FS, ID" w:date="2025-10-06T10:48:00Z" w16du:dateUtc="2025-10-06T16:48:00Z">
          <w:r w:rsidR="003601F0" w:rsidRPr="00613FB6" w:rsidDel="00787EC5">
            <w:rPr>
              <w:rFonts w:eastAsiaTheme="minorHAnsi"/>
            </w:rPr>
            <w:delText xml:space="preserve">its </w:delText>
          </w:r>
        </w:del>
        <w:r w:rsidR="003601F0" w:rsidRPr="00613FB6">
          <w:rPr>
            <w:rFonts w:eastAsiaTheme="minorHAnsi"/>
          </w:rPr>
          <w:t>quality</w:t>
        </w:r>
      </w:ins>
      <w:ins w:id="430" w:author="Sparks, Morgan - FS, ID" w:date="2025-10-21T10:19:00Z" w16du:dateUtc="2025-10-21T16:19:00Z">
        <w:r w:rsidR="008012B4">
          <w:rPr>
            <w:rFonts w:eastAsiaTheme="minorHAnsi"/>
          </w:rPr>
          <w:t xml:space="preserve"> of</w:t>
        </w:r>
      </w:ins>
      <w:ins w:id="431" w:author="Thurow, Russ - FS, ID" w:date="2025-09-25T15:29:00Z" w16du:dateUtc="2025-09-25T21:29:00Z">
        <w:del w:id="432" w:author="Sparks, Morgan - FS, ID" w:date="2025-10-21T10:19:00Z" w16du:dateUtc="2025-10-21T16:19:00Z">
          <w:r w:rsidR="003601F0" w:rsidRPr="00613FB6" w:rsidDel="008012B4">
            <w:rPr>
              <w:rFonts w:eastAsiaTheme="minorHAnsi"/>
            </w:rPr>
            <w:delText>,</w:delText>
          </w:r>
        </w:del>
        <w:r w:rsidR="003601F0" w:rsidRPr="00613FB6">
          <w:rPr>
            <w:rFonts w:eastAsiaTheme="minorHAnsi"/>
          </w:rPr>
          <w:t xml:space="preserve"> connected </w:t>
        </w:r>
      </w:ins>
      <w:ins w:id="433" w:author="Thurow, Russ - FS, ID" w:date="2025-09-25T15:27:00Z" w16du:dateUtc="2025-09-25T21:27:00Z">
        <w:r w:rsidR="003601F0" w:rsidRPr="00613FB6">
          <w:rPr>
            <w:rFonts w:eastAsiaTheme="minorHAnsi"/>
          </w:rPr>
          <w:t>habitat</w:t>
        </w:r>
      </w:ins>
      <w:ins w:id="434" w:author="Maitland, Bryan - FS, ID" w:date="2025-10-06T10:49:00Z" w16du:dateUtc="2025-10-06T16:49:00Z">
        <w:r w:rsidR="00787EC5" w:rsidRPr="00613FB6">
          <w:rPr>
            <w:rFonts w:eastAsiaTheme="minorHAnsi"/>
          </w:rPr>
          <w:t>s</w:t>
        </w:r>
      </w:ins>
      <w:ins w:id="435" w:author="Thurow, Russ - FS, ID" w:date="2025-09-25T15:29:00Z" w16du:dateUtc="2025-09-25T21:29:00Z">
        <w:r w:rsidR="003601F0" w:rsidRPr="00613FB6">
          <w:rPr>
            <w:rFonts w:eastAsiaTheme="minorHAnsi"/>
          </w:rPr>
          <w:t xml:space="preserve"> </w:t>
        </w:r>
      </w:ins>
      <w:ins w:id="436" w:author="Maitland, Bryan - FS, ID" w:date="2025-10-06T10:49:00Z" w16du:dateUtc="2025-10-06T16:49:00Z">
        <w:r w:rsidR="00787EC5" w:rsidRPr="00613FB6">
          <w:rPr>
            <w:rFonts w:eastAsiaTheme="minorHAnsi"/>
          </w:rPr>
          <w:t xml:space="preserve">that are </w:t>
        </w:r>
      </w:ins>
      <w:ins w:id="437" w:author="Thurow, Russ - FS, ID" w:date="2025-09-25T15:29:00Z" w16du:dateUtc="2025-09-25T21:29:00Z">
        <w:r w:rsidR="003601F0" w:rsidRPr="00613FB6">
          <w:rPr>
            <w:rFonts w:eastAsiaTheme="minorHAnsi"/>
          </w:rPr>
          <w:t>sustained by natura</w:t>
        </w:r>
      </w:ins>
      <w:ins w:id="438" w:author="Thurow, Russ - FS, ID" w:date="2025-09-25T15:30:00Z" w16du:dateUtc="2025-09-25T21:30:00Z">
        <w:r w:rsidR="003601F0" w:rsidRPr="00613FB6">
          <w:rPr>
            <w:rFonts w:eastAsiaTheme="minorHAnsi"/>
          </w:rPr>
          <w:t>l processes</w:t>
        </w:r>
        <w:del w:id="439" w:author="Maitland, Bryan - FS, ID" w:date="2025-10-20T13:14:00Z" w16du:dateUtc="2025-10-20T19:14:00Z">
          <w:r w:rsidR="003601F0" w:rsidRPr="00613FB6" w:rsidDel="00EE26BE">
            <w:rPr>
              <w:rFonts w:eastAsiaTheme="minorHAnsi"/>
            </w:rPr>
            <w:delText>,</w:delText>
          </w:r>
        </w:del>
      </w:ins>
      <w:ins w:id="440" w:author="Thurow, Russ - FS, ID" w:date="2025-09-25T15:27:00Z" w16du:dateUtc="2025-09-25T21:27:00Z">
        <w:del w:id="441" w:author="Maitland, Bryan - FS, ID" w:date="2025-10-20T13:14:00Z" w16du:dateUtc="2025-10-20T19:14:00Z">
          <w:r w:rsidR="003601F0" w:rsidRPr="00613FB6" w:rsidDel="00EE26BE">
            <w:rPr>
              <w:rFonts w:eastAsiaTheme="minorHAnsi"/>
            </w:rPr>
            <w:delText xml:space="preserve"> </w:delText>
          </w:r>
        </w:del>
        <w:del w:id="442" w:author="Maitland, Bryan - FS, ID" w:date="2025-10-06T10:49:00Z" w16du:dateUtc="2025-10-06T16:49:00Z">
          <w:r w:rsidR="003601F0" w:rsidRPr="00613FB6" w:rsidDel="00787EC5">
            <w:rPr>
              <w:rFonts w:eastAsiaTheme="minorHAnsi"/>
            </w:rPr>
            <w:delText xml:space="preserve">and </w:delText>
          </w:r>
        </w:del>
      </w:ins>
      <w:ins w:id="443" w:author="Thurow, Russ - FS, ID" w:date="2025-09-25T15:30:00Z" w16du:dateUtc="2025-09-25T21:30:00Z">
        <w:del w:id="444" w:author="Maitland, Bryan - FS, ID" w:date="2025-10-06T10:49:00Z" w16du:dateUtc="2025-10-06T16:49:00Z">
          <w:r w:rsidR="003601F0" w:rsidRPr="00613FB6" w:rsidDel="00787EC5">
            <w:rPr>
              <w:rFonts w:eastAsiaTheme="minorHAnsi"/>
            </w:rPr>
            <w:delText xml:space="preserve">its </w:delText>
          </w:r>
        </w:del>
      </w:ins>
      <w:ins w:id="445" w:author="Thurow, Russ - FS, ID" w:date="2025-09-25T15:27:00Z" w16du:dateUtc="2025-09-25T21:27:00Z">
        <w:del w:id="446" w:author="Maitland, Bryan - FS, ID" w:date="2025-10-06T10:49:00Z" w16du:dateUtc="2025-10-06T16:49:00Z">
          <w:r w:rsidR="003601F0" w:rsidRPr="00613FB6" w:rsidDel="00787EC5">
            <w:rPr>
              <w:rFonts w:eastAsiaTheme="minorHAnsi"/>
            </w:rPr>
            <w:delText>ext</w:delText>
          </w:r>
        </w:del>
      </w:ins>
      <w:ins w:id="447" w:author="Thurow, Russ - FS, ID" w:date="2025-09-25T16:18:00Z" w16du:dateUtc="2025-09-25T22:18:00Z">
        <w:del w:id="448" w:author="Maitland, Bryan - FS, ID" w:date="2025-10-06T10:49:00Z" w16du:dateUtc="2025-10-06T16:49:00Z">
          <w:r w:rsidR="00143595" w:rsidRPr="00613FB6" w:rsidDel="00787EC5">
            <w:rPr>
              <w:rFonts w:eastAsiaTheme="minorHAnsi"/>
            </w:rPr>
            <w:delText>a</w:delText>
          </w:r>
        </w:del>
      </w:ins>
      <w:ins w:id="449" w:author="Thurow, Russ - FS, ID" w:date="2025-09-25T15:27:00Z" w16du:dateUtc="2025-09-25T21:27:00Z">
        <w:del w:id="450" w:author="Maitland, Bryan - FS, ID" w:date="2025-10-06T10:49:00Z" w16du:dateUtc="2025-10-06T16:49:00Z">
          <w:r w:rsidR="003601F0" w:rsidRPr="00613FB6" w:rsidDel="00787EC5">
            <w:rPr>
              <w:rFonts w:eastAsiaTheme="minorHAnsi"/>
            </w:rPr>
            <w:delText xml:space="preserve">nt salmon, </w:delText>
          </w:r>
        </w:del>
      </w:ins>
      <w:del w:id="451" w:author="Thurow, Russ - FS, ID" w:date="2025-09-25T15:27:00Z" w16du:dateUtc="2025-09-25T21:27:00Z">
        <w:r w:rsidRPr="00613FB6" w:rsidDel="003601F0">
          <w:rPr>
            <w:rFonts w:eastAsiaTheme="minorHAnsi"/>
          </w:rPr>
          <w:delText xml:space="preserve">relatively </w:delText>
        </w:r>
        <w:commentRangeStart w:id="452"/>
        <w:r w:rsidRPr="00613FB6" w:rsidDel="003601F0">
          <w:rPr>
            <w:rFonts w:eastAsiaTheme="minorHAnsi"/>
            <w:rPrChange w:id="453" w:author="Maitland, Bryan - FS, ID" w:date="2025-10-20T12:46:00Z" w16du:dateUtc="2025-10-20T18:46:00Z">
              <w:rPr>
                <w:rFonts w:eastAsiaTheme="minorHAnsi"/>
                <w:highlight w:val="yellow"/>
              </w:rPr>
            </w:rPrChange>
          </w:rPr>
          <w:delText>pristine</w:delText>
        </w:r>
      </w:del>
      <w:commentRangeEnd w:id="452"/>
      <w:r w:rsidR="003601F0" w:rsidRPr="00613FB6">
        <w:rPr>
          <w:rStyle w:val="CommentReference"/>
        </w:rPr>
        <w:commentReference w:id="452"/>
      </w:r>
      <w:del w:id="454" w:author="Thurow, Russ - FS, ID" w:date="2025-09-25T15:27:00Z" w16du:dateUtc="2025-09-25T21:27:00Z">
        <w:r w:rsidRPr="00613FB6" w:rsidDel="003601F0">
          <w:rPr>
            <w:rFonts w:eastAsiaTheme="minorHAnsi"/>
          </w:rPr>
          <w:delText xml:space="preserve"> conditions</w:delText>
        </w:r>
      </w:del>
      <w:r w:rsidRPr="00613FB6">
        <w:rPr>
          <w:rFonts w:eastAsiaTheme="minorHAnsi"/>
        </w:rPr>
        <w:t xml:space="preserve">, Chinook </w:t>
      </w:r>
      <w:ins w:id="455" w:author="Thurow, Russ - FS, ID" w:date="2025-09-25T15:27:00Z" w16du:dateUtc="2025-09-25T21:27:00Z">
        <w:r w:rsidR="003601F0" w:rsidRPr="00613FB6">
          <w:rPr>
            <w:rFonts w:eastAsiaTheme="minorHAnsi"/>
          </w:rPr>
          <w:t xml:space="preserve">salmon </w:t>
        </w:r>
      </w:ins>
      <w:r w:rsidRPr="00613FB6">
        <w:rPr>
          <w:rFonts w:eastAsiaTheme="minorHAnsi"/>
        </w:rPr>
        <w:t xml:space="preserve">abundance in the </w:t>
      </w:r>
      <w:del w:id="456" w:author="Maitland, Bryan - FS, ID" w:date="2025-10-06T10:49:00Z" w16du:dateUtc="2025-10-06T16:49:00Z">
        <w:r w:rsidRPr="00613FB6" w:rsidDel="00787EC5">
          <w:rPr>
            <w:rFonts w:eastAsiaTheme="minorHAnsi"/>
          </w:rPr>
          <w:delText xml:space="preserve">Middle Fork </w:delText>
        </w:r>
      </w:del>
      <w:ins w:id="457" w:author="Maitland, Bryan - FS, ID" w:date="2025-10-06T10:49:00Z" w16du:dateUtc="2025-10-06T16:49:00Z">
        <w:r w:rsidR="00787EC5" w:rsidRPr="00613FB6">
          <w:rPr>
            <w:rFonts w:eastAsiaTheme="minorHAnsi"/>
          </w:rPr>
          <w:t xml:space="preserve">system </w:t>
        </w:r>
      </w:ins>
      <w:r w:rsidRPr="00613FB6">
        <w:rPr>
          <w:rFonts w:eastAsiaTheme="minorHAnsi"/>
        </w:rPr>
        <w:t xml:space="preserve">has </w:t>
      </w:r>
      <w:ins w:id="458" w:author="Thurow, Russ - FS, ID" w:date="2025-09-25T15:27:00Z" w16du:dateUtc="2025-09-25T21:27:00Z">
        <w:r w:rsidR="003601F0" w:rsidRPr="00613FB6">
          <w:rPr>
            <w:rFonts w:eastAsiaTheme="minorHAnsi"/>
          </w:rPr>
          <w:t xml:space="preserve">severely </w:t>
        </w:r>
      </w:ins>
      <w:r w:rsidRPr="00613FB6">
        <w:rPr>
          <w:rFonts w:eastAsiaTheme="minorHAnsi"/>
        </w:rPr>
        <w:t>declined</w:t>
      </w:r>
      <w:ins w:id="459" w:author="Thurow, Russ - FS, ID" w:date="2025-09-25T15:30:00Z" w16du:dateUtc="2025-09-25T21:30:00Z">
        <w:r w:rsidR="003601F0" w:rsidRPr="00613FB6">
          <w:rPr>
            <w:rFonts w:eastAsiaTheme="minorHAnsi"/>
          </w:rPr>
          <w:t xml:space="preserve">. Current </w:t>
        </w:r>
      </w:ins>
      <w:ins w:id="460" w:author="Thurow, Russ - FS, ID" w:date="2025-09-25T16:18:00Z" w16du:dateUtc="2025-09-25T22:18:00Z">
        <w:r w:rsidR="00143595" w:rsidRPr="00613FB6">
          <w:rPr>
            <w:rFonts w:eastAsiaTheme="minorHAnsi"/>
          </w:rPr>
          <w:t>populatio</w:t>
        </w:r>
      </w:ins>
      <w:ins w:id="461" w:author="Thurow, Russ - FS, ID" w:date="2025-09-25T16:19:00Z" w16du:dateUtc="2025-09-25T22:19:00Z">
        <w:r w:rsidR="00143595" w:rsidRPr="00613FB6">
          <w:rPr>
            <w:rFonts w:eastAsiaTheme="minorHAnsi"/>
          </w:rPr>
          <w:t>ns</w:t>
        </w:r>
      </w:ins>
      <w:ins w:id="462" w:author="Thurow, Russ - FS, ID" w:date="2025-09-25T15:30:00Z" w16du:dateUtc="2025-09-25T21:30:00Z">
        <w:r w:rsidR="003601F0" w:rsidRPr="00613FB6">
          <w:rPr>
            <w:rFonts w:eastAsiaTheme="minorHAnsi"/>
          </w:rPr>
          <w:t xml:space="preserve"> </w:t>
        </w:r>
      </w:ins>
      <w:ins w:id="463" w:author="Thurow, Russ - FS, ID" w:date="2025-09-25T15:31:00Z" w16du:dateUtc="2025-09-25T21:31:00Z">
        <w:r w:rsidR="003601F0" w:rsidRPr="00613FB6">
          <w:rPr>
            <w:rFonts w:eastAsiaTheme="minorHAnsi"/>
          </w:rPr>
          <w:t xml:space="preserve">average 1-3% of salmon numbers </w:t>
        </w:r>
      </w:ins>
      <w:ins w:id="464" w:author="Thurow, Russ - FS, ID" w:date="2025-09-25T15:35:00Z" w16du:dateUtc="2025-09-25T21:35:00Z">
        <w:r w:rsidR="0055152A" w:rsidRPr="00613FB6">
          <w:rPr>
            <w:rFonts w:eastAsiaTheme="minorHAnsi"/>
          </w:rPr>
          <w:t xml:space="preserve">that annually returned </w:t>
        </w:r>
      </w:ins>
      <w:ins w:id="465" w:author="Thurow, Russ - FS, ID" w:date="2025-09-25T15:31:00Z" w16du:dateUtc="2025-09-25T21:31:00Z">
        <w:r w:rsidR="003601F0" w:rsidRPr="00613FB6">
          <w:rPr>
            <w:rFonts w:eastAsiaTheme="minorHAnsi"/>
          </w:rPr>
          <w:t>in the mid-1960s (Thurow et al. 2019</w:t>
        </w:r>
      </w:ins>
      <w:ins w:id="466" w:author="Thurow, Russ - FS, ID" w:date="2025-09-25T15:32:00Z" w16du:dateUtc="2025-09-25T21:32:00Z">
        <w:r w:rsidR="003601F0" w:rsidRPr="00613FB6">
          <w:rPr>
            <w:rFonts w:eastAsiaTheme="minorHAnsi"/>
          </w:rPr>
          <w:t>)</w:t>
        </w:r>
      </w:ins>
      <w:ins w:id="467" w:author="Thurow, Russ - FS, ID" w:date="2025-09-25T15:35:00Z" w16du:dateUtc="2025-09-25T21:35:00Z">
        <w:r w:rsidR="0055152A" w:rsidRPr="00613FB6">
          <w:rPr>
            <w:rFonts w:eastAsiaTheme="minorHAnsi"/>
          </w:rPr>
          <w:t xml:space="preserve">. </w:t>
        </w:r>
      </w:ins>
      <w:ins w:id="468" w:author="Thurow, Russ - FS, ID" w:date="2025-09-25T15:50:00Z" w16du:dateUtc="2025-09-25T21:50:00Z">
        <w:r w:rsidR="007F4349" w:rsidRPr="00613FB6">
          <w:rPr>
            <w:rFonts w:eastAsiaTheme="minorHAnsi"/>
          </w:rPr>
          <w:t xml:space="preserve">Altered </w:t>
        </w:r>
      </w:ins>
      <w:ins w:id="469" w:author="Thurow, Russ - FS, ID" w:date="2025-09-25T15:32:00Z" w16du:dateUtc="2025-09-25T21:32:00Z">
        <w:r w:rsidR="003601F0" w:rsidRPr="00613FB6">
          <w:rPr>
            <w:rFonts w:eastAsiaTheme="minorHAnsi"/>
          </w:rPr>
          <w:t>migration corridor</w:t>
        </w:r>
      </w:ins>
      <w:ins w:id="470" w:author="Thurow, Russ - FS, ID" w:date="2025-09-25T15:50:00Z" w16du:dateUtc="2025-09-25T21:50:00Z">
        <w:r w:rsidR="007F4349" w:rsidRPr="00613FB6">
          <w:rPr>
            <w:rFonts w:eastAsiaTheme="minorHAnsi"/>
          </w:rPr>
          <w:t xml:space="preserve">s </w:t>
        </w:r>
      </w:ins>
      <w:ins w:id="471" w:author="Thurow, Russ - FS, ID" w:date="2025-09-25T15:35:00Z" w16du:dateUtc="2025-09-25T21:35:00Z">
        <w:r w:rsidR="0055152A" w:rsidRPr="00613FB6">
          <w:rPr>
            <w:rFonts w:eastAsiaTheme="minorHAnsi"/>
          </w:rPr>
          <w:t xml:space="preserve">are considered </w:t>
        </w:r>
        <w:del w:id="472" w:author="Maitland, Bryan - FS, ID" w:date="2025-10-20T13:15:00Z" w16du:dateUtc="2025-10-20T19:15:00Z">
          <w:r w:rsidR="0055152A" w:rsidRPr="00613FB6" w:rsidDel="00EE26BE">
            <w:rPr>
              <w:rFonts w:eastAsiaTheme="minorHAnsi"/>
            </w:rPr>
            <w:delText>the</w:delText>
          </w:r>
        </w:del>
      </w:ins>
      <w:ins w:id="473" w:author="Maitland, Bryan - FS, ID" w:date="2025-10-20T13:15:00Z" w16du:dateUtc="2025-10-20T19:15:00Z">
        <w:r w:rsidR="00EE26BE">
          <w:rPr>
            <w:rFonts w:eastAsiaTheme="minorHAnsi"/>
          </w:rPr>
          <w:t>a</w:t>
        </w:r>
      </w:ins>
      <w:ins w:id="474" w:author="Thurow, Russ - FS, ID" w:date="2025-09-25T15:35:00Z" w16du:dateUtc="2025-09-25T21:35:00Z">
        <w:r w:rsidR="0055152A" w:rsidRPr="00613FB6">
          <w:rPr>
            <w:rFonts w:eastAsiaTheme="minorHAnsi"/>
          </w:rPr>
          <w:t xml:space="preserve"> </w:t>
        </w:r>
      </w:ins>
      <w:ins w:id="475" w:author="Thurow, Russ - FS, ID" w:date="2025-09-25T15:32:00Z" w16du:dateUtc="2025-09-25T21:32:00Z">
        <w:r w:rsidR="003601F0" w:rsidRPr="00613FB6">
          <w:rPr>
            <w:rFonts w:eastAsiaTheme="minorHAnsi"/>
          </w:rPr>
          <w:t xml:space="preserve">proximate cause </w:t>
        </w:r>
      </w:ins>
      <w:ins w:id="476" w:author="Thurow, Russ - FS, ID" w:date="2025-09-25T15:35:00Z" w16du:dateUtc="2025-09-25T21:35:00Z">
        <w:r w:rsidR="0055152A" w:rsidRPr="00613FB6">
          <w:rPr>
            <w:rFonts w:eastAsiaTheme="minorHAnsi"/>
          </w:rPr>
          <w:t xml:space="preserve">of </w:t>
        </w:r>
      </w:ins>
      <w:ins w:id="477" w:author="Thurow, Russ - FS, ID" w:date="2025-09-25T15:50:00Z" w16du:dateUtc="2025-09-25T21:50:00Z">
        <w:r w:rsidR="007F4349" w:rsidRPr="00613FB6">
          <w:rPr>
            <w:rFonts w:eastAsiaTheme="minorHAnsi"/>
          </w:rPr>
          <w:t xml:space="preserve">salmon </w:t>
        </w:r>
      </w:ins>
      <w:ins w:id="478" w:author="Thurow, Russ - FS, ID" w:date="2025-09-25T15:35:00Z" w16du:dateUtc="2025-09-25T21:35:00Z">
        <w:r w:rsidR="0055152A" w:rsidRPr="00613FB6">
          <w:rPr>
            <w:rFonts w:eastAsiaTheme="minorHAnsi"/>
          </w:rPr>
          <w:t xml:space="preserve">declines </w:t>
        </w:r>
      </w:ins>
      <w:ins w:id="479" w:author="Thurow, Russ - FS, ID" w:date="2025-09-25T16:00:00Z" w16du:dateUtc="2025-09-25T22:00:00Z">
        <w:r w:rsidR="00795EC1" w:rsidRPr="00613FB6">
          <w:rPr>
            <w:rFonts w:eastAsiaTheme="minorHAnsi"/>
          </w:rPr>
          <w:t xml:space="preserve">in recent </w:t>
        </w:r>
        <w:r w:rsidR="00795EC1" w:rsidRPr="00EE26BE">
          <w:rPr>
            <w:rFonts w:eastAsiaTheme="minorHAnsi"/>
          </w:rPr>
          <w:t xml:space="preserve">decades </w:t>
        </w:r>
      </w:ins>
      <w:ins w:id="480" w:author="Thurow, Russ - FS, ID" w:date="2025-09-25T15:33:00Z" w16du:dateUtc="2025-09-25T21:33:00Z">
        <w:r w:rsidR="003601F0" w:rsidRPr="00EE26BE">
          <w:rPr>
            <w:rFonts w:eastAsiaTheme="minorHAnsi"/>
          </w:rPr>
          <w:t>(</w:t>
        </w:r>
      </w:ins>
      <w:ins w:id="481" w:author="Thurow, Russ - FS, ID" w:date="2025-09-25T15:31:00Z" w16du:dateUtc="2025-09-25T21:31:00Z">
        <w:r w:rsidR="003601F0" w:rsidRPr="00EE26BE">
          <w:rPr>
            <w:rFonts w:eastAsiaTheme="minorHAnsi"/>
          </w:rPr>
          <w:t>Jacobs et a</w:t>
        </w:r>
      </w:ins>
      <w:ins w:id="482" w:author="Thurow, Russ - FS, ID" w:date="2025-09-25T15:32:00Z" w16du:dateUtc="2025-09-25T21:32:00Z">
        <w:r w:rsidR="003601F0" w:rsidRPr="00EE26BE">
          <w:rPr>
            <w:rFonts w:eastAsiaTheme="minorHAnsi"/>
          </w:rPr>
          <w:t>l. 2022)</w:t>
        </w:r>
      </w:ins>
      <w:del w:id="483" w:author="Thurow, Russ - FS, ID" w:date="2025-09-25T15:33:00Z" w16du:dateUtc="2025-09-25T21:33:00Z">
        <w:r w:rsidRPr="00EE26BE" w:rsidDel="003601F0">
          <w:rPr>
            <w:rFonts w:eastAsiaTheme="minorHAnsi"/>
          </w:rPr>
          <w:delText>, mirroring broader basin-wide trends (Thurow 2015; Thurow et al. 2019)</w:delText>
        </w:r>
      </w:del>
      <w:r w:rsidRPr="00EE26BE">
        <w:rPr>
          <w:rFonts w:eastAsiaTheme="minorHAnsi"/>
        </w:rPr>
        <w:t xml:space="preserve">. Nonetheless, the </w:t>
      </w:r>
      <w:ins w:id="484" w:author="Thurow, Russ - FS, ID" w:date="2025-09-25T16:02:00Z" w16du:dateUtc="2025-09-25T22:02:00Z">
        <w:r w:rsidR="00795EC1" w:rsidRPr="00EE26BE">
          <w:rPr>
            <w:rFonts w:eastAsiaTheme="minorHAnsi"/>
          </w:rPr>
          <w:t xml:space="preserve">watershed </w:t>
        </w:r>
      </w:ins>
      <w:del w:id="485" w:author="Thurow, Russ - FS, ID" w:date="2025-09-25T15:40:00Z" w16du:dateUtc="2025-09-25T21:40:00Z">
        <w:r w:rsidRPr="00EE26BE" w:rsidDel="00BE6D60">
          <w:rPr>
            <w:rFonts w:eastAsiaTheme="minorHAnsi"/>
          </w:rPr>
          <w:delText xml:space="preserve">system </w:delText>
        </w:r>
      </w:del>
      <w:ins w:id="486" w:author="Thurow, Russ - FS, ID" w:date="2025-09-25T15:40:00Z" w16du:dateUtc="2025-09-25T21:40:00Z">
        <w:r w:rsidR="00BE6D60" w:rsidRPr="00EE26BE">
          <w:rPr>
            <w:rFonts w:eastAsiaTheme="minorHAnsi"/>
          </w:rPr>
          <w:t xml:space="preserve">supports </w:t>
        </w:r>
      </w:ins>
      <w:del w:id="487" w:author="Thurow, Russ - FS, ID" w:date="2025-09-25T15:40:00Z" w16du:dateUtc="2025-09-25T21:40:00Z">
        <w:r w:rsidRPr="00EE26BE" w:rsidDel="00BE6D60">
          <w:rPr>
            <w:rFonts w:eastAsiaTheme="minorHAnsi"/>
          </w:rPr>
          <w:delText>re</w:delText>
        </w:r>
      </w:del>
      <w:del w:id="488" w:author="Thurow, Russ - FS, ID" w:date="2025-09-25T15:39:00Z" w16du:dateUtc="2025-09-25T21:39:00Z">
        <w:r w:rsidRPr="00EE26BE" w:rsidDel="00BE6D60">
          <w:rPr>
            <w:rFonts w:eastAsiaTheme="minorHAnsi"/>
          </w:rPr>
          <w:delText xml:space="preserve">mains </w:delText>
        </w:r>
      </w:del>
      <w:ins w:id="489" w:author="Thurow, Russ - FS, ID" w:date="2025-09-25T15:39:00Z" w16du:dateUtc="2025-09-25T21:39:00Z">
        <w:r w:rsidR="00BE6D60" w:rsidRPr="00EE26BE">
          <w:rPr>
            <w:rFonts w:eastAsiaTheme="minorHAnsi"/>
          </w:rPr>
          <w:t xml:space="preserve">some </w:t>
        </w:r>
      </w:ins>
      <w:del w:id="490" w:author="Thurow, Russ - FS, ID" w:date="2025-09-25T15:39:00Z" w16du:dateUtc="2025-09-25T21:39:00Z">
        <w:r w:rsidRPr="00EE26BE" w:rsidDel="00BE6D60">
          <w:rPr>
            <w:rFonts w:eastAsiaTheme="minorHAnsi"/>
          </w:rPr>
          <w:delText xml:space="preserve">one </w:delText>
        </w:r>
      </w:del>
      <w:r w:rsidRPr="00EE26BE">
        <w:rPr>
          <w:rFonts w:eastAsiaTheme="minorHAnsi"/>
        </w:rPr>
        <w:t xml:space="preserve">of the most intact and connected </w:t>
      </w:r>
      <w:ins w:id="491" w:author="Thurow, Russ - FS, ID" w:date="2025-09-25T15:39:00Z" w16du:dateUtc="2025-09-25T21:39:00Z">
        <w:r w:rsidR="00BE6D60" w:rsidRPr="00EE26BE">
          <w:rPr>
            <w:rFonts w:eastAsiaTheme="minorHAnsi"/>
          </w:rPr>
          <w:t xml:space="preserve">natal </w:t>
        </w:r>
      </w:ins>
      <w:r w:rsidRPr="00EE26BE">
        <w:rPr>
          <w:rFonts w:eastAsiaTheme="minorHAnsi"/>
        </w:rPr>
        <w:t>habitat</w:t>
      </w:r>
      <w:del w:id="492" w:author="Thurow, Russ - FS, ID" w:date="2025-09-25T15:40:00Z" w16du:dateUtc="2025-09-25T21:40:00Z">
        <w:r w:rsidRPr="00EE26BE" w:rsidDel="00BE6D60">
          <w:rPr>
            <w:rFonts w:eastAsiaTheme="minorHAnsi"/>
          </w:rPr>
          <w:delText>s</w:delText>
        </w:r>
      </w:del>
      <w:r w:rsidRPr="00EE26BE">
        <w:rPr>
          <w:rFonts w:eastAsiaTheme="minorHAnsi"/>
        </w:rPr>
        <w:t xml:space="preserve"> </w:t>
      </w:r>
      <w:ins w:id="493" w:author="Thurow, Russ - FS, ID" w:date="2025-09-25T15:51:00Z" w16du:dateUtc="2025-09-25T21:51:00Z">
        <w:r w:rsidR="007F4349" w:rsidRPr="00EE26BE">
          <w:rPr>
            <w:rFonts w:eastAsiaTheme="minorHAnsi"/>
          </w:rPr>
          <w:t xml:space="preserve">remaining </w:t>
        </w:r>
      </w:ins>
      <w:r w:rsidRPr="00EE26BE">
        <w:rPr>
          <w:rFonts w:eastAsiaTheme="minorHAnsi"/>
        </w:rPr>
        <w:t xml:space="preserve">in the Columbia River Basin. </w:t>
      </w:r>
      <w:commentRangeStart w:id="494"/>
      <w:del w:id="495" w:author="Thurow, Russ - FS, ID" w:date="2025-09-25T15:33:00Z" w16du:dateUtc="2025-09-25T21:33:00Z">
        <w:r w:rsidRPr="00EE26BE" w:rsidDel="0055152A">
          <w:rPr>
            <w:rFonts w:eastAsiaTheme="minorHAnsi"/>
          </w:rPr>
          <w:delText>Natural</w:delText>
        </w:r>
      </w:del>
      <w:commentRangeEnd w:id="494"/>
      <w:r w:rsidR="007F4349" w:rsidRPr="00EE26BE">
        <w:rPr>
          <w:rStyle w:val="CommentReference"/>
          <w:sz w:val="24"/>
          <w:szCs w:val="24"/>
          <w:rPrChange w:id="496" w:author="Maitland, Bryan - FS, ID" w:date="2025-10-20T13:14:00Z" w16du:dateUtc="2025-10-20T19:14:00Z">
            <w:rPr>
              <w:rStyle w:val="CommentReference"/>
            </w:rPr>
          </w:rPrChange>
        </w:rPr>
        <w:commentReference w:id="494"/>
      </w:r>
      <w:del w:id="497" w:author="Thurow, Russ - FS, ID" w:date="2025-09-25T15:33:00Z" w16du:dateUtc="2025-09-25T21:33:00Z">
        <w:r w:rsidRPr="00EE26BE" w:rsidDel="0055152A">
          <w:rPr>
            <w:rFonts w:eastAsiaTheme="minorHAnsi"/>
          </w:rPr>
          <w:delText xml:space="preserve"> processes such as wildfire, floods, and debris flows continue to shape habitats, while anthropogenic disturbance and nonnative fishes are limited (Isaak et al. 2003; Thurow 2015). These characteristics make the Middle Fork both ecologically significant and conservation-relevant.</w:delText>
        </w:r>
      </w:del>
    </w:p>
    <w:p w14:paraId="1B66800B" w14:textId="77777777" w:rsidR="00EE26BE" w:rsidRPr="00EE26BE" w:rsidRDefault="00EE26BE" w:rsidP="00EE26BE">
      <w:pPr>
        <w:autoSpaceDE w:val="0"/>
        <w:autoSpaceDN w:val="0"/>
        <w:adjustRightInd w:val="0"/>
        <w:spacing w:line="480" w:lineRule="auto"/>
        <w:ind w:firstLine="720"/>
        <w:rPr>
          <w:ins w:id="498" w:author="Maitland, Bryan - FS, ID" w:date="2025-10-20T13:14:00Z" w16du:dateUtc="2025-10-20T19:14:00Z"/>
          <w:rFonts w:eastAsiaTheme="minorHAnsi"/>
        </w:rPr>
      </w:pPr>
    </w:p>
    <w:p w14:paraId="3606342C" w14:textId="5F660272" w:rsidR="00CF2F98" w:rsidRPr="00EE26BE" w:rsidDel="008A0D7A" w:rsidRDefault="00CF2F98">
      <w:pPr>
        <w:autoSpaceDE w:val="0"/>
        <w:autoSpaceDN w:val="0"/>
        <w:adjustRightInd w:val="0"/>
        <w:spacing w:line="480" w:lineRule="auto"/>
        <w:rPr>
          <w:del w:id="499" w:author="Thurow, Russ - FS, ID" w:date="2025-09-25T15:28:00Z" w16du:dateUtc="2025-09-25T21:28:00Z"/>
          <w:rFonts w:eastAsiaTheme="minorHAnsi"/>
        </w:rPr>
        <w:pPrChange w:id="500" w:author="Maitland, Bryan - FS, ID" w:date="2025-10-20T13:14:00Z" w16du:dateUtc="2025-10-20T19:14:00Z">
          <w:pPr>
            <w:autoSpaceDE w:val="0"/>
            <w:autoSpaceDN w:val="0"/>
            <w:adjustRightInd w:val="0"/>
          </w:pPr>
        </w:pPrChange>
      </w:pPr>
      <w:del w:id="501" w:author="Thurow, Russ - FS, ID" w:date="2025-09-25T15:28:00Z" w16du:dateUtc="2025-09-25T21:28:00Z">
        <w:r w:rsidRPr="00EE26BE" w:rsidDel="003601F0">
          <w:rPr>
            <w:rFonts w:eastAsiaTheme="minorHAnsi"/>
          </w:rPr>
          <w:delText>Finally, the MFSR is one of the most intensively monitored Chinook systems in the Columbia Basin. Long-term redd surveys conducted by state, federal, and tribal agencies provide a uniquely rich dataset for examining environmental drivers of spawning phenology. The combination of high-quality habitat, declining but extant populations, and detailed spawning records makes the Middle Fork an ideal setting for this study.</w:delText>
        </w:r>
      </w:del>
    </w:p>
    <w:p w14:paraId="2CE8ACE8" w14:textId="77777777" w:rsidR="008A0D7A" w:rsidRPr="00EE26BE" w:rsidRDefault="008A0D7A" w:rsidP="00EE26BE">
      <w:pPr>
        <w:autoSpaceDE w:val="0"/>
        <w:autoSpaceDN w:val="0"/>
        <w:adjustRightInd w:val="0"/>
        <w:spacing w:line="480" w:lineRule="auto"/>
        <w:ind w:firstLine="720"/>
        <w:rPr>
          <w:ins w:id="502" w:author="Maitland, Bryan - FS, ID" w:date="2025-10-06T14:47:00Z" w16du:dateUtc="2025-10-06T20:47:00Z"/>
          <w:rFonts w:eastAsiaTheme="minorHAnsi"/>
        </w:rPr>
      </w:pPr>
    </w:p>
    <w:p w14:paraId="00B40819" w14:textId="6778C26D" w:rsidR="0021521C" w:rsidRPr="00EE26BE" w:rsidDel="003601F0" w:rsidRDefault="0021521C">
      <w:pPr>
        <w:autoSpaceDE w:val="0"/>
        <w:autoSpaceDN w:val="0"/>
        <w:adjustRightInd w:val="0"/>
        <w:spacing w:line="480" w:lineRule="auto"/>
        <w:rPr>
          <w:ins w:id="503" w:author="Maitland, Bryan - FS, ID" w:date="2025-09-24T11:58:00Z" w16du:dateUtc="2025-09-24T17:58:00Z"/>
          <w:del w:id="504" w:author="Thurow, Russ - FS, ID" w:date="2025-09-25T15:28:00Z" w16du:dateUtc="2025-09-25T21:28:00Z"/>
          <w:rFonts w:eastAsiaTheme="minorHAnsi"/>
        </w:rPr>
      </w:pPr>
    </w:p>
    <w:p w14:paraId="15A74BCD" w14:textId="1F741632" w:rsidR="00A228EC" w:rsidRPr="00CD6A4D" w:rsidDel="00EE26BE" w:rsidRDefault="00DA1EED">
      <w:pPr>
        <w:autoSpaceDE w:val="0"/>
        <w:autoSpaceDN w:val="0"/>
        <w:adjustRightInd w:val="0"/>
        <w:spacing w:line="480" w:lineRule="auto"/>
        <w:rPr>
          <w:del w:id="505" w:author="Maitland, Bryan - FS, ID" w:date="2025-10-20T13:14:00Z" w16du:dateUtc="2025-10-20T19:14:00Z"/>
          <w:rFonts w:eastAsiaTheme="minorHAnsi"/>
          <w:b/>
          <w:bCs/>
          <w:i/>
          <w:iCs/>
          <w:rPrChange w:id="506" w:author="Maitland, Bryan - FS, ID" w:date="2025-10-21T14:02:00Z" w16du:dateUtc="2025-10-21T20:02:00Z">
            <w:rPr>
              <w:del w:id="507" w:author="Maitland, Bryan - FS, ID" w:date="2025-10-20T13:14:00Z" w16du:dateUtc="2025-10-20T19:14:00Z"/>
              <w:rFonts w:eastAsiaTheme="minorHAnsi"/>
              <w:b/>
              <w:bCs/>
            </w:rPr>
          </w:rPrChange>
        </w:rPr>
        <w:pPrChange w:id="508" w:author="Maitland, Bryan - FS, ID" w:date="2025-10-20T13:14:00Z" w16du:dateUtc="2025-10-20T19:14:00Z">
          <w:pPr>
            <w:autoSpaceDE w:val="0"/>
            <w:autoSpaceDN w:val="0"/>
            <w:adjustRightInd w:val="0"/>
          </w:pPr>
        </w:pPrChange>
      </w:pPr>
      <w:del w:id="509" w:author="Maitland, Bryan - FS, ID" w:date="2025-10-21T14:02:00Z" w16du:dateUtc="2025-10-21T20:02:00Z">
        <w:r w:rsidRPr="00CD6A4D" w:rsidDel="00CD6A4D">
          <w:rPr>
            <w:rFonts w:eastAsiaTheme="minorHAnsi"/>
            <w:b/>
            <w:bCs/>
            <w:i/>
            <w:iCs/>
            <w:rPrChange w:id="510" w:author="Maitland, Bryan - FS, ID" w:date="2025-10-21T14:02:00Z" w16du:dateUtc="2025-10-21T20:02:00Z">
              <w:rPr>
                <w:rFonts w:eastAsiaTheme="minorHAnsi"/>
                <w:b/>
                <w:bCs/>
              </w:rPr>
            </w:rPrChange>
          </w:rPr>
          <w:delText xml:space="preserve">2.2 </w:delText>
        </w:r>
      </w:del>
      <w:r w:rsidR="00A228EC" w:rsidRPr="00CD6A4D">
        <w:rPr>
          <w:rFonts w:eastAsiaTheme="minorHAnsi"/>
          <w:b/>
          <w:bCs/>
          <w:i/>
          <w:iCs/>
          <w:rPrChange w:id="511" w:author="Maitland, Bryan - FS, ID" w:date="2025-10-21T14:02:00Z" w16du:dateUtc="2025-10-21T20:02:00Z">
            <w:rPr>
              <w:rFonts w:eastAsiaTheme="minorHAnsi"/>
              <w:b/>
              <w:bCs/>
            </w:rPr>
          </w:rPrChange>
        </w:rPr>
        <w:t xml:space="preserve">Reach </w:t>
      </w:r>
      <w:r w:rsidR="00A51D2D" w:rsidRPr="00CD6A4D">
        <w:rPr>
          <w:rFonts w:eastAsiaTheme="minorHAnsi"/>
          <w:b/>
          <w:bCs/>
          <w:i/>
          <w:iCs/>
          <w:rPrChange w:id="512" w:author="Maitland, Bryan - FS, ID" w:date="2025-10-21T14:02:00Z" w16du:dateUtc="2025-10-21T20:02:00Z">
            <w:rPr>
              <w:rFonts w:eastAsiaTheme="minorHAnsi"/>
              <w:b/>
              <w:bCs/>
            </w:rPr>
          </w:rPrChange>
        </w:rPr>
        <w:t>s</w:t>
      </w:r>
      <w:r w:rsidR="00A228EC" w:rsidRPr="00CD6A4D">
        <w:rPr>
          <w:rFonts w:eastAsiaTheme="minorHAnsi"/>
          <w:b/>
          <w:bCs/>
          <w:i/>
          <w:iCs/>
          <w:rPrChange w:id="513" w:author="Maitland, Bryan - FS, ID" w:date="2025-10-21T14:02:00Z" w16du:dateUtc="2025-10-21T20:02:00Z">
            <w:rPr>
              <w:rFonts w:eastAsiaTheme="minorHAnsi"/>
              <w:b/>
              <w:bCs/>
            </w:rPr>
          </w:rPrChange>
        </w:rPr>
        <w:t>election</w:t>
      </w:r>
      <w:r w:rsidR="00A51D2D" w:rsidRPr="00CD6A4D">
        <w:rPr>
          <w:rFonts w:eastAsiaTheme="minorHAnsi"/>
          <w:b/>
          <w:bCs/>
          <w:i/>
          <w:iCs/>
          <w:rPrChange w:id="514" w:author="Maitland, Bryan - FS, ID" w:date="2025-10-21T14:02:00Z" w16du:dateUtc="2025-10-21T20:02:00Z">
            <w:rPr>
              <w:rFonts w:eastAsiaTheme="minorHAnsi"/>
              <w:b/>
              <w:bCs/>
            </w:rPr>
          </w:rPrChange>
        </w:rPr>
        <w:t xml:space="preserve">, </w:t>
      </w:r>
      <w:ins w:id="515" w:author="Thurow, Russ - FS, ID" w:date="2025-09-26T11:36:00Z" w16du:dateUtc="2025-09-26T17:36:00Z">
        <w:r w:rsidR="00F50026" w:rsidRPr="00CD6A4D">
          <w:rPr>
            <w:rFonts w:eastAsiaTheme="minorHAnsi"/>
            <w:b/>
            <w:bCs/>
            <w:i/>
            <w:iCs/>
            <w:rPrChange w:id="516" w:author="Maitland, Bryan - FS, ID" w:date="2025-10-21T14:02:00Z" w16du:dateUtc="2025-10-21T20:02:00Z">
              <w:rPr>
                <w:rFonts w:eastAsiaTheme="minorHAnsi"/>
                <w:b/>
                <w:bCs/>
              </w:rPr>
            </w:rPrChange>
          </w:rPr>
          <w:t xml:space="preserve">Chinook salmon </w:t>
        </w:r>
      </w:ins>
      <w:r w:rsidR="00A51D2D" w:rsidRPr="00CD6A4D">
        <w:rPr>
          <w:rFonts w:eastAsiaTheme="minorHAnsi"/>
          <w:b/>
          <w:bCs/>
          <w:i/>
          <w:iCs/>
          <w:rPrChange w:id="517" w:author="Maitland, Bryan - FS, ID" w:date="2025-10-21T14:02:00Z" w16du:dateUtc="2025-10-21T20:02:00Z">
            <w:rPr>
              <w:rFonts w:eastAsiaTheme="minorHAnsi"/>
              <w:b/>
              <w:bCs/>
            </w:rPr>
          </w:rPrChange>
        </w:rPr>
        <w:t xml:space="preserve">redd </w:t>
      </w:r>
      <w:ins w:id="518" w:author="Thurow, Russ - FS, ID" w:date="2025-09-25T16:30:00Z" w16du:dateUtc="2025-09-25T22:30:00Z">
        <w:r w:rsidR="004165A2" w:rsidRPr="00CD6A4D">
          <w:rPr>
            <w:rFonts w:eastAsiaTheme="minorHAnsi"/>
            <w:b/>
            <w:bCs/>
            <w:i/>
            <w:iCs/>
            <w:rPrChange w:id="519" w:author="Maitland, Bryan - FS, ID" w:date="2025-10-21T14:02:00Z" w16du:dateUtc="2025-10-21T20:02:00Z">
              <w:rPr>
                <w:rFonts w:eastAsiaTheme="minorHAnsi"/>
                <w:b/>
                <w:bCs/>
              </w:rPr>
            </w:rPrChange>
          </w:rPr>
          <w:t>counts</w:t>
        </w:r>
      </w:ins>
      <w:del w:id="520" w:author="Thurow, Russ - FS, ID" w:date="2025-09-25T16:30:00Z" w16du:dateUtc="2025-09-25T22:30:00Z">
        <w:r w:rsidR="00A51D2D" w:rsidRPr="00CD6A4D" w:rsidDel="004165A2">
          <w:rPr>
            <w:rFonts w:eastAsiaTheme="minorHAnsi"/>
            <w:b/>
            <w:bCs/>
            <w:i/>
            <w:iCs/>
            <w:rPrChange w:id="521" w:author="Maitland, Bryan - FS, ID" w:date="2025-10-21T14:02:00Z" w16du:dateUtc="2025-10-21T20:02:00Z">
              <w:rPr>
                <w:rFonts w:eastAsiaTheme="minorHAnsi"/>
                <w:b/>
                <w:bCs/>
              </w:rPr>
            </w:rPrChange>
          </w:rPr>
          <w:delText>observations</w:delText>
        </w:r>
      </w:del>
      <w:r w:rsidR="00A51D2D" w:rsidRPr="00CD6A4D">
        <w:rPr>
          <w:rFonts w:eastAsiaTheme="minorHAnsi"/>
          <w:b/>
          <w:bCs/>
          <w:i/>
          <w:iCs/>
          <w:rPrChange w:id="522" w:author="Maitland, Bryan - FS, ID" w:date="2025-10-21T14:02:00Z" w16du:dateUtc="2025-10-21T20:02:00Z">
            <w:rPr>
              <w:rFonts w:eastAsiaTheme="minorHAnsi"/>
              <w:b/>
              <w:bCs/>
            </w:rPr>
          </w:rPrChange>
        </w:rPr>
        <w:t xml:space="preserve">, and </w:t>
      </w:r>
      <w:del w:id="523" w:author="Thurow, Russ - FS, ID" w:date="2025-09-26T11:36:00Z" w16du:dateUtc="2025-09-26T17:36:00Z">
        <w:r w:rsidR="00A51D2D" w:rsidRPr="00CD6A4D" w:rsidDel="00F50026">
          <w:rPr>
            <w:rFonts w:eastAsiaTheme="minorHAnsi"/>
            <w:b/>
            <w:bCs/>
            <w:i/>
            <w:iCs/>
            <w:rPrChange w:id="524" w:author="Maitland, Bryan - FS, ID" w:date="2025-10-21T14:02:00Z" w16du:dateUtc="2025-10-21T20:02:00Z">
              <w:rPr>
                <w:rFonts w:eastAsiaTheme="minorHAnsi"/>
                <w:b/>
                <w:bCs/>
              </w:rPr>
            </w:rPrChange>
          </w:rPr>
          <w:delText xml:space="preserve">Chinook </w:delText>
        </w:r>
      </w:del>
      <w:r w:rsidR="00A51D2D" w:rsidRPr="00CD6A4D">
        <w:rPr>
          <w:rFonts w:eastAsiaTheme="minorHAnsi"/>
          <w:b/>
          <w:bCs/>
          <w:i/>
          <w:iCs/>
          <w:rPrChange w:id="525" w:author="Maitland, Bryan - FS, ID" w:date="2025-10-21T14:02:00Z" w16du:dateUtc="2025-10-21T20:02:00Z">
            <w:rPr>
              <w:rFonts w:eastAsiaTheme="minorHAnsi"/>
              <w:b/>
              <w:bCs/>
            </w:rPr>
          </w:rPrChange>
        </w:rPr>
        <w:t>spawn timing</w:t>
      </w:r>
    </w:p>
    <w:p w14:paraId="4E13AB19" w14:textId="77777777" w:rsidR="003C528E" w:rsidRPr="00EE26BE" w:rsidRDefault="003C528E">
      <w:pPr>
        <w:autoSpaceDE w:val="0"/>
        <w:autoSpaceDN w:val="0"/>
        <w:adjustRightInd w:val="0"/>
        <w:spacing w:line="480" w:lineRule="auto"/>
        <w:rPr>
          <w:rFonts w:eastAsiaTheme="minorHAnsi"/>
          <w:b/>
          <w:bCs/>
        </w:rPr>
        <w:pPrChange w:id="526" w:author="Maitland, Bryan - FS, ID" w:date="2025-10-20T13:14:00Z" w16du:dateUtc="2025-10-20T19:14:00Z">
          <w:pPr>
            <w:autoSpaceDE w:val="0"/>
            <w:autoSpaceDN w:val="0"/>
            <w:adjustRightInd w:val="0"/>
          </w:pPr>
        </w:pPrChange>
      </w:pPr>
    </w:p>
    <w:p w14:paraId="21E7E478" w14:textId="3274FFB8" w:rsidR="004165A2" w:rsidRPr="00613FB6" w:rsidRDefault="00266B6D" w:rsidP="00EE26BE">
      <w:pPr>
        <w:pStyle w:val="BodyText"/>
        <w:spacing w:line="480" w:lineRule="auto"/>
        <w:rPr>
          <w:bCs/>
        </w:rPr>
      </w:pPr>
      <w:r w:rsidRPr="00EE26BE">
        <w:t>From 2001-2005, w</w:t>
      </w:r>
      <w:r w:rsidR="00096506" w:rsidRPr="00EE26BE">
        <w:t>e selected s</w:t>
      </w:r>
      <w:r w:rsidR="003D037B" w:rsidRPr="00EE26BE">
        <w:t xml:space="preserve">tudy reaches </w:t>
      </w:r>
      <w:del w:id="527" w:author="Thurow, Russ - FS, ID" w:date="2025-09-25T16:20:00Z" w16du:dateUtc="2025-09-25T22:20:00Z">
        <w:r w:rsidR="003D037B" w:rsidRPr="00EE26BE" w:rsidDel="00667B85">
          <w:delText xml:space="preserve">in </w:delText>
        </w:r>
      </w:del>
      <w:r w:rsidRPr="00EE26BE">
        <w:t>in</w:t>
      </w:r>
      <w:ins w:id="528" w:author="Thurow, Russ - FS, ID" w:date="2025-09-25T16:23:00Z" w16du:dateUtc="2025-09-25T22:23:00Z">
        <w:r w:rsidR="00667B85" w:rsidRPr="00EE26BE">
          <w:t xml:space="preserve"> </w:t>
        </w:r>
        <w:commentRangeStart w:id="529"/>
        <w:r w:rsidR="00667B85" w:rsidRPr="00EE26BE">
          <w:t xml:space="preserve">six </w:t>
        </w:r>
      </w:ins>
      <w:commentRangeEnd w:id="529"/>
      <w:r w:rsidR="00121A7B" w:rsidRPr="00EE26BE">
        <w:rPr>
          <w:rStyle w:val="CommentReference"/>
          <w:rFonts w:eastAsiaTheme="minorEastAsia"/>
          <w:sz w:val="24"/>
          <w:szCs w:val="24"/>
          <w:rPrChange w:id="530" w:author="Maitland, Bryan - FS, ID" w:date="2025-10-20T13:14:00Z" w16du:dateUtc="2025-10-20T19:14:00Z">
            <w:rPr>
              <w:rStyle w:val="CommentReference"/>
              <w:rFonts w:eastAsiaTheme="minorEastAsia"/>
            </w:rPr>
          </w:rPrChange>
        </w:rPr>
        <w:commentReference w:id="529"/>
      </w:r>
      <w:ins w:id="531" w:author="Thurow, Russ - FS, ID" w:date="2025-09-25T16:23:00Z" w16du:dateUtc="2025-09-25T22:23:00Z">
        <w:r w:rsidR="00667B85" w:rsidRPr="00EE26BE">
          <w:t xml:space="preserve">major </w:t>
        </w:r>
      </w:ins>
      <w:ins w:id="532" w:author="Thurow, Russ - FS, ID" w:date="2025-09-25T16:24:00Z" w16du:dateUtc="2025-09-25T22:24:00Z">
        <w:r w:rsidR="00667B85" w:rsidRPr="00EE26BE">
          <w:t xml:space="preserve">salmon </w:t>
        </w:r>
      </w:ins>
      <w:ins w:id="533" w:author="Thurow, Russ - FS, ID" w:date="2025-09-25T16:23:00Z" w16du:dateUtc="2025-09-25T22:23:00Z">
        <w:r w:rsidR="00667B85" w:rsidRPr="00EE26BE">
          <w:t>spawning tributaries (Big, Bear Valley, Camas, Loon, Marsh, and</w:t>
        </w:r>
        <w:r w:rsidR="00667B85" w:rsidRPr="00613FB6">
          <w:t xml:space="preserve"> Sulphur </w:t>
        </w:r>
      </w:ins>
      <w:ins w:id="534" w:author="Maitland, Bryan - FS, ID" w:date="2025-10-20T13:15:00Z" w16du:dateUtc="2025-10-20T19:15:00Z">
        <w:r w:rsidR="00EE26BE">
          <w:t>C</w:t>
        </w:r>
      </w:ins>
      <w:ins w:id="535" w:author="Thurow, Russ - FS, ID" w:date="2025-09-25T16:23:00Z" w16du:dateUtc="2025-09-25T22:23:00Z">
        <w:del w:id="536" w:author="Maitland, Bryan - FS, ID" w:date="2025-10-20T13:15:00Z" w16du:dateUtc="2025-10-20T19:15:00Z">
          <w:r w:rsidR="00667B85" w:rsidRPr="00613FB6" w:rsidDel="00EE26BE">
            <w:delText>c</w:delText>
          </w:r>
        </w:del>
        <w:r w:rsidR="00667B85" w:rsidRPr="00613FB6">
          <w:t>reeks</w:t>
        </w:r>
      </w:ins>
      <w:ins w:id="537" w:author="Thurow, Russ - FS, ID" w:date="2025-09-25T16:24:00Z" w16du:dateUtc="2025-09-25T22:24:00Z">
        <w:r w:rsidR="00667B85" w:rsidRPr="00613FB6">
          <w:t xml:space="preserve">) </w:t>
        </w:r>
      </w:ins>
      <w:del w:id="538" w:author="Thurow, Russ - FS, ID" w:date="2025-09-25T16:24:00Z" w16du:dateUtc="2025-09-25T22:24:00Z">
        <w:r w:rsidRPr="00613FB6" w:rsidDel="00667B85">
          <w:delText xml:space="preserve"> ten tributaries of </w:delText>
        </w:r>
        <w:r w:rsidR="003D037B" w:rsidRPr="00613FB6" w:rsidDel="00667B85">
          <w:delText xml:space="preserve">known Chinook salmon spawning areas </w:delText>
        </w:r>
      </w:del>
      <w:r w:rsidR="003D037B" w:rsidRPr="00613FB6">
        <w:t xml:space="preserve">to encompass a range of </w:t>
      </w:r>
      <w:r w:rsidR="00A51D2D" w:rsidRPr="00613FB6">
        <w:t xml:space="preserve">variation in </w:t>
      </w:r>
      <w:r w:rsidR="003D037B" w:rsidRPr="00613FB6">
        <w:t>elevation, stream siz</w:t>
      </w:r>
      <w:r w:rsidR="000D4517" w:rsidRPr="00613FB6">
        <w:t>e</w:t>
      </w:r>
      <w:r w:rsidR="003D037B" w:rsidRPr="00613FB6">
        <w:t xml:space="preserve">, and </w:t>
      </w:r>
      <w:r w:rsidRPr="00613FB6">
        <w:t>spawn timing</w:t>
      </w:r>
      <w:r w:rsidR="00667B85" w:rsidRPr="00613FB6">
        <w:t xml:space="preserve">. </w:t>
      </w:r>
      <w:r w:rsidRPr="00613FB6">
        <w:t xml:space="preserve">To support </w:t>
      </w:r>
      <w:del w:id="539" w:author="Thurow, Russ - FS, ID" w:date="2025-09-25T16:26:00Z" w16du:dateUtc="2025-09-25T22:26:00Z">
        <w:r w:rsidRPr="00613FB6" w:rsidDel="00667B85">
          <w:delText xml:space="preserve">interagency </w:delText>
        </w:r>
      </w:del>
      <w:r w:rsidRPr="00613FB6">
        <w:t xml:space="preserve">collaboration and </w:t>
      </w:r>
      <w:ins w:id="540" w:author="Thurow, Russ - FS, ID" w:date="2025-09-25T16:26:00Z" w16du:dateUtc="2025-09-25T22:26:00Z">
        <w:r w:rsidR="00667B85" w:rsidRPr="00613FB6">
          <w:t>improve</w:t>
        </w:r>
      </w:ins>
      <w:del w:id="541" w:author="Thurow, Russ - FS, ID" w:date="2025-09-25T16:26:00Z" w16du:dateUtc="2025-09-25T22:26:00Z">
        <w:r w:rsidRPr="00613FB6" w:rsidDel="00667B85">
          <w:delText>field</w:delText>
        </w:r>
      </w:del>
      <w:r w:rsidRPr="00613FB6">
        <w:t xml:space="preserve"> efficiency, some study reaches overlapped with existing index reaches monitored annually by the Idaho Department of Fish and Game</w:t>
      </w:r>
      <w:ins w:id="542" w:author="Thurow, Russ - FS, ID" w:date="2025-09-25T16:27:00Z" w16du:dateUtc="2025-09-25T22:27:00Z">
        <w:r w:rsidR="00667B85" w:rsidRPr="00613FB6">
          <w:t xml:space="preserve"> (IDFG)</w:t>
        </w:r>
      </w:ins>
      <w:r w:rsidRPr="00613FB6">
        <w:t xml:space="preserve">, the Nez Perce or Shoshone-Bannock tribes, </w:t>
      </w:r>
      <w:ins w:id="543" w:author="Thurow, Russ - FS, ID" w:date="2025-09-25T16:31:00Z" w16du:dateUtc="2025-09-25T22:31:00Z">
        <w:r w:rsidR="004165A2" w:rsidRPr="00613FB6">
          <w:t>or</w:t>
        </w:r>
      </w:ins>
      <w:del w:id="544" w:author="Thurow, Russ - FS, ID" w:date="2025-09-25T16:31:00Z" w16du:dateUtc="2025-09-25T22:31:00Z">
        <w:r w:rsidRPr="00613FB6" w:rsidDel="004165A2">
          <w:delText>and</w:delText>
        </w:r>
      </w:del>
      <w:r w:rsidRPr="00613FB6">
        <w:t xml:space="preserve"> the U.S. </w:t>
      </w:r>
      <w:r w:rsidRPr="00613FB6">
        <w:lastRenderedPageBreak/>
        <w:t xml:space="preserve">Forest Service (see Thurow et al. 2019 for index reach methods and locations). </w:t>
      </w:r>
      <w:r w:rsidR="003C528E" w:rsidRPr="00613FB6">
        <w:t xml:space="preserve">Spawning occurs </w:t>
      </w:r>
      <w:r w:rsidR="00A51D2D" w:rsidRPr="00613FB6">
        <w:t xml:space="preserve">across a broad </w:t>
      </w:r>
      <w:r w:rsidR="003C528E" w:rsidRPr="00613FB6">
        <w:t>elevation rang</w:t>
      </w:r>
      <w:r w:rsidR="00A51D2D" w:rsidRPr="00613FB6">
        <w:t>e</w:t>
      </w:r>
      <w:ins w:id="545" w:author="Thurow, Russ - FS, ID" w:date="2025-09-25T16:28:00Z" w16du:dateUtc="2025-09-25T22:28:00Z">
        <w:r w:rsidR="00667B85" w:rsidRPr="00613FB6">
          <w:t xml:space="preserve">, </w:t>
        </w:r>
      </w:ins>
      <w:del w:id="546" w:author="Thurow, Russ - FS, ID" w:date="2025-09-25T16:28:00Z" w16du:dateUtc="2025-09-25T22:28:00Z">
        <w:r w:rsidR="00A51D2D" w:rsidRPr="00613FB6" w:rsidDel="00667B85">
          <w:delText>—</w:delText>
        </w:r>
      </w:del>
      <w:r w:rsidR="003C528E" w:rsidRPr="00613FB6">
        <w:t xml:space="preserve">from </w:t>
      </w:r>
      <w:del w:id="547" w:author="Thurow, Russ - FS, ID" w:date="2025-09-25T16:28:00Z" w16du:dateUtc="2025-09-25T22:28:00Z">
        <w:r w:rsidR="00A51D2D" w:rsidRPr="00613FB6" w:rsidDel="00667B85">
          <w:delText>belo</w:delText>
        </w:r>
      </w:del>
      <w:del w:id="548" w:author="Thurow, Russ - FS, ID" w:date="2025-09-25T16:29:00Z" w16du:dateUtc="2025-09-25T22:29:00Z">
        <w:r w:rsidR="00A51D2D" w:rsidRPr="00613FB6" w:rsidDel="00667B85">
          <w:delText>w</w:delText>
        </w:r>
      </w:del>
      <w:ins w:id="549" w:author="Thurow, Russ - FS, ID" w:date="2025-09-25T16:28:00Z" w16du:dateUtc="2025-09-25T22:28:00Z">
        <w:r w:rsidR="00667B85" w:rsidRPr="00613FB6">
          <w:t>&lt;</w:t>
        </w:r>
      </w:ins>
      <w:r w:rsidR="00A51D2D" w:rsidRPr="00613FB6">
        <w:t xml:space="preserve"> </w:t>
      </w:r>
      <w:r w:rsidR="00C847E7" w:rsidRPr="00613FB6">
        <w:t xml:space="preserve">920 </w:t>
      </w:r>
      <w:r w:rsidR="001D5646" w:rsidRPr="00613FB6">
        <w:t xml:space="preserve">m </w:t>
      </w:r>
      <w:r w:rsidR="003C528E" w:rsidRPr="00613FB6">
        <w:t xml:space="preserve">in </w:t>
      </w:r>
      <w:r w:rsidR="00C97346" w:rsidRPr="00613FB6">
        <w:t xml:space="preserve">the lower mainstem </w:t>
      </w:r>
      <w:r w:rsidR="00A51D2D" w:rsidRPr="00613FB6">
        <w:t xml:space="preserve">to </w:t>
      </w:r>
      <w:del w:id="550" w:author="Thurow, Russ - FS, ID" w:date="2025-09-25T16:29:00Z" w16du:dateUtc="2025-09-25T22:29:00Z">
        <w:r w:rsidR="00A51D2D" w:rsidRPr="00613FB6" w:rsidDel="00667B85">
          <w:delText xml:space="preserve">above </w:delText>
        </w:r>
      </w:del>
      <w:ins w:id="551" w:author="Thurow, Russ - FS, ID" w:date="2025-09-25T16:29:00Z" w16du:dateUtc="2025-09-25T22:29:00Z">
        <w:r w:rsidR="00667B85" w:rsidRPr="00613FB6">
          <w:t xml:space="preserve">&gt; </w:t>
        </w:r>
      </w:ins>
      <w:r w:rsidR="0098347A" w:rsidRPr="00613FB6">
        <w:t>2000</w:t>
      </w:r>
      <w:r w:rsidR="00C97346" w:rsidRPr="00613FB6">
        <w:t xml:space="preserve"> </w:t>
      </w:r>
      <w:r w:rsidR="001D5646" w:rsidRPr="00613FB6">
        <w:t xml:space="preserve">m </w:t>
      </w:r>
      <w:r w:rsidR="003C528E" w:rsidRPr="00613FB6">
        <w:t xml:space="preserve">in </w:t>
      </w:r>
      <w:del w:id="552" w:author="Thurow, Russ - FS, ID" w:date="2025-09-25T16:32:00Z" w16du:dateUtc="2025-09-25T22:32:00Z">
        <w:r w:rsidR="001D5646" w:rsidRPr="00613FB6" w:rsidDel="004165A2">
          <w:delText xml:space="preserve">the </w:delText>
        </w:r>
      </w:del>
      <w:ins w:id="553" w:author="Thurow, Russ - FS, ID" w:date="2025-09-25T16:30:00Z" w16du:dateUtc="2025-09-25T22:30:00Z">
        <w:r w:rsidR="00667B85" w:rsidRPr="00613FB6">
          <w:t xml:space="preserve">tributary </w:t>
        </w:r>
      </w:ins>
      <w:r w:rsidR="003C528E" w:rsidRPr="00613FB6">
        <w:t>headwater</w:t>
      </w:r>
      <w:r w:rsidR="001D5646" w:rsidRPr="00613FB6">
        <w:t>s</w:t>
      </w:r>
      <w:del w:id="554" w:author="Thurow, Russ - FS, ID" w:date="2025-09-25T16:30:00Z" w16du:dateUtc="2025-09-25T22:30:00Z">
        <w:r w:rsidR="001D5646" w:rsidRPr="00613FB6" w:rsidDel="00667B85">
          <w:delText xml:space="preserve"> of</w:delText>
        </w:r>
        <w:r w:rsidR="00352C8A" w:rsidRPr="00613FB6" w:rsidDel="00667B85">
          <w:delText xml:space="preserve"> Bear Valley, Camas, Loon, and Marsh creeks</w:delText>
        </w:r>
      </w:del>
      <w:ins w:id="555" w:author="Thurow, Russ - FS, ID" w:date="2025-09-25T16:30:00Z" w16du:dateUtc="2025-09-25T22:30:00Z">
        <w:r w:rsidR="00667B85" w:rsidRPr="00613FB6">
          <w:t>.</w:t>
        </w:r>
      </w:ins>
      <w:ins w:id="556" w:author="Thurow, Russ - FS, ID" w:date="2025-09-25T16:32:00Z" w16du:dateUtc="2025-09-25T22:32:00Z">
        <w:r w:rsidR="004165A2" w:rsidRPr="00613FB6">
          <w:t xml:space="preserve"> </w:t>
        </w:r>
      </w:ins>
      <w:r w:rsidR="00560659" w:rsidRPr="00613FB6">
        <w:rPr>
          <w:bCs/>
        </w:rPr>
        <w:t>After selecting reach</w:t>
      </w:r>
      <w:ins w:id="557" w:author="Thurow, Russ - FS, ID" w:date="2025-09-25T16:33:00Z" w16du:dateUtc="2025-09-25T22:33:00Z">
        <w:r w:rsidR="004165A2" w:rsidRPr="00613FB6">
          <w:rPr>
            <w:bCs/>
          </w:rPr>
          <w:t>es</w:t>
        </w:r>
      </w:ins>
      <w:del w:id="558" w:author="Thurow, Russ - FS, ID" w:date="2025-09-25T16:33:00Z" w16du:dateUtc="2025-09-25T22:33:00Z">
        <w:r w:rsidR="00560659" w:rsidRPr="00613FB6" w:rsidDel="004165A2">
          <w:rPr>
            <w:bCs/>
          </w:rPr>
          <w:delText xml:space="preserve"> locations</w:delText>
        </w:r>
      </w:del>
      <w:r w:rsidR="00560659" w:rsidRPr="00613FB6">
        <w:rPr>
          <w:bCs/>
        </w:rPr>
        <w:t xml:space="preserve">, </w:t>
      </w:r>
      <w:del w:id="559" w:author="Sparks, Morgan - FS, ID" w:date="2025-10-21T10:20:00Z" w16du:dateUtc="2025-10-21T16:20:00Z">
        <w:r w:rsidR="00560659" w:rsidRPr="00613FB6" w:rsidDel="008012B4">
          <w:rPr>
            <w:bCs/>
          </w:rPr>
          <w:delText xml:space="preserve">we </w:delText>
        </w:r>
      </w:del>
      <w:ins w:id="560" w:author="Sparks, Morgan - FS, ID" w:date="2025-10-21T10:20:00Z" w16du:dateUtc="2025-10-21T16:20:00Z">
        <w:r w:rsidR="008012B4">
          <w:rPr>
            <w:bCs/>
          </w:rPr>
          <w:t>surveyors</w:t>
        </w:r>
        <w:r w:rsidR="008012B4" w:rsidRPr="00613FB6">
          <w:rPr>
            <w:bCs/>
          </w:rPr>
          <w:t xml:space="preserve"> </w:t>
        </w:r>
      </w:ins>
      <w:r w:rsidR="00560659" w:rsidRPr="00613FB6">
        <w:rPr>
          <w:bCs/>
        </w:rPr>
        <w:t xml:space="preserve">designated and marked subsections </w:t>
      </w:r>
      <w:ins w:id="561" w:author="Thurow, Russ - FS, ID" w:date="2025-09-25T16:33:00Z" w16du:dateUtc="2025-09-25T22:33:00Z">
        <w:r w:rsidR="004165A2" w:rsidRPr="00613FB6">
          <w:rPr>
            <w:bCs/>
          </w:rPr>
          <w:t xml:space="preserve">where redds </w:t>
        </w:r>
      </w:ins>
      <w:ins w:id="562" w:author="Thurow, Russ - FS, ID" w:date="2025-09-25T16:34:00Z" w16du:dateUtc="2025-09-25T22:34:00Z">
        <w:r w:rsidR="004165A2" w:rsidRPr="00613FB6">
          <w:rPr>
            <w:bCs/>
          </w:rPr>
          <w:t>would be identified.</w:t>
        </w:r>
      </w:ins>
    </w:p>
    <w:p w14:paraId="51A0977A" w14:textId="35EDC10C" w:rsidR="004165A2" w:rsidRPr="00613FB6" w:rsidRDefault="005D16D7" w:rsidP="004165A2">
      <w:pPr>
        <w:pStyle w:val="BodyText"/>
        <w:spacing w:line="480" w:lineRule="auto"/>
        <w:ind w:firstLine="720"/>
      </w:pPr>
      <w:del w:id="563" w:author="Sparks, Morgan - FS, ID" w:date="2025-10-21T10:20:00Z" w16du:dateUtc="2025-10-21T16:20:00Z">
        <w:r w:rsidRPr="00613FB6" w:rsidDel="008012B4">
          <w:delText>We</w:delText>
        </w:r>
        <w:r w:rsidR="0059774C" w:rsidRPr="00613FB6" w:rsidDel="008012B4">
          <w:delText xml:space="preserve"> </w:delText>
        </w:r>
      </w:del>
      <w:ins w:id="564" w:author="Sparks, Morgan - FS, ID" w:date="2025-10-21T10:20:00Z" w16du:dateUtc="2025-10-21T16:20:00Z">
        <w:r w:rsidR="008012B4">
          <w:t>Surveyors</w:t>
        </w:r>
        <w:r w:rsidR="008012B4" w:rsidRPr="00613FB6">
          <w:t xml:space="preserve"> </w:t>
        </w:r>
      </w:ins>
      <w:r w:rsidR="0059774C" w:rsidRPr="00613FB6">
        <w:t>intensively monitor</w:t>
      </w:r>
      <w:r w:rsidR="00A51D2D" w:rsidRPr="00613FB6">
        <w:t xml:space="preserve">ed Chinook salmon spawning </w:t>
      </w:r>
      <w:ins w:id="565" w:author="Maitland, Bryan - FS, ID" w:date="2025-09-23T13:14:00Z" w16du:dateUtc="2025-09-23T19:14:00Z">
        <w:del w:id="566" w:author="Thurow, Russ - FS, ID" w:date="2025-09-25T16:35:00Z" w16du:dateUtc="2025-09-25T22:35:00Z">
          <w:r w:rsidR="00A51D2D" w:rsidRPr="00613FB6" w:rsidDel="004165A2">
            <w:delText xml:space="preserve">activity </w:delText>
          </w:r>
        </w:del>
      </w:ins>
      <w:r w:rsidR="0059774C" w:rsidRPr="00613FB6">
        <w:t xml:space="preserve">from the onset of redd construction </w:t>
      </w:r>
      <w:r w:rsidR="00A51D2D" w:rsidRPr="00613FB6">
        <w:t xml:space="preserve">through </w:t>
      </w:r>
      <w:r w:rsidR="0059774C" w:rsidRPr="00613FB6">
        <w:t xml:space="preserve">the completion of spawning. </w:t>
      </w:r>
      <w:r w:rsidR="00A51D2D" w:rsidRPr="00613FB6">
        <w:t xml:space="preserve">From </w:t>
      </w:r>
      <w:r w:rsidR="0059774C" w:rsidRPr="00613FB6">
        <w:t xml:space="preserve">late July </w:t>
      </w:r>
      <w:r w:rsidR="00A51D2D" w:rsidRPr="00613FB6">
        <w:t xml:space="preserve">through </w:t>
      </w:r>
      <w:r w:rsidR="007A7EFB" w:rsidRPr="00613FB6">
        <w:t>mid-</w:t>
      </w:r>
      <w:r w:rsidR="0059774C" w:rsidRPr="00613FB6">
        <w:t xml:space="preserve">September, trained </w:t>
      </w:r>
      <w:r w:rsidR="00A51D2D" w:rsidRPr="00613FB6">
        <w:t xml:space="preserve">observers </w:t>
      </w:r>
      <w:r w:rsidR="0059774C" w:rsidRPr="00613FB6">
        <w:t xml:space="preserve">walked stream banks </w:t>
      </w:r>
      <w:del w:id="567" w:author="Thurow, Russ - FS, ID" w:date="2025-09-25T16:37:00Z" w16du:dateUtc="2025-09-25T22:37:00Z">
        <w:r w:rsidR="0059774C" w:rsidRPr="00613FB6" w:rsidDel="004165A2">
          <w:delText xml:space="preserve">adjacent </w:delText>
        </w:r>
      </w:del>
      <w:ins w:id="568" w:author="Thurow, Russ - FS, ID" w:date="2025-09-25T16:36:00Z" w16du:dateUtc="2025-09-25T22:36:00Z">
        <w:r w:rsidR="004165A2" w:rsidRPr="00613FB6">
          <w:t xml:space="preserve">within </w:t>
        </w:r>
      </w:ins>
      <w:del w:id="569" w:author="Thurow, Russ - FS, ID" w:date="2025-09-25T16:36:00Z" w16du:dateUtc="2025-09-25T22:36:00Z">
        <w:r w:rsidR="0059774C" w:rsidRPr="00613FB6" w:rsidDel="004165A2">
          <w:delText xml:space="preserve">to </w:delText>
        </w:r>
      </w:del>
      <w:r w:rsidR="0059774C" w:rsidRPr="00613FB6">
        <w:t>each study reach</w:t>
      </w:r>
      <w:r w:rsidR="00A51D2D" w:rsidRPr="00613FB6">
        <w:t xml:space="preserve"> every 3-4 days </w:t>
      </w:r>
      <w:ins w:id="570" w:author="Thurow, Russ - FS, ID" w:date="2025-09-25T16:37:00Z" w16du:dateUtc="2025-09-25T22:37:00Z">
        <w:r w:rsidR="004165A2" w:rsidRPr="00613FB6">
          <w:t xml:space="preserve">and </w:t>
        </w:r>
      </w:ins>
      <w:del w:id="571" w:author="Thurow, Russ - FS, ID" w:date="2025-09-25T16:37:00Z" w16du:dateUtc="2025-09-25T22:37:00Z">
        <w:r w:rsidR="00A51D2D" w:rsidRPr="00613FB6" w:rsidDel="004165A2">
          <w:delText xml:space="preserve">to </w:delText>
        </w:r>
      </w:del>
      <w:r w:rsidR="00A51D2D" w:rsidRPr="00613FB6">
        <w:t>search</w:t>
      </w:r>
      <w:ins w:id="572" w:author="Thurow, Russ - FS, ID" w:date="2025-09-25T16:37:00Z" w16du:dateUtc="2025-09-25T22:37:00Z">
        <w:r w:rsidR="004165A2" w:rsidRPr="00613FB6">
          <w:t>ed</w:t>
        </w:r>
      </w:ins>
      <w:r w:rsidR="00A51D2D" w:rsidRPr="00613FB6">
        <w:t xml:space="preserve"> </w:t>
      </w:r>
      <w:r w:rsidR="0059774C" w:rsidRPr="00613FB6">
        <w:t xml:space="preserve">for newly constructed </w:t>
      </w:r>
      <w:r w:rsidR="009178E0" w:rsidRPr="00613FB6">
        <w:t>redds. Observers</w:t>
      </w:r>
      <w:r w:rsidR="00A51D2D" w:rsidRPr="00613FB6">
        <w:t xml:space="preserve"> began surveys </w:t>
      </w:r>
      <w:r w:rsidR="009178E0" w:rsidRPr="00613FB6">
        <w:t>before</w:t>
      </w:r>
      <w:r w:rsidR="00A51D2D" w:rsidRPr="00613FB6">
        <w:t xml:space="preserve"> the onset of spawning and </w:t>
      </w:r>
      <w:ins w:id="573" w:author="Thurow, Russ - FS, ID" w:date="2025-09-25T21:29:00Z" w16du:dateUtc="2025-09-26T03:29:00Z">
        <w:r w:rsidR="00521FCD" w:rsidRPr="00613FB6">
          <w:t xml:space="preserve">georeferenced </w:t>
        </w:r>
      </w:ins>
      <w:del w:id="574" w:author="Thurow, Russ - FS, ID" w:date="2025-09-25T21:29:00Z" w16du:dateUtc="2025-09-26T03:29:00Z">
        <w:r w:rsidR="0059774C" w:rsidRPr="00613FB6" w:rsidDel="00521FCD">
          <w:delText xml:space="preserve">recorded </w:delText>
        </w:r>
      </w:del>
      <w:r w:rsidR="0059774C" w:rsidRPr="00613FB6">
        <w:t xml:space="preserve">redd locations </w:t>
      </w:r>
      <w:ins w:id="575" w:author="Thurow, Russ - FS, ID" w:date="2025-09-25T16:40:00Z" w16du:dateUtc="2025-09-25T22:40:00Z">
        <w:r w:rsidR="004165A2" w:rsidRPr="00613FB6">
          <w:t xml:space="preserve">with </w:t>
        </w:r>
      </w:ins>
      <w:del w:id="576" w:author="Thurow, Russ - FS, ID" w:date="2025-09-25T16:40:00Z" w16du:dateUtc="2025-09-25T22:40:00Z">
        <w:r w:rsidR="00A51D2D" w:rsidRPr="00613FB6" w:rsidDel="004165A2">
          <w:delText xml:space="preserve">handheld </w:delText>
        </w:r>
      </w:del>
      <w:r w:rsidR="0059774C" w:rsidRPr="00613FB6">
        <w:t xml:space="preserve">GPS </w:t>
      </w:r>
      <w:r w:rsidR="00A51D2D" w:rsidRPr="00613FB6">
        <w:t>units</w:t>
      </w:r>
      <w:ins w:id="577" w:author="Thurow, Russ - FS, ID" w:date="2025-09-25T16:40:00Z" w16du:dateUtc="2025-09-25T22:40:00Z">
        <w:r w:rsidR="004165A2" w:rsidRPr="00613FB6">
          <w:t xml:space="preserve">. </w:t>
        </w:r>
      </w:ins>
      <w:ins w:id="578" w:author="Thurow, Russ - FS, ID" w:date="2025-09-25T16:41:00Z" w16du:dateUtc="2025-09-25T22:41:00Z">
        <w:r w:rsidR="004165A2" w:rsidRPr="00613FB6">
          <w:t xml:space="preserve">To avoid </w:t>
        </w:r>
      </w:ins>
      <w:ins w:id="579" w:author="Thurow, Russ - FS, ID" w:date="2025-09-25T16:43:00Z" w16du:dateUtc="2025-09-25T22:43:00Z">
        <w:r w:rsidR="00D8716E" w:rsidRPr="00613FB6">
          <w:t xml:space="preserve">commission </w:t>
        </w:r>
      </w:ins>
      <w:ins w:id="580" w:author="Thurow, Russ - FS, ID" w:date="2025-09-25T16:41:00Z" w16du:dateUtc="2025-09-25T22:41:00Z">
        <w:r w:rsidR="004165A2" w:rsidRPr="00613FB6">
          <w:t>errors d</w:t>
        </w:r>
      </w:ins>
      <w:del w:id="581" w:author="Thurow, Russ - FS, ID" w:date="2025-09-25T16:41:00Z" w16du:dateUtc="2025-09-25T22:41:00Z">
        <w:r w:rsidR="0059774C" w:rsidRPr="00613FB6" w:rsidDel="004165A2">
          <w:delText>D</w:delText>
        </w:r>
      </w:del>
      <w:r w:rsidR="0059774C" w:rsidRPr="00613FB6">
        <w:t xml:space="preserve">uring the initial survey, </w:t>
      </w:r>
      <w:ins w:id="582" w:author="Thurow, Russ - FS, ID" w:date="2025-09-25T16:41:00Z" w16du:dateUtc="2025-09-25T22:41:00Z">
        <w:r w:rsidR="00D8716E" w:rsidRPr="00613FB6">
          <w:t xml:space="preserve">observers </w:t>
        </w:r>
      </w:ins>
      <w:del w:id="583" w:author="Thurow, Russ - FS, ID" w:date="2025-09-25T16:41:00Z" w16du:dateUtc="2025-09-25T22:41:00Z">
        <w:r w:rsidR="0059774C" w:rsidRPr="00613FB6" w:rsidDel="00D8716E">
          <w:delText xml:space="preserve">redd monitors </w:delText>
        </w:r>
      </w:del>
      <w:r w:rsidR="0059774C" w:rsidRPr="00613FB6">
        <w:t xml:space="preserve">recorded </w:t>
      </w:r>
      <w:ins w:id="584" w:author="Thurow, Russ - FS, ID" w:date="2025-09-25T16:42:00Z" w16du:dateUtc="2025-09-25T22:42:00Z">
        <w:r w:rsidR="00D8716E" w:rsidRPr="00613FB6">
          <w:t xml:space="preserve">all prior year redds or </w:t>
        </w:r>
      </w:ins>
      <w:r w:rsidR="0059774C" w:rsidRPr="00613FB6">
        <w:t>redd-like streambed features that might have been confused with new redds</w:t>
      </w:r>
      <w:r w:rsidR="00D8716E" w:rsidRPr="00613FB6">
        <w:t xml:space="preserve">. </w:t>
      </w:r>
    </w:p>
    <w:p w14:paraId="3F53F276" w14:textId="2725FACF" w:rsidR="0059774C" w:rsidRPr="00613FB6" w:rsidRDefault="009178E0" w:rsidP="004165A2">
      <w:pPr>
        <w:pStyle w:val="BodyText"/>
        <w:spacing w:line="480" w:lineRule="auto"/>
        <w:ind w:firstLine="720"/>
      </w:pPr>
      <w:r w:rsidRPr="00613FB6">
        <w:t>Based on o</w:t>
      </w:r>
      <w:r w:rsidR="0059774C" w:rsidRPr="00613FB6">
        <w:t>ur prior observations in the Salmon River basin, female Chinook salmon typically remain</w:t>
      </w:r>
      <w:del w:id="585" w:author="Thurow, Russ - FS, ID" w:date="2025-09-25T16:45:00Z" w16du:dateUtc="2025-09-25T22:45:00Z">
        <w:r w:rsidR="0059774C" w:rsidRPr="00613FB6" w:rsidDel="00D8716E">
          <w:delText>ed</w:delText>
        </w:r>
      </w:del>
      <w:r w:rsidR="0059774C" w:rsidRPr="00613FB6">
        <w:t xml:space="preserve"> on </w:t>
      </w:r>
      <w:ins w:id="586" w:author="Thurow, Russ - FS, ID" w:date="2025-09-25T16:51:00Z" w16du:dateUtc="2025-09-25T22:51:00Z">
        <w:r w:rsidR="008138F2" w:rsidRPr="00613FB6">
          <w:t xml:space="preserve">excavated </w:t>
        </w:r>
      </w:ins>
      <w:del w:id="587" w:author="Thurow, Russ - FS, ID" w:date="2025-09-25T16:51:00Z" w16du:dateUtc="2025-09-25T22:51:00Z">
        <w:r w:rsidR="0059774C" w:rsidRPr="00613FB6" w:rsidDel="008138F2">
          <w:delText xml:space="preserve">newly constructed </w:delText>
        </w:r>
      </w:del>
      <w:r w:rsidR="0059774C" w:rsidRPr="00613FB6">
        <w:t>redds for 3</w:t>
      </w:r>
      <w:ins w:id="588" w:author="Thurow, Russ - FS, ID" w:date="2025-09-25T16:45:00Z" w16du:dateUtc="2025-09-25T22:45:00Z">
        <w:r w:rsidR="00D8716E" w:rsidRPr="00613FB6">
          <w:t>-</w:t>
        </w:r>
      </w:ins>
      <w:del w:id="589" w:author="Thurow, Russ - FS, ID" w:date="2025-09-25T16:45:00Z" w16du:dateUtc="2025-09-25T22:45:00Z">
        <w:r w:rsidRPr="00613FB6" w:rsidDel="00D8716E">
          <w:delText xml:space="preserve"> to </w:delText>
        </w:r>
      </w:del>
      <w:r w:rsidR="0059774C" w:rsidRPr="00613FB6">
        <w:t xml:space="preserve">5 days. </w:t>
      </w:r>
      <w:ins w:id="590" w:author="Thurow, Russ - FS, ID" w:date="2025-09-25T16:46:00Z" w16du:dateUtc="2025-09-25T22:46:00Z">
        <w:r w:rsidR="00D8716E" w:rsidRPr="00613FB6">
          <w:t>Consequen</w:t>
        </w:r>
      </w:ins>
      <w:ins w:id="591" w:author="Thurow, Russ - FS, ID" w:date="2025-09-25T16:47:00Z" w16du:dateUtc="2025-09-25T22:47:00Z">
        <w:r w:rsidR="00D8716E" w:rsidRPr="00613FB6">
          <w:t xml:space="preserve">tly, </w:t>
        </w:r>
      </w:ins>
      <w:del w:id="592" w:author="Thurow, Russ - FS, ID" w:date="2025-09-25T16:47:00Z" w16du:dateUtc="2025-09-25T22:47:00Z">
        <w:r w:rsidRPr="00613FB6" w:rsidDel="00D8716E">
          <w:delText xml:space="preserve">Thus, </w:delText>
        </w:r>
      </w:del>
      <w:r w:rsidRPr="00613FB6">
        <w:t>w</w:t>
      </w:r>
      <w:r w:rsidR="0059774C" w:rsidRPr="00613FB6">
        <w:t xml:space="preserve">e assumed </w:t>
      </w:r>
      <w:ins w:id="593" w:author="Thurow, Russ - FS, ID" w:date="2025-09-25T16:47:00Z" w16du:dateUtc="2025-09-25T22:47:00Z">
        <w:r w:rsidR="00D8716E" w:rsidRPr="00613FB6">
          <w:t xml:space="preserve">our </w:t>
        </w:r>
      </w:ins>
      <w:del w:id="594" w:author="Thurow, Russ - FS, ID" w:date="2025-09-25T16:47:00Z" w16du:dateUtc="2025-09-25T22:47:00Z">
        <w:r w:rsidR="0059774C" w:rsidRPr="00613FB6" w:rsidDel="00D8716E">
          <w:delText xml:space="preserve">that </w:delText>
        </w:r>
        <w:r w:rsidRPr="00613FB6" w:rsidDel="00D8716E">
          <w:delText xml:space="preserve">a </w:delText>
        </w:r>
      </w:del>
      <w:r w:rsidR="0059774C" w:rsidRPr="00613FB6">
        <w:t>3</w:t>
      </w:r>
      <w:ins w:id="595" w:author="Thurow, Russ - FS, ID" w:date="2025-09-25T16:47:00Z" w16du:dateUtc="2025-09-25T22:47:00Z">
        <w:r w:rsidR="00D8716E" w:rsidRPr="00613FB6">
          <w:t>-</w:t>
        </w:r>
      </w:ins>
      <w:del w:id="596" w:author="Thurow, Russ - FS, ID" w:date="2025-09-25T16:47:00Z" w16du:dateUtc="2025-09-25T22:47:00Z">
        <w:r w:rsidRPr="00613FB6" w:rsidDel="00D8716E">
          <w:delText xml:space="preserve"> to </w:delText>
        </w:r>
      </w:del>
      <w:proofErr w:type="gramStart"/>
      <w:r w:rsidR="0059774C" w:rsidRPr="00613FB6">
        <w:t>5 day</w:t>
      </w:r>
      <w:proofErr w:type="gramEnd"/>
      <w:r w:rsidR="0059774C" w:rsidRPr="00613FB6">
        <w:t xml:space="preserve"> </w:t>
      </w:r>
      <w:r w:rsidRPr="00613FB6">
        <w:t xml:space="preserve">survey interval </w:t>
      </w:r>
      <w:del w:id="597" w:author="Thurow, Russ - FS, ID" w:date="2025-09-25T16:47:00Z" w16du:dateUtc="2025-09-25T22:47:00Z">
        <w:r w:rsidR="0059774C" w:rsidRPr="00613FB6" w:rsidDel="00D8716E">
          <w:delText xml:space="preserve">would </w:delText>
        </w:r>
      </w:del>
      <w:r w:rsidRPr="00613FB6">
        <w:t>maximize</w:t>
      </w:r>
      <w:ins w:id="598" w:author="Thurow, Russ - FS, ID" w:date="2025-09-25T16:47:00Z" w16du:dateUtc="2025-09-25T22:47:00Z">
        <w:r w:rsidR="00D8716E" w:rsidRPr="00613FB6">
          <w:t>d</w:t>
        </w:r>
      </w:ins>
      <w:r w:rsidRPr="00613FB6">
        <w:t xml:space="preserve"> </w:t>
      </w:r>
      <w:r w:rsidR="0059774C" w:rsidRPr="00613FB6">
        <w:t>the likelihood of detecting all redds</w:t>
      </w:r>
      <w:r w:rsidRPr="00613FB6">
        <w:t xml:space="preserve"> soon after </w:t>
      </w:r>
      <w:ins w:id="599" w:author="Thurow, Russ - FS, ID" w:date="2025-09-25T16:52:00Z" w16du:dateUtc="2025-09-25T22:52:00Z">
        <w:r w:rsidR="008138F2" w:rsidRPr="00613FB6">
          <w:t xml:space="preserve">their </w:t>
        </w:r>
      </w:ins>
      <w:r w:rsidRPr="00613FB6">
        <w:t>construction</w:t>
      </w:r>
      <w:del w:id="600" w:author="Thurow, Russ - FS, ID" w:date="2025-09-25T16:48:00Z" w16du:dateUtc="2025-09-25T22:48:00Z">
        <w:r w:rsidRPr="00613FB6" w:rsidDel="00D8716E">
          <w:delText xml:space="preserve"> while minimizing double-counting</w:delText>
        </w:r>
      </w:del>
      <w:r w:rsidR="0059774C" w:rsidRPr="00613FB6">
        <w:t xml:space="preserve">. </w:t>
      </w:r>
      <w:ins w:id="601" w:author="Thurow, Russ - FS, ID" w:date="2025-09-25T16:49:00Z" w16du:dateUtc="2025-09-25T22:49:00Z">
        <w:del w:id="602" w:author="Sparks, Morgan - FS, ID" w:date="2025-10-21T10:21:00Z" w16du:dateUtc="2025-10-21T16:21:00Z">
          <w:r w:rsidR="00D8716E" w:rsidRPr="00613FB6" w:rsidDel="008012B4">
            <w:delText xml:space="preserve">All surveys </w:delText>
          </w:r>
        </w:del>
      </w:ins>
      <w:del w:id="603" w:author="Sparks, Morgan - FS, ID" w:date="2025-10-21T10:21:00Z" w16du:dateUtc="2025-10-21T16:21:00Z">
        <w:r w:rsidR="0059774C" w:rsidRPr="00613FB6" w:rsidDel="008012B4">
          <w:delText xml:space="preserve">Redd counts were conducted between 0930 and 1700 to maximize </w:delText>
        </w:r>
      </w:del>
      <w:ins w:id="604" w:author="Thurow, Russ - FS, ID" w:date="2025-09-25T16:49:00Z" w16du:dateUtc="2025-09-25T22:49:00Z">
        <w:del w:id="605" w:author="Sparks, Morgan - FS, ID" w:date="2025-10-21T10:21:00Z" w16du:dateUtc="2025-10-21T16:21:00Z">
          <w:r w:rsidR="00D8716E" w:rsidRPr="00613FB6" w:rsidDel="008012B4">
            <w:delText>visibility</w:delText>
          </w:r>
        </w:del>
      </w:ins>
      <w:del w:id="606" w:author="Sparks, Morgan - FS, ID" w:date="2025-10-21T10:21:00Z" w16du:dateUtc="2025-10-21T16:21:00Z">
        <w:r w:rsidR="0059774C" w:rsidRPr="00613FB6" w:rsidDel="008012B4">
          <w:delText>direct sunlight, and observers wore polarized sunglasses</w:delText>
        </w:r>
        <w:r w:rsidR="00BF5900" w:rsidRPr="00613FB6" w:rsidDel="008012B4">
          <w:delText xml:space="preserve">. </w:delText>
        </w:r>
      </w:del>
    </w:p>
    <w:p w14:paraId="03BB5ED9" w14:textId="1F633524" w:rsidR="00127346" w:rsidRPr="00613FB6" w:rsidRDefault="009178E0" w:rsidP="009178E0">
      <w:pPr>
        <w:pStyle w:val="BodyText"/>
        <w:spacing w:line="480" w:lineRule="auto"/>
      </w:pPr>
      <w:r w:rsidRPr="00613FB6">
        <w:tab/>
      </w:r>
      <w:moveFromRangeStart w:id="607" w:author="Thurow, Russ - FS, ID" w:date="2025-09-25T16:57:00Z" w:name="move209711886"/>
      <w:moveFrom w:id="608" w:author="Thurow, Russ - FS, ID" w:date="2025-09-25T16:57:00Z" w16du:dateUtc="2025-09-25T22:57:00Z">
        <w:r w:rsidR="00127346" w:rsidRPr="00613FB6" w:rsidDel="008138F2">
          <w:t xml:space="preserve">We </w:t>
        </w:r>
        <w:r w:rsidRPr="00613FB6" w:rsidDel="008138F2">
          <w:t xml:space="preserve">excluded data from </w:t>
        </w:r>
        <w:r w:rsidR="00127346" w:rsidRPr="00613FB6" w:rsidDel="008138F2">
          <w:t xml:space="preserve">2001, and from Knapp and Cape Horn creeks, </w:t>
        </w:r>
        <w:r w:rsidRPr="00613FB6" w:rsidDel="008138F2">
          <w:t>due to in</w:t>
        </w:r>
        <w:r w:rsidR="00127346" w:rsidRPr="00613FB6" w:rsidDel="008138F2">
          <w:t>consistent sampl</w:t>
        </w:r>
        <w:r w:rsidRPr="00613FB6" w:rsidDel="008138F2">
          <w:t>ing</w:t>
        </w:r>
        <w:r w:rsidR="00127346" w:rsidRPr="00613FB6" w:rsidDel="008138F2">
          <w:t xml:space="preserve">. </w:t>
        </w:r>
      </w:moveFrom>
      <w:moveFromRangeEnd w:id="607"/>
      <w:ins w:id="609" w:author="Thurow, Russ - FS, ID" w:date="2025-09-25T16:59:00Z" w16du:dateUtc="2025-09-25T22:59:00Z">
        <w:r w:rsidR="008138F2" w:rsidRPr="00613FB6">
          <w:t xml:space="preserve">Considering </w:t>
        </w:r>
        <w:del w:id="610" w:author="Sparks, Morgan - FS, ID" w:date="2025-10-21T10:21:00Z" w16du:dateUtc="2025-10-21T16:21:00Z">
          <w:r w:rsidR="008138F2" w:rsidRPr="00613FB6" w:rsidDel="008012B4">
            <w:delText xml:space="preserve">our </w:delText>
          </w:r>
        </w:del>
      </w:ins>
      <w:del w:id="611" w:author="Thurow, Russ - FS, ID" w:date="2025-09-25T16:59:00Z" w16du:dateUtc="2025-09-25T22:59:00Z">
        <w:r w:rsidR="00127346" w:rsidRPr="00613FB6" w:rsidDel="008138F2">
          <w:delText xml:space="preserve">Because </w:delText>
        </w:r>
      </w:del>
      <w:r w:rsidRPr="00613FB6">
        <w:t xml:space="preserve">surveys </w:t>
      </w:r>
      <w:r w:rsidR="00127346" w:rsidRPr="00613FB6">
        <w:t xml:space="preserve">were </w:t>
      </w:r>
      <w:ins w:id="612" w:author="Thurow, Russ - FS, ID" w:date="2025-09-25T16:56:00Z" w16du:dateUtc="2025-09-25T22:56:00Z">
        <w:r w:rsidR="008138F2" w:rsidRPr="00613FB6">
          <w:t xml:space="preserve">completed </w:t>
        </w:r>
      </w:ins>
      <w:del w:id="613" w:author="Thurow, Russ - FS, ID" w:date="2025-09-25T16:56:00Z" w16du:dateUtc="2025-09-25T22:56:00Z">
        <w:r w:rsidRPr="00613FB6" w:rsidDel="008138F2">
          <w:delText xml:space="preserve">done </w:delText>
        </w:r>
      </w:del>
      <w:r w:rsidRPr="00613FB6">
        <w:t>every 3-4 days</w:t>
      </w:r>
      <w:r w:rsidR="00127346" w:rsidRPr="00613FB6">
        <w:t xml:space="preserve">, </w:t>
      </w:r>
      <w:r w:rsidRPr="00613FB6">
        <w:t xml:space="preserve">we inferred </w:t>
      </w:r>
      <w:r w:rsidR="00127346" w:rsidRPr="00613FB6">
        <w:t xml:space="preserve">spawn </w:t>
      </w:r>
      <w:r w:rsidRPr="00613FB6">
        <w:t xml:space="preserve">timing </w:t>
      </w:r>
      <w:r w:rsidR="00127346" w:rsidRPr="00613FB6">
        <w:t xml:space="preserve">from the </w:t>
      </w:r>
      <w:ins w:id="614" w:author="Thurow, Russ - FS, ID" w:date="2025-09-25T16:56:00Z" w16du:dateUtc="2025-09-25T22:56:00Z">
        <w:r w:rsidR="008138F2" w:rsidRPr="00613FB6">
          <w:t>f</w:t>
        </w:r>
      </w:ins>
      <w:ins w:id="615" w:author="Thurow, Russ - FS, ID" w:date="2025-09-25T16:57:00Z" w16du:dateUtc="2025-09-25T22:57:00Z">
        <w:r w:rsidR="008138F2" w:rsidRPr="00613FB6">
          <w:t xml:space="preserve">irst </w:t>
        </w:r>
      </w:ins>
      <w:r w:rsidR="00127346" w:rsidRPr="00613FB6">
        <w:t xml:space="preserve">date a redd was </w:t>
      </w:r>
      <w:del w:id="616" w:author="Thurow, Russ - FS, ID" w:date="2025-09-25T16:57:00Z" w16du:dateUtc="2025-09-25T22:57:00Z">
        <w:r w:rsidRPr="00613FB6" w:rsidDel="008138F2">
          <w:delText xml:space="preserve">first </w:delText>
        </w:r>
      </w:del>
      <w:r w:rsidRPr="00613FB6">
        <w:t xml:space="preserve">recorded as </w:t>
      </w:r>
      <w:r w:rsidR="00127346" w:rsidRPr="00613FB6">
        <w:t>fully constructed.</w:t>
      </w:r>
      <w:r w:rsidR="00A77D67" w:rsidRPr="00613FB6">
        <w:t xml:space="preserve"> </w:t>
      </w:r>
      <w:r w:rsidRPr="00613FB6">
        <w:t xml:space="preserve">Redd locations were spatially </w:t>
      </w:r>
      <w:r w:rsidR="00127346" w:rsidRPr="00613FB6">
        <w:t xml:space="preserve">joined to </w:t>
      </w:r>
      <w:r w:rsidRPr="00613FB6">
        <w:t xml:space="preserve">stream reaches in </w:t>
      </w:r>
      <w:r w:rsidR="00127346" w:rsidRPr="00613FB6">
        <w:t xml:space="preserve">the NHDPlus </w:t>
      </w:r>
      <w:r w:rsidRPr="00613FB6">
        <w:t xml:space="preserve">dataset </w:t>
      </w:r>
      <w:r w:rsidR="00127346" w:rsidRPr="00613FB6">
        <w:t>(</w:t>
      </w:r>
      <w:r w:rsidRPr="00613FB6">
        <w:t>Moore et al. 2019</w:t>
      </w:r>
      <w:r w:rsidR="00127346" w:rsidRPr="00613FB6">
        <w:t xml:space="preserve">) </w:t>
      </w:r>
      <w:r w:rsidR="00441AAC" w:rsidRPr="00613FB6">
        <w:t>and</w:t>
      </w:r>
      <w:r w:rsidR="00127346" w:rsidRPr="00613FB6">
        <w:t xml:space="preserve"> assign</w:t>
      </w:r>
      <w:r w:rsidR="00441AAC" w:rsidRPr="00613FB6">
        <w:t>ed</w:t>
      </w:r>
      <w:r w:rsidR="00127346" w:rsidRPr="00613FB6">
        <w:t xml:space="preserve"> a common identifier </w:t>
      </w:r>
      <w:commentRangeStart w:id="617"/>
      <w:r w:rsidR="00127346" w:rsidRPr="00613FB6">
        <w:t>(COMID)</w:t>
      </w:r>
      <w:commentRangeEnd w:id="617"/>
      <w:r w:rsidR="008012B4">
        <w:rPr>
          <w:rStyle w:val="CommentReference"/>
          <w:rFonts w:eastAsiaTheme="minorEastAsia"/>
        </w:rPr>
        <w:commentReference w:id="617"/>
      </w:r>
      <w:r w:rsidR="00127346" w:rsidRPr="00613FB6">
        <w:t xml:space="preserve">. </w:t>
      </w:r>
      <w:r w:rsidRPr="00613FB6">
        <w:t xml:space="preserve">This identifier was </w:t>
      </w:r>
      <w:r w:rsidR="00F824FC" w:rsidRPr="00613FB6">
        <w:t xml:space="preserve">used </w:t>
      </w:r>
      <w:r w:rsidR="00127346" w:rsidRPr="00613FB6">
        <w:t xml:space="preserve">to link </w:t>
      </w:r>
      <w:r w:rsidRPr="00613FB6">
        <w:t xml:space="preserve">each </w:t>
      </w:r>
      <w:r w:rsidR="00127346" w:rsidRPr="00613FB6">
        <w:t xml:space="preserve">redd with </w:t>
      </w:r>
      <w:r w:rsidRPr="00613FB6">
        <w:t xml:space="preserve">environmental </w:t>
      </w:r>
      <w:r w:rsidR="00127346" w:rsidRPr="00613FB6">
        <w:t>covariate</w:t>
      </w:r>
      <w:r w:rsidRPr="00613FB6">
        <w:t>s</w:t>
      </w:r>
      <w:r w:rsidR="00127346" w:rsidRPr="00613FB6">
        <w:t xml:space="preserve"> </w:t>
      </w:r>
      <w:r w:rsidRPr="00613FB6">
        <w:t xml:space="preserve">from the corresponding </w:t>
      </w:r>
      <w:r w:rsidR="00127346" w:rsidRPr="00613FB6">
        <w:t>stream reach</w:t>
      </w:r>
      <w:ins w:id="618" w:author="Maitland, Bryan - FS, ID" w:date="2025-10-06T10:54:00Z" w16du:dateUtc="2025-10-06T16:54:00Z">
        <w:r w:rsidR="00121A7B" w:rsidRPr="00613FB6">
          <w:t xml:space="preserve"> (i.e., COMID)</w:t>
        </w:r>
      </w:ins>
      <w:r w:rsidRPr="00613FB6">
        <w:t>.</w:t>
      </w:r>
      <w:r w:rsidR="00127346" w:rsidRPr="00613FB6">
        <w:t xml:space="preserve"> </w:t>
      </w:r>
      <w:moveToRangeStart w:id="619" w:author="Thurow, Russ - FS, ID" w:date="2025-09-25T16:57:00Z" w:name="move209711886"/>
      <w:moveTo w:id="620" w:author="Thurow, Russ - FS, ID" w:date="2025-09-25T16:57:00Z" w16du:dateUtc="2025-09-25T22:57:00Z">
        <w:r w:rsidR="008138F2" w:rsidRPr="00613FB6">
          <w:t xml:space="preserve">We excluded data from 2001, and from Knapp and Cape Horn </w:t>
        </w:r>
      </w:moveTo>
      <w:ins w:id="621" w:author="Maitland, Bryan - FS, ID" w:date="2025-10-20T13:15:00Z" w16du:dateUtc="2025-10-20T19:15:00Z">
        <w:r w:rsidR="00EE26BE">
          <w:t>C</w:t>
        </w:r>
      </w:ins>
      <w:moveTo w:id="622" w:author="Thurow, Russ - FS, ID" w:date="2025-09-25T16:57:00Z" w16du:dateUtc="2025-09-25T22:57:00Z">
        <w:del w:id="623" w:author="Maitland, Bryan - FS, ID" w:date="2025-10-20T13:15:00Z" w16du:dateUtc="2025-10-20T19:15:00Z">
          <w:r w:rsidR="008138F2" w:rsidRPr="00613FB6" w:rsidDel="00EE26BE">
            <w:delText>c</w:delText>
          </w:r>
        </w:del>
        <w:r w:rsidR="008138F2" w:rsidRPr="00613FB6">
          <w:t>reeks</w:t>
        </w:r>
      </w:moveTo>
      <w:ins w:id="624" w:author="Thurow, Russ - FS, ID" w:date="2025-09-25T21:21:00Z" w16du:dateUtc="2025-09-26T03:21:00Z">
        <w:r w:rsidR="006F2A0F" w:rsidRPr="00613FB6">
          <w:t xml:space="preserve"> </w:t>
        </w:r>
      </w:ins>
      <w:ins w:id="625" w:author="Thurow, Russ - FS, ID" w:date="2025-09-25T21:22:00Z" w16du:dateUtc="2025-09-26T03:22:00Z">
        <w:r w:rsidR="006F2A0F" w:rsidRPr="00613FB6">
          <w:t>(Marsh Creek tributaries) because of</w:t>
        </w:r>
      </w:ins>
      <w:moveTo w:id="626" w:author="Thurow, Russ - FS, ID" w:date="2025-09-25T16:57:00Z" w16du:dateUtc="2025-09-25T22:57:00Z">
        <w:del w:id="627" w:author="Thurow, Russ - FS, ID" w:date="2025-09-25T21:22:00Z" w16du:dateUtc="2025-09-26T03:22:00Z">
          <w:r w:rsidR="008138F2" w:rsidRPr="00613FB6" w:rsidDel="006F2A0F">
            <w:delText>, due to</w:delText>
          </w:r>
        </w:del>
        <w:r w:rsidR="008138F2" w:rsidRPr="00613FB6">
          <w:t xml:space="preserve"> inconsistent sampling. </w:t>
        </w:r>
      </w:moveTo>
      <w:moveToRangeEnd w:id="619"/>
      <w:r w:rsidRPr="00613FB6">
        <w:t>The final dataset co</w:t>
      </w:r>
      <w:ins w:id="628" w:author="Thurow, Russ - FS, ID" w:date="2025-09-25T17:01:00Z" w16du:dateUtc="2025-09-25T23:01:00Z">
        <w:r w:rsidR="008138F2" w:rsidRPr="00613FB6">
          <w:t>ntained</w:t>
        </w:r>
      </w:ins>
      <w:del w:id="629" w:author="Thurow, Russ - FS, ID" w:date="2025-09-25T17:01:00Z" w16du:dateUtc="2025-09-25T23:01:00Z">
        <w:r w:rsidRPr="00613FB6" w:rsidDel="008138F2">
          <w:delText>mprised</w:delText>
        </w:r>
      </w:del>
      <w:r w:rsidRPr="00613FB6">
        <w:t xml:space="preserve"> 3,016 </w:t>
      </w:r>
      <w:ins w:id="630" w:author="Thurow, Russ - FS, ID" w:date="2025-09-25T21:26:00Z" w16du:dateUtc="2025-09-26T03:26:00Z">
        <w:r w:rsidR="006F2A0F" w:rsidRPr="00613FB6">
          <w:t xml:space="preserve">georeferenced </w:t>
        </w:r>
      </w:ins>
      <w:r w:rsidRPr="00613FB6">
        <w:t>redd</w:t>
      </w:r>
      <w:ins w:id="631" w:author="Thurow, Russ - FS, ID" w:date="2025-09-25T21:26:00Z" w16du:dateUtc="2025-09-26T03:26:00Z">
        <w:r w:rsidR="006F2A0F" w:rsidRPr="00613FB6">
          <w:t>s</w:t>
        </w:r>
      </w:ins>
      <w:del w:id="632" w:author="Thurow, Russ - FS, ID" w:date="2025-09-25T21:26:00Z" w16du:dateUtc="2025-09-26T03:26:00Z">
        <w:r w:rsidRPr="00613FB6" w:rsidDel="006F2A0F">
          <w:delText xml:space="preserve"> observations</w:delText>
        </w:r>
      </w:del>
      <w:r w:rsidRPr="00613FB6">
        <w:t xml:space="preserve"> (</w:t>
      </w:r>
      <w:r w:rsidRPr="00613FB6">
        <w:rPr>
          <w:i/>
          <w:iCs/>
        </w:rPr>
        <w:t>i.e.</w:t>
      </w:r>
      <w:r w:rsidRPr="00613FB6">
        <w:t xml:space="preserve">, inferred spawn date) across </w:t>
      </w:r>
      <w:commentRangeStart w:id="633"/>
      <w:commentRangeStart w:id="634"/>
      <w:ins w:id="635" w:author="Thurow, Russ - FS, ID" w:date="2025-09-25T21:35:00Z" w16du:dateUtc="2025-09-26T03:35:00Z">
        <w:del w:id="636" w:author="Maitland, Bryan - FS, ID" w:date="2025-10-06T10:53:00Z" w16du:dateUtc="2025-10-06T16:53:00Z">
          <w:r w:rsidR="00521FCD" w:rsidRPr="00613FB6" w:rsidDel="00121A7B">
            <w:delText xml:space="preserve">19 </w:delText>
          </w:r>
        </w:del>
      </w:ins>
      <w:r w:rsidRPr="00613FB6">
        <w:rPr>
          <w:rPrChange w:id="637" w:author="Maitland, Bryan - FS, ID" w:date="2025-10-20T12:46:00Z" w16du:dateUtc="2025-10-20T18:46:00Z">
            <w:rPr>
              <w:highlight w:val="yellow"/>
            </w:rPr>
          </w:rPrChange>
        </w:rPr>
        <w:t>10</w:t>
      </w:r>
      <w:ins w:id="638" w:author="Maitland, Bryan - FS, ID" w:date="2025-10-08T09:21:00Z" w16du:dateUtc="2025-10-08T15:21:00Z">
        <w:r w:rsidR="009F4A5D" w:rsidRPr="00613FB6">
          <w:rPr>
            <w:rPrChange w:id="639" w:author="Maitland, Bryan - FS, ID" w:date="2025-10-20T12:46:00Z" w16du:dateUtc="2025-10-20T18:46:00Z">
              <w:rPr>
                <w:highlight w:val="yellow"/>
              </w:rPr>
            </w:rPrChange>
          </w:rPr>
          <w:t>4</w:t>
        </w:r>
      </w:ins>
      <w:del w:id="640" w:author="Maitland, Bryan - FS, ID" w:date="2025-10-08T09:21:00Z" w16du:dateUtc="2025-10-08T15:21:00Z">
        <w:r w:rsidRPr="00613FB6" w:rsidDel="009F4A5D">
          <w:rPr>
            <w:rPrChange w:id="641" w:author="Maitland, Bryan - FS, ID" w:date="2025-10-20T12:46:00Z" w16du:dateUtc="2025-10-20T18:46:00Z">
              <w:rPr>
                <w:highlight w:val="yellow"/>
              </w:rPr>
            </w:rPrChange>
          </w:rPr>
          <w:delText>8</w:delText>
        </w:r>
      </w:del>
      <w:commentRangeEnd w:id="633"/>
      <w:r w:rsidR="00521FCD" w:rsidRPr="00613FB6">
        <w:rPr>
          <w:rStyle w:val="CommentReference"/>
          <w:rFonts w:eastAsiaTheme="minorEastAsia"/>
        </w:rPr>
        <w:commentReference w:id="633"/>
      </w:r>
      <w:commentRangeEnd w:id="634"/>
      <w:r w:rsidR="00121A7B" w:rsidRPr="00613FB6">
        <w:rPr>
          <w:rStyle w:val="CommentReference"/>
          <w:rFonts w:eastAsiaTheme="minorEastAsia"/>
        </w:rPr>
        <w:commentReference w:id="634"/>
      </w:r>
      <w:ins w:id="642" w:author="Maitland, Bryan - FS, ID" w:date="2025-10-08T09:19:00Z" w16du:dateUtc="2025-10-08T15:19:00Z">
        <w:r w:rsidR="009F4A5D" w:rsidRPr="00613FB6">
          <w:t xml:space="preserve"> </w:t>
        </w:r>
      </w:ins>
      <w:del w:id="643" w:author="Thurow, Russ - FS, ID" w:date="2025-09-25T21:35:00Z" w16du:dateUtc="2025-09-26T03:35:00Z">
        <w:r w:rsidRPr="00613FB6" w:rsidDel="00521FCD">
          <w:rPr>
            <w:rPrChange w:id="644" w:author="Maitland, Bryan - FS, ID" w:date="2025-10-20T12:46:00Z" w16du:dateUtc="2025-10-20T18:46:00Z">
              <w:rPr>
                <w:highlight w:val="yellow"/>
              </w:rPr>
            </w:rPrChange>
          </w:rPr>
          <w:delText xml:space="preserve"> </w:delText>
        </w:r>
      </w:del>
      <w:r w:rsidRPr="00613FB6">
        <w:t>stream reaches (</w:t>
      </w:r>
      <w:ins w:id="645" w:author="Maitland, Bryan - FS, ID" w:date="2025-10-06T10:55:00Z" w16du:dateUtc="2025-10-06T16:55:00Z">
        <w:r w:rsidR="00121A7B" w:rsidRPr="00613FB6">
          <w:t xml:space="preserve">i.e., </w:t>
        </w:r>
      </w:ins>
      <w:r w:rsidRPr="00613FB6">
        <w:t xml:space="preserve">COMIDs), nested within </w:t>
      </w:r>
      <w:commentRangeStart w:id="646"/>
      <w:ins w:id="647" w:author="Thurow, Russ - FS, ID" w:date="2025-09-25T21:22:00Z" w16du:dateUtc="2025-09-26T03:22:00Z">
        <w:r w:rsidR="006F2A0F" w:rsidRPr="00613FB6">
          <w:t xml:space="preserve">six </w:t>
        </w:r>
      </w:ins>
      <w:ins w:id="648" w:author="Thurow, Russ - FS, ID" w:date="2025-09-25T21:23:00Z" w16du:dateUtc="2025-09-26T03:23:00Z">
        <w:r w:rsidR="006F2A0F" w:rsidRPr="00613FB6">
          <w:t xml:space="preserve">major spawning tributaries </w:t>
        </w:r>
      </w:ins>
      <w:ins w:id="649" w:author="Thurow, Russ - FS, ID" w:date="2025-09-25T21:26:00Z" w16du:dateUtc="2025-09-26T03:26:00Z">
        <w:r w:rsidR="006F2A0F" w:rsidRPr="00613FB6">
          <w:t xml:space="preserve">that </w:t>
        </w:r>
      </w:ins>
      <w:ins w:id="650" w:author="Thurow, Russ - FS, ID" w:date="2025-09-25T21:56:00Z" w16du:dateUtc="2025-09-26T03:56:00Z">
        <w:r w:rsidR="0010710C" w:rsidRPr="00613FB6">
          <w:t xml:space="preserve">also </w:t>
        </w:r>
      </w:ins>
      <w:ins w:id="651" w:author="Thurow, Russ - FS, ID" w:date="2025-09-25T21:24:00Z" w16du:dateUtc="2025-09-26T03:24:00Z">
        <w:r w:rsidR="006F2A0F" w:rsidRPr="00613FB6">
          <w:t>includ</w:t>
        </w:r>
      </w:ins>
      <w:ins w:id="652" w:author="Thurow, Russ - FS, ID" w:date="2025-09-25T21:26:00Z" w16du:dateUtc="2025-09-26T03:26:00Z">
        <w:r w:rsidR="006F2A0F" w:rsidRPr="00613FB6">
          <w:t xml:space="preserve">ed </w:t>
        </w:r>
      </w:ins>
      <w:ins w:id="653" w:author="Thurow, Russ - FS, ID" w:date="2025-09-25T21:24:00Z" w16du:dateUtc="2025-09-26T03:24:00Z">
        <w:r w:rsidR="006F2A0F" w:rsidRPr="00613FB6">
          <w:t>Be</w:t>
        </w:r>
      </w:ins>
      <w:ins w:id="654" w:author="Thurow, Russ - FS, ID" w:date="2025-09-25T21:25:00Z" w16du:dateUtc="2025-09-26T03:25:00Z">
        <w:r w:rsidR="006F2A0F" w:rsidRPr="00613FB6">
          <w:t>aver Creek (tributary to Marsh Creek) and Elk Creek (tributary to Bear Valley Creek) to total</w:t>
        </w:r>
      </w:ins>
      <w:commentRangeEnd w:id="646"/>
      <w:r w:rsidR="00121A7B" w:rsidRPr="00613FB6">
        <w:rPr>
          <w:rStyle w:val="CommentReference"/>
          <w:rFonts w:eastAsiaTheme="minorEastAsia"/>
        </w:rPr>
        <w:commentReference w:id="646"/>
      </w:r>
      <w:ins w:id="655" w:author="Thurow, Russ - FS, ID" w:date="2025-09-25T21:25:00Z" w16du:dateUtc="2025-09-26T03:25:00Z">
        <w:r w:rsidR="006F2A0F" w:rsidRPr="00613FB6">
          <w:t xml:space="preserve"> </w:t>
        </w:r>
      </w:ins>
      <w:r w:rsidRPr="00613FB6">
        <w:t xml:space="preserve">eight </w:t>
      </w:r>
      <w:ins w:id="656" w:author="Thurow, Russ - FS, ID" w:date="2025-09-25T21:27:00Z" w16du:dateUtc="2025-09-26T03:27:00Z">
        <w:r w:rsidR="006F2A0F" w:rsidRPr="00613FB6">
          <w:t xml:space="preserve">different </w:t>
        </w:r>
      </w:ins>
      <w:ins w:id="657" w:author="Thurow, Russ - FS, ID" w:date="2025-09-25T21:38:00Z" w16du:dateUtc="2025-09-26T03:38:00Z">
        <w:r w:rsidR="00521FCD" w:rsidRPr="00613FB6">
          <w:t xml:space="preserve">spawning </w:t>
        </w:r>
      </w:ins>
      <w:r w:rsidRPr="00613FB6">
        <w:t xml:space="preserve">streams, </w:t>
      </w:r>
      <w:r w:rsidRPr="00613FB6">
        <w:lastRenderedPageBreak/>
        <w:t xml:space="preserve">and spanning four years. </w:t>
      </w:r>
    </w:p>
    <w:p w14:paraId="245F8E51" w14:textId="77777777" w:rsidR="009178E0" w:rsidRPr="00613FB6" w:rsidRDefault="009178E0" w:rsidP="009178E0">
      <w:pPr>
        <w:pStyle w:val="BodyText"/>
        <w:spacing w:line="480" w:lineRule="auto"/>
      </w:pPr>
    </w:p>
    <w:p w14:paraId="69E45B26" w14:textId="7C95E137" w:rsidR="009178E0" w:rsidRPr="00CD6A4D" w:rsidRDefault="009178E0" w:rsidP="009178E0">
      <w:pPr>
        <w:pStyle w:val="BodyText"/>
        <w:spacing w:line="480" w:lineRule="auto"/>
        <w:rPr>
          <w:b/>
          <w:bCs/>
          <w:i/>
          <w:iCs/>
          <w:rPrChange w:id="658" w:author="Maitland, Bryan - FS, ID" w:date="2025-10-21T14:02:00Z" w16du:dateUtc="2025-10-21T20:02:00Z">
            <w:rPr>
              <w:b/>
              <w:bCs/>
            </w:rPr>
          </w:rPrChange>
        </w:rPr>
      </w:pPr>
      <w:del w:id="659" w:author="Maitland, Bryan - FS, ID" w:date="2025-10-21T14:02:00Z" w16du:dateUtc="2025-10-21T20:02:00Z">
        <w:r w:rsidRPr="00CD6A4D" w:rsidDel="00CD6A4D">
          <w:rPr>
            <w:b/>
            <w:bCs/>
            <w:i/>
            <w:iCs/>
            <w:rPrChange w:id="660" w:author="Maitland, Bryan - FS, ID" w:date="2025-10-21T14:02:00Z" w16du:dateUtc="2025-10-21T20:02:00Z">
              <w:rPr>
                <w:b/>
                <w:bCs/>
              </w:rPr>
            </w:rPrChange>
          </w:rPr>
          <w:delText xml:space="preserve">2.3 </w:delText>
        </w:r>
      </w:del>
      <w:r w:rsidRPr="00CD6A4D">
        <w:rPr>
          <w:b/>
          <w:bCs/>
          <w:i/>
          <w:iCs/>
          <w:rPrChange w:id="661" w:author="Maitland, Bryan - FS, ID" w:date="2025-10-21T14:02:00Z" w16du:dateUtc="2025-10-21T20:02:00Z">
            <w:rPr>
              <w:b/>
              <w:bCs/>
            </w:rPr>
          </w:rPrChange>
        </w:rPr>
        <w:t xml:space="preserve">Covariates </w:t>
      </w:r>
    </w:p>
    <w:p w14:paraId="169A8598" w14:textId="4597DB28" w:rsidR="009178E0" w:rsidRPr="00613FB6" w:rsidRDefault="009178E0" w:rsidP="00A635FF">
      <w:pPr>
        <w:pStyle w:val="BodyText"/>
        <w:spacing w:line="480" w:lineRule="auto"/>
      </w:pPr>
      <w:r w:rsidRPr="00613FB6">
        <w:t xml:space="preserve">To </w:t>
      </w:r>
      <w:r w:rsidRPr="00613FB6">
        <w:rPr>
          <w:rFonts w:eastAsiaTheme="minorHAnsi"/>
        </w:rPr>
        <w:t>identify environmental predictors of spawn timing</w:t>
      </w:r>
      <w:r w:rsidRPr="00613FB6">
        <w:t>, we linked each redd location to stream temperature, discharge, elevation, and slope at the stream reach scale (COMID). Covariates were selected based on ecological relevance, full coverage across the study area, and low collinearity</w:t>
      </w:r>
      <w:ins w:id="662" w:author="Maitland, Bryan - FS, ID" w:date="2025-10-20T10:27:00Z" w16du:dateUtc="2025-10-20T16:27:00Z">
        <w:r w:rsidR="00A635FF" w:rsidRPr="00613FB6">
          <w:t xml:space="preserve"> (Appendix </w:t>
        </w:r>
      </w:ins>
      <w:ins w:id="663" w:author="Maitland, Bryan - FS, ID" w:date="2025-10-20T10:28:00Z" w16du:dateUtc="2025-10-20T16:28:00Z">
        <w:r w:rsidR="00A635FF" w:rsidRPr="00613FB6">
          <w:t>A1, Section 1.2)</w:t>
        </w:r>
      </w:ins>
      <w:r w:rsidRPr="00613FB6">
        <w:t xml:space="preserve">. </w:t>
      </w:r>
      <w:del w:id="664" w:author="Maitland, Bryan - FS, ID" w:date="2025-10-20T13:16:00Z" w16du:dateUtc="2025-10-20T19:16:00Z">
        <w:r w:rsidRPr="00613FB6" w:rsidDel="00EE26BE">
          <w:delText xml:space="preserve"> </w:delText>
        </w:r>
      </w:del>
      <w:r w:rsidRPr="00613FB6">
        <w:t>Elevation and slope were obtained from NHDPlus (Moore et al. 2019</w:t>
      </w:r>
      <w:r w:rsidR="002A7B92" w:rsidRPr="00613FB6">
        <w:t xml:space="preserve">). </w:t>
      </w:r>
      <w:ins w:id="665" w:author="Thurow, Russ - FS, ID" w:date="2025-09-25T17:04:00Z" w16du:dateUtc="2025-09-25T23:04:00Z">
        <w:r w:rsidR="00EF3188" w:rsidRPr="00613FB6">
          <w:t>We indexed t</w:t>
        </w:r>
      </w:ins>
      <w:del w:id="666" w:author="Thurow, Russ - FS, ID" w:date="2025-09-25T17:04:00Z" w16du:dateUtc="2025-09-25T23:04:00Z">
        <w:r w:rsidR="002A7B92" w:rsidRPr="00613FB6" w:rsidDel="00EF3188">
          <w:delText>T</w:delText>
        </w:r>
      </w:del>
      <w:r w:rsidR="002A7B92" w:rsidRPr="00613FB6">
        <w:t>hermal</w:t>
      </w:r>
      <w:r w:rsidRPr="00613FB6">
        <w:t xml:space="preserve"> conditions </w:t>
      </w:r>
      <w:del w:id="667" w:author="Thurow, Russ - FS, ID" w:date="2025-09-25T17:04:00Z" w16du:dateUtc="2025-09-25T23:04:00Z">
        <w:r w:rsidRPr="00613FB6" w:rsidDel="00EF3188">
          <w:delText xml:space="preserve">were indexed </w:delText>
        </w:r>
      </w:del>
      <w:r w:rsidRPr="00613FB6">
        <w:t>using modeled daily stream temperatures</w:t>
      </w:r>
      <w:ins w:id="668" w:author="Sparks, Morgan - FS, ID" w:date="2025-10-21T10:23:00Z" w16du:dateUtc="2025-10-21T16:23:00Z">
        <w:r w:rsidR="008012B4">
          <w:t xml:space="preserve"> at the COMID level</w:t>
        </w:r>
      </w:ins>
      <w:r w:rsidRPr="00613FB6">
        <w:t xml:space="preserve"> from Siegel et al. (2023</w:t>
      </w:r>
      <w:r w:rsidR="002A7B92" w:rsidRPr="00613FB6">
        <w:t xml:space="preserve">), </w:t>
      </w:r>
      <w:ins w:id="669" w:author="Thurow, Russ - FS, ID" w:date="2025-09-25T17:04:00Z" w16du:dateUtc="2025-09-25T23:04:00Z">
        <w:r w:rsidR="00EF3188" w:rsidRPr="00613FB6">
          <w:t xml:space="preserve">and </w:t>
        </w:r>
      </w:ins>
      <w:del w:id="670" w:author="Thurow, Russ - FS, ID" w:date="2025-09-25T17:04:00Z" w16du:dateUtc="2025-09-25T23:04:00Z">
        <w:r w:rsidR="002A7B92" w:rsidRPr="00613FB6" w:rsidDel="00EF3188">
          <w:delText>which</w:delText>
        </w:r>
        <w:r w:rsidRPr="00613FB6" w:rsidDel="00EF3188">
          <w:delText xml:space="preserve"> </w:delText>
        </w:r>
      </w:del>
      <w:ins w:id="671" w:author="Thurow, Russ - FS, ID" w:date="2025-09-25T17:02:00Z" w16du:dateUtc="2025-09-25T23:02:00Z">
        <w:r w:rsidR="00EF3188" w:rsidRPr="00613FB6">
          <w:t xml:space="preserve">confirmed </w:t>
        </w:r>
      </w:ins>
      <w:del w:id="672" w:author="Thurow, Russ - FS, ID" w:date="2025-09-25T17:02:00Z" w16du:dateUtc="2025-09-25T23:02:00Z">
        <w:r w:rsidRPr="00613FB6" w:rsidDel="00EF3188">
          <w:delText xml:space="preserve">showed </w:delText>
        </w:r>
      </w:del>
      <w:r w:rsidRPr="00613FB6">
        <w:t xml:space="preserve">strong agreement </w:t>
      </w:r>
      <w:ins w:id="673" w:author="Thurow, Russ - FS, ID" w:date="2025-09-25T17:02:00Z" w16du:dateUtc="2025-09-25T23:02:00Z">
        <w:r w:rsidR="00EF3188" w:rsidRPr="00613FB6">
          <w:t xml:space="preserve">with temperature </w:t>
        </w:r>
      </w:ins>
      <w:del w:id="674" w:author="Thurow, Russ - FS, ID" w:date="2025-09-25T17:02:00Z" w16du:dateUtc="2025-09-25T23:02:00Z">
        <w:r w:rsidRPr="00613FB6" w:rsidDel="00EF3188">
          <w:delText xml:space="preserve">to </w:delText>
        </w:r>
      </w:del>
      <w:r w:rsidRPr="00613FB6">
        <w:t xml:space="preserve">logger data </w:t>
      </w:r>
      <w:ins w:id="675" w:author="Thurow, Russ - FS, ID" w:date="2025-09-25T17:03:00Z" w16du:dateUtc="2025-09-25T23:03:00Z">
        <w:r w:rsidR="00EF3188" w:rsidRPr="00613FB6">
          <w:t xml:space="preserve">recorded </w:t>
        </w:r>
      </w:ins>
      <w:del w:id="676" w:author="Thurow, Russ - FS, ID" w:date="2025-09-25T17:03:00Z" w16du:dateUtc="2025-09-25T23:03:00Z">
        <w:r w:rsidRPr="00613FB6" w:rsidDel="00EF3188">
          <w:delText xml:space="preserve">from sites </w:delText>
        </w:r>
      </w:del>
      <w:r w:rsidRPr="00613FB6">
        <w:t>in Idaho (</w:t>
      </w:r>
      <w:del w:id="677" w:author="Maitland, Bryan - FS, ID" w:date="2025-10-08T13:04:00Z" w16du:dateUtc="2025-10-08T19:04:00Z">
        <w:r w:rsidRPr="00613FB6" w:rsidDel="00C060F4">
          <w:delText>R</w:delText>
        </w:r>
        <w:r w:rsidRPr="00613FB6" w:rsidDel="00C060F4">
          <w:rPr>
            <w:vertAlign w:val="superscript"/>
          </w:rPr>
          <w:delText>2</w:delText>
        </w:r>
        <w:r w:rsidRPr="00613FB6" w:rsidDel="00C060F4">
          <w:delText xml:space="preserve"> &gt; 0.90; </w:delText>
        </w:r>
      </w:del>
      <w:bookmarkStart w:id="678" w:name="_Hlk210313031"/>
      <w:ins w:id="679" w:author="Thurow, Russ - FS, ID" w:date="2025-10-02T15:55:00Z" w16du:dateUtc="2025-10-02T21:55:00Z">
        <w:del w:id="680" w:author="Maitland, Bryan - FS, ID" w:date="2025-10-07T11:14:00Z" w16du:dateUtc="2025-10-07T17:14:00Z">
          <w:r w:rsidR="00D35BB0" w:rsidRPr="00613FB6" w:rsidDel="00913B2A">
            <w:rPr>
              <w:rPrChange w:id="681" w:author="Maitland, Bryan - FS, ID" w:date="2025-10-20T12:46:00Z" w16du:dateUtc="2025-10-20T18:46:00Z">
                <w:rPr>
                  <w:highlight w:val="cyan"/>
                </w:rPr>
              </w:rPrChange>
            </w:rPr>
            <w:delText>Supplement</w:delText>
          </w:r>
        </w:del>
      </w:ins>
      <w:ins w:id="682" w:author="Maitland, Bryan - FS, ID" w:date="2025-10-08T13:03:00Z" w16du:dateUtc="2025-10-08T19:03:00Z">
        <w:r w:rsidR="00C060F4" w:rsidRPr="00613FB6">
          <w:rPr>
            <w:rPrChange w:id="683" w:author="Maitland, Bryan - FS, ID" w:date="2025-10-20T12:46:00Z" w16du:dateUtc="2025-10-20T18:46:00Z">
              <w:rPr>
                <w:highlight w:val="cyan"/>
              </w:rPr>
            </w:rPrChange>
          </w:rPr>
          <w:t xml:space="preserve">Figure </w:t>
        </w:r>
      </w:ins>
      <w:ins w:id="684" w:author="Maitland, Bryan - FS, ID" w:date="2025-10-20T10:28:00Z" w16du:dateUtc="2025-10-20T16:28:00Z">
        <w:r w:rsidR="00A635FF" w:rsidRPr="00613FB6">
          <w:rPr>
            <w:rPrChange w:id="685" w:author="Maitland, Bryan - FS, ID" w:date="2025-10-20T12:46:00Z" w16du:dateUtc="2025-10-20T18:46:00Z">
              <w:rPr>
                <w:highlight w:val="cyan"/>
              </w:rPr>
            </w:rPrChange>
          </w:rPr>
          <w:t>A1.</w:t>
        </w:r>
      </w:ins>
      <w:ins w:id="686" w:author="Maitland, Bryan - FS, ID" w:date="2025-10-20T10:29:00Z" w16du:dateUtc="2025-10-20T16:29:00Z">
        <w:r w:rsidR="00A635FF" w:rsidRPr="00613FB6">
          <w:rPr>
            <w:rPrChange w:id="687" w:author="Maitland, Bryan - FS, ID" w:date="2025-10-20T12:46:00Z" w16du:dateUtc="2025-10-20T18:46:00Z">
              <w:rPr>
                <w:highlight w:val="cyan"/>
              </w:rPr>
            </w:rPrChange>
          </w:rPr>
          <w:t>7</w:t>
        </w:r>
      </w:ins>
      <w:ins w:id="688" w:author="Thurow, Russ - FS, ID" w:date="2025-10-02T15:55:00Z" w16du:dateUtc="2025-10-02T21:55:00Z">
        <w:del w:id="689" w:author="Maitland, Bryan - FS, ID" w:date="2025-10-07T11:14:00Z" w16du:dateUtc="2025-10-07T17:14:00Z">
          <w:r w:rsidR="00D35BB0" w:rsidRPr="00613FB6" w:rsidDel="00913B2A">
            <w:rPr>
              <w:rPrChange w:id="690" w:author="Maitland, Bryan - FS, ID" w:date="2025-10-20T12:46:00Z" w16du:dateUtc="2025-10-20T18:46:00Z">
                <w:rPr>
                  <w:highlight w:val="cyan"/>
                </w:rPr>
              </w:rPrChange>
            </w:rPr>
            <w:delText xml:space="preserve"> Table or Figure?</w:delText>
          </w:r>
        </w:del>
      </w:ins>
      <w:bookmarkEnd w:id="678"/>
      <w:del w:id="691" w:author="Thurow, Russ - FS, ID" w:date="2025-10-02T15:55:00Z" w16du:dateUtc="2025-10-02T21:55:00Z">
        <w:r w:rsidRPr="00613FB6" w:rsidDel="00D35BB0">
          <w:rPr>
            <w:rPrChange w:id="692" w:author="Maitland, Bryan - FS, ID" w:date="2025-10-20T12:46:00Z" w16du:dateUtc="2025-10-20T18:46:00Z">
              <w:rPr>
                <w:highlight w:val="cyan"/>
              </w:rPr>
            </w:rPrChange>
          </w:rPr>
          <w:delText xml:space="preserve">Appendix </w:delText>
        </w:r>
      </w:del>
      <w:del w:id="693" w:author="Thurow, Russ - FS, ID" w:date="2025-09-25T21:40:00Z" w16du:dateUtc="2025-09-26T03:40:00Z">
        <w:r w:rsidRPr="00613FB6" w:rsidDel="007916B4">
          <w:rPr>
            <w:rPrChange w:id="694" w:author="Maitland, Bryan - FS, ID" w:date="2025-10-20T12:46:00Z" w16du:dateUtc="2025-10-20T18:46:00Z">
              <w:rPr>
                <w:highlight w:val="cyan"/>
              </w:rPr>
            </w:rPrChange>
          </w:rPr>
          <w:delText>X</w:delText>
        </w:r>
      </w:del>
      <w:r w:rsidRPr="00613FB6">
        <w:t xml:space="preserve">). Stream discharge data were drawn from a single USGS gage (13309220) near the basin outlet. For each redd, we calculated </w:t>
      </w:r>
      <w:ins w:id="695" w:author="Thurow, Russ - FS, ID" w:date="2025-09-25T17:05:00Z" w16du:dateUtc="2025-09-25T23:05:00Z">
        <w:r w:rsidR="00EF3188" w:rsidRPr="00613FB6">
          <w:t xml:space="preserve">sequential </w:t>
        </w:r>
      </w:ins>
      <w:r w:rsidRPr="00613FB6">
        <w:t>time-windowed summaries of temperature and flow</w:t>
      </w:r>
      <w:ins w:id="696" w:author="Maitland, Bryan - FS, ID" w:date="2025-10-20T10:30:00Z" w16du:dateUtc="2025-10-20T16:30:00Z">
        <w:r w:rsidR="00A635FF" w:rsidRPr="00613FB6">
          <w:t>—</w:t>
        </w:r>
      </w:ins>
      <w:del w:id="697" w:author="Maitland, Bryan - FS, ID" w:date="2025-10-20T10:30:00Z" w16du:dateUtc="2025-10-20T16:30:00Z">
        <w:r w:rsidRPr="00613FB6" w:rsidDel="00A635FF">
          <w:delText xml:space="preserve"> (</w:delText>
        </w:r>
      </w:del>
      <w:proofErr w:type="gramStart"/>
      <w:ins w:id="698" w:author="Maitland, Bryan - FS, ID" w:date="2025-10-20T10:29:00Z" w16du:dateUtc="2025-10-20T16:29:00Z">
        <w:r w:rsidR="00A635FF" w:rsidRPr="00613FB6">
          <w:t>i.e</w:t>
        </w:r>
      </w:ins>
      <w:proofErr w:type="gramEnd"/>
      <w:del w:id="699" w:author="Maitland, Bryan - FS, ID" w:date="2025-10-20T10:29:00Z" w16du:dateUtc="2025-10-20T16:29:00Z">
        <w:r w:rsidRPr="00613FB6" w:rsidDel="00A635FF">
          <w:delText>e.g</w:delText>
        </w:r>
      </w:del>
      <w:r w:rsidRPr="00613FB6">
        <w:t>., 30-, 60-, and 90-day averages prior to, during, and following the inferred spawn date</w:t>
      </w:r>
      <w:del w:id="700" w:author="Maitland, Bryan - FS, ID" w:date="2025-10-20T10:30:00Z" w16du:dateUtc="2025-10-20T16:30:00Z">
        <w:r w:rsidRPr="00613FB6" w:rsidDel="00A635FF">
          <w:delText>)</w:delText>
        </w:r>
      </w:del>
      <w:r w:rsidRPr="00613FB6">
        <w:t xml:space="preserve">. </w:t>
      </w:r>
    </w:p>
    <w:p w14:paraId="4103D68F" w14:textId="1383E3E0" w:rsidR="009178E0" w:rsidRPr="00613FB6" w:rsidRDefault="009178E0" w:rsidP="00F50026">
      <w:pPr>
        <w:pStyle w:val="BodyText"/>
        <w:spacing w:line="480" w:lineRule="auto"/>
      </w:pPr>
      <w:r w:rsidRPr="00613FB6">
        <w:tab/>
      </w:r>
      <w:ins w:id="701" w:author="Thurow, Russ - FS, ID" w:date="2025-09-25T17:06:00Z" w16du:dateUtc="2025-09-25T23:06:00Z">
        <w:r w:rsidR="00EF3188" w:rsidRPr="00613FB6">
          <w:t xml:space="preserve">Initially, we </w:t>
        </w:r>
      </w:ins>
      <w:ins w:id="702" w:author="Sparks, Morgan - FS, ID" w:date="2025-09-24T09:18:00Z" w16du:dateUtc="2025-09-24T15:18:00Z">
        <w:del w:id="703" w:author="Thurow, Russ - FS, ID" w:date="2025-09-25T17:06:00Z" w16du:dateUtc="2025-09-25T23:06:00Z">
          <w:r w:rsidR="004C7EC1" w:rsidRPr="00613FB6" w:rsidDel="00EF3188">
            <w:delText xml:space="preserve">To first </w:delText>
          </w:r>
        </w:del>
        <w:r w:rsidR="004C7EC1" w:rsidRPr="00613FB6">
          <w:t>establish</w:t>
        </w:r>
      </w:ins>
      <w:ins w:id="704" w:author="Thurow, Russ - FS, ID" w:date="2025-09-25T17:06:00Z" w16du:dateUtc="2025-09-25T23:06:00Z">
        <w:r w:rsidR="00EF3188" w:rsidRPr="00613FB6">
          <w:t>ed</w:t>
        </w:r>
      </w:ins>
      <w:ins w:id="705" w:author="Sparks, Morgan - FS, ID" w:date="2025-09-24T09:18:00Z" w16du:dateUtc="2025-09-24T15:18:00Z">
        <w:r w:rsidR="004C7EC1" w:rsidRPr="00613FB6">
          <w:t xml:space="preserve"> the appropriate modeling framework</w:t>
        </w:r>
        <w:del w:id="706" w:author="Maitland, Bryan - FS, ID" w:date="2025-10-07T11:15:00Z" w16du:dateUtc="2025-10-07T17:15:00Z">
          <w:r w:rsidR="004C7EC1" w:rsidRPr="00613FB6" w:rsidDel="00913B2A">
            <w:delText>,</w:delText>
          </w:r>
        </w:del>
        <w:r w:rsidR="004C7EC1" w:rsidRPr="00613FB6">
          <w:t xml:space="preserve"> </w:t>
        </w:r>
        <w:del w:id="707" w:author="Thurow, Russ - FS, ID" w:date="2025-09-25T17:06:00Z" w16du:dateUtc="2025-09-25T23:06:00Z">
          <w:r w:rsidR="004C7EC1" w:rsidRPr="00613FB6" w:rsidDel="00EF3188">
            <w:delText>w</w:delText>
          </w:r>
        </w:del>
      </w:ins>
      <w:del w:id="708" w:author="Thurow, Russ - FS, ID" w:date="2025-09-25T17:06:00Z" w16du:dateUtc="2025-09-25T23:06:00Z">
        <w:r w:rsidRPr="00613FB6" w:rsidDel="00EF3188">
          <w:delText xml:space="preserve">We </w:delText>
        </w:r>
      </w:del>
      <w:r w:rsidRPr="00613FB6">
        <w:t>us</w:t>
      </w:r>
      <w:ins w:id="709" w:author="Thurow, Russ - FS, ID" w:date="2025-09-25T17:06:00Z" w16du:dateUtc="2025-09-25T23:06:00Z">
        <w:r w:rsidR="00EF3188" w:rsidRPr="00613FB6">
          <w:t>ing</w:t>
        </w:r>
      </w:ins>
      <w:del w:id="710" w:author="Thurow, Russ - FS, ID" w:date="2025-09-25T17:06:00Z" w16du:dateUtc="2025-09-25T23:06:00Z">
        <w:r w:rsidRPr="00613FB6" w:rsidDel="00EF3188">
          <w:delText xml:space="preserve">ed </w:delText>
        </w:r>
      </w:del>
      <w:ins w:id="711" w:author="Thurow, Russ - FS, ID" w:date="2025-09-25T17:07:00Z" w16du:dateUtc="2025-09-25T23:07:00Z">
        <w:r w:rsidR="00EF3188" w:rsidRPr="00613FB6">
          <w:t xml:space="preserve"> </w:t>
        </w:r>
      </w:ins>
      <w:r w:rsidRPr="00613FB6">
        <w:t xml:space="preserve">exploratory data analysis and visualizations to evaluate </w:t>
      </w:r>
      <w:r w:rsidRPr="00613FB6">
        <w:rPr>
          <w:rFonts w:eastAsiaTheme="minorHAnsi"/>
        </w:rPr>
        <w:t xml:space="preserve">variation in spawn timing across years and streams, </w:t>
      </w:r>
      <w:r w:rsidRPr="00613FB6">
        <w:t>examine bivariate relationships between spawn date and continuous covariates, and assess pairwise correlations among predictor</w:t>
      </w:r>
      <w:r w:rsidR="002A7B92" w:rsidRPr="00613FB6">
        <w:t>s</w:t>
      </w:r>
      <w:ins w:id="712" w:author="Maitland, Bryan - FS, ID" w:date="2025-10-06T14:18:00Z" w16du:dateUtc="2025-10-06T20:18:00Z">
        <w:r w:rsidR="00C04040" w:rsidRPr="00613FB6">
          <w:t xml:space="preserve"> (</w:t>
        </w:r>
      </w:ins>
      <w:ins w:id="713" w:author="Maitland, Bryan - FS, ID" w:date="2025-10-08T13:52:00Z" w16du:dateUtc="2025-10-08T19:52:00Z">
        <w:r w:rsidR="00150964" w:rsidRPr="00613FB6">
          <w:rPr>
            <w:rPrChange w:id="714" w:author="Maitland, Bryan - FS, ID" w:date="2025-10-20T12:46:00Z" w16du:dateUtc="2025-10-20T18:46:00Z">
              <w:rPr>
                <w:highlight w:val="cyan"/>
              </w:rPr>
            </w:rPrChange>
          </w:rPr>
          <w:t>Appendix</w:t>
        </w:r>
      </w:ins>
      <w:ins w:id="715" w:author="Maitland, Bryan - FS, ID" w:date="2025-10-20T10:30:00Z" w16du:dateUtc="2025-10-20T16:30:00Z">
        <w:r w:rsidR="00A635FF" w:rsidRPr="00613FB6">
          <w:rPr>
            <w:rPrChange w:id="716" w:author="Maitland, Bryan - FS, ID" w:date="2025-10-20T12:46:00Z" w16du:dateUtc="2025-10-20T18:46:00Z">
              <w:rPr>
                <w:highlight w:val="cyan"/>
              </w:rPr>
            </w:rPrChange>
          </w:rPr>
          <w:t xml:space="preserve"> A2</w:t>
        </w:r>
      </w:ins>
      <w:ins w:id="717" w:author="Maitland, Bryan - FS, ID" w:date="2025-10-06T14:18:00Z" w16du:dateUtc="2025-10-06T20:18:00Z">
        <w:r w:rsidR="00C04040" w:rsidRPr="00613FB6">
          <w:t>)</w:t>
        </w:r>
      </w:ins>
      <w:r w:rsidRPr="00613FB6">
        <w:t xml:space="preserve">. Based on these results, we retained </w:t>
      </w:r>
      <w:del w:id="718" w:author="Maitland, Bryan - FS, ID" w:date="2025-10-20T10:32:00Z" w16du:dateUtc="2025-10-20T16:32:00Z">
        <w:r w:rsidRPr="00613FB6" w:rsidDel="00A635FF">
          <w:delText xml:space="preserve">only </w:delText>
        </w:r>
      </w:del>
      <w:r w:rsidRPr="00613FB6">
        <w:t xml:space="preserve">90-day antecedent temperature </w:t>
      </w:r>
      <w:del w:id="719" w:author="Maitland, Bryan - FS, ID" w:date="2025-10-20T10:31:00Z" w16du:dateUtc="2025-10-20T16:31:00Z">
        <w:r w:rsidRPr="00613FB6" w:rsidDel="00A635FF">
          <w:delText xml:space="preserve">(`temp_90`) </w:delText>
        </w:r>
      </w:del>
      <w:r w:rsidRPr="00613FB6">
        <w:t xml:space="preserve">as a focal thermal covariate; post-spawn and fixed-date summaries were more weakly associated with spawn timing and showed higher collinearity. </w:t>
      </w:r>
      <w:del w:id="720" w:author="Maitland, Bryan - FS, ID" w:date="2025-10-20T10:32:00Z" w16du:dateUtc="2025-10-20T16:32:00Z">
        <w:r w:rsidRPr="00613FB6" w:rsidDel="00A635FF">
          <w:delText xml:space="preserve">A clear nonlinear relationship emerged between </w:delText>
        </w:r>
      </w:del>
      <w:del w:id="721" w:author="Maitland, Bryan - FS, ID" w:date="2025-10-20T10:31:00Z" w16du:dateUtc="2025-10-20T16:31:00Z">
        <w:r w:rsidRPr="00613FB6" w:rsidDel="00A635FF">
          <w:delText xml:space="preserve">`temp_90` </w:delText>
        </w:r>
      </w:del>
      <w:del w:id="722" w:author="Maitland, Bryan - FS, ID" w:date="2025-10-20T10:32:00Z" w16du:dateUtc="2025-10-20T16:32:00Z">
        <w:r w:rsidRPr="00613FB6" w:rsidDel="00A635FF">
          <w:delText xml:space="preserve">and spawn date, with quadratic temperature terms consistently improving model fit over linear specifications. Adding stream and year as fixed effects further improved model performance, indicating spatial and interannual variation in phenology. </w:delText>
        </w:r>
      </w:del>
      <w:r w:rsidRPr="00613FB6">
        <w:t xml:space="preserve">Elevation </w:t>
      </w:r>
      <w:ins w:id="723" w:author="Thurow, Russ - FS, ID" w:date="2025-09-25T17:08:00Z" w16du:dateUtc="2025-09-25T23:08:00Z">
        <w:r w:rsidR="00EF3188" w:rsidRPr="00613FB6">
          <w:t>exhibited</w:t>
        </w:r>
      </w:ins>
      <w:del w:id="724" w:author="Thurow, Russ - FS, ID" w:date="2025-09-25T17:08:00Z" w16du:dateUtc="2025-09-25T23:08:00Z">
        <w:r w:rsidRPr="00613FB6" w:rsidDel="00EF3188">
          <w:delText>showed</w:delText>
        </w:r>
      </w:del>
      <w:r w:rsidRPr="00613FB6">
        <w:t xml:space="preserve"> a weak association with spawn timing and was retained for its ecological interpretability, while slope was uncorrelated but provisionally </w:t>
      </w:r>
      <w:del w:id="725" w:author="Maitland, Bryan - FS, ID" w:date="2025-10-20T10:32:00Z" w16du:dateUtc="2025-10-20T16:32:00Z">
        <w:r w:rsidRPr="00613FB6" w:rsidDel="00A635FF">
          <w:delText>included</w:delText>
        </w:r>
      </w:del>
      <w:ins w:id="726" w:author="Maitland, Bryan - FS, ID" w:date="2025-10-20T10:32:00Z" w16du:dateUtc="2025-10-20T16:32:00Z">
        <w:r w:rsidR="00A635FF" w:rsidRPr="00613FB6">
          <w:t>retained</w:t>
        </w:r>
      </w:ins>
      <w:r w:rsidRPr="00613FB6">
        <w:t xml:space="preserve">. Although 90-day antecedent streamflow was initially considered, we excluded it </w:t>
      </w:r>
      <w:ins w:id="727" w:author="Thurow, Russ - FS, ID" w:date="2025-09-25T17:08:00Z" w16du:dateUtc="2025-09-25T23:08:00Z">
        <w:r w:rsidR="00EF3188" w:rsidRPr="00613FB6">
          <w:t xml:space="preserve">because </w:t>
        </w:r>
      </w:ins>
      <w:ins w:id="728" w:author="Thurow, Russ - FS, ID" w:date="2025-09-25T17:09:00Z" w16du:dateUtc="2025-09-25T23:09:00Z">
        <w:r w:rsidR="00EF3188" w:rsidRPr="00613FB6">
          <w:t xml:space="preserve">of its </w:t>
        </w:r>
      </w:ins>
      <w:del w:id="729" w:author="Thurow, Russ - FS, ID" w:date="2025-09-25T17:09:00Z" w16du:dateUtc="2025-09-25T23:09:00Z">
        <w:r w:rsidRPr="00613FB6" w:rsidDel="00EF3188">
          <w:delText xml:space="preserve">due to </w:delText>
        </w:r>
      </w:del>
      <w:r w:rsidRPr="00613FB6">
        <w:t xml:space="preserve">poor spatial resolution, strong collinearity with year, and limited ecological relevance at the reach scale. </w:t>
      </w:r>
      <w:del w:id="730" w:author="Maitland, Bryan - FS, ID" w:date="2025-10-20T10:33:00Z" w16du:dateUtc="2025-10-20T16:33:00Z">
        <w:r w:rsidRPr="00613FB6" w:rsidDel="00A635FF">
          <w:delText xml:space="preserve">Full covariate descriptions and exploratory results are provided in </w:delText>
        </w:r>
        <w:r w:rsidRPr="00613FB6" w:rsidDel="00A635FF">
          <w:rPr>
            <w:rPrChange w:id="731" w:author="Maitland, Bryan - FS, ID" w:date="2025-10-20T12:46:00Z" w16du:dateUtc="2025-10-20T18:46:00Z">
              <w:rPr>
                <w:highlight w:val="cyan"/>
              </w:rPr>
            </w:rPrChange>
          </w:rPr>
          <w:delText>Appendix</w:delText>
        </w:r>
      </w:del>
      <w:del w:id="732" w:author="Maitland, Bryan - FS, ID" w:date="2025-10-08T13:53:00Z" w16du:dateUtc="2025-10-08T19:53:00Z">
        <w:r w:rsidRPr="00613FB6" w:rsidDel="00150964">
          <w:rPr>
            <w:rPrChange w:id="733" w:author="Maitland, Bryan - FS, ID" w:date="2025-10-20T12:46:00Z" w16du:dateUtc="2025-10-20T18:46:00Z">
              <w:rPr>
                <w:highlight w:val="cyan"/>
              </w:rPr>
            </w:rPrChange>
          </w:rPr>
          <w:delText xml:space="preserve"> </w:delText>
        </w:r>
      </w:del>
      <w:del w:id="734" w:author="Maitland, Bryan - FS, ID" w:date="2025-10-06T14:23:00Z" w16du:dateUtc="2025-10-06T20:23:00Z">
        <w:r w:rsidRPr="00613FB6" w:rsidDel="00C04040">
          <w:rPr>
            <w:rPrChange w:id="735" w:author="Maitland, Bryan - FS, ID" w:date="2025-10-20T12:46:00Z" w16du:dateUtc="2025-10-20T18:46:00Z">
              <w:rPr>
                <w:highlight w:val="cyan"/>
              </w:rPr>
            </w:rPrChange>
          </w:rPr>
          <w:delText>A</w:delText>
        </w:r>
      </w:del>
      <w:del w:id="736" w:author="Maitland, Bryan - FS, ID" w:date="2025-10-20T10:33:00Z" w16du:dateUtc="2025-10-20T16:33:00Z">
        <w:r w:rsidRPr="00613FB6" w:rsidDel="00A635FF">
          <w:rPr>
            <w:rPrChange w:id="737" w:author="Maitland, Bryan - FS, ID" w:date="2025-10-20T12:46:00Z" w16du:dateUtc="2025-10-20T18:46:00Z">
              <w:rPr>
                <w:highlight w:val="cyan"/>
              </w:rPr>
            </w:rPrChange>
          </w:rPr>
          <w:delText>.</w:delText>
        </w:r>
      </w:del>
    </w:p>
    <w:p w14:paraId="08F18956" w14:textId="77777777" w:rsidR="008A0D7A" w:rsidRPr="00613FB6" w:rsidRDefault="008A0D7A" w:rsidP="00EF3188">
      <w:pPr>
        <w:pStyle w:val="BodyText"/>
        <w:spacing w:line="480" w:lineRule="auto"/>
        <w:rPr>
          <w:ins w:id="738" w:author="Maitland, Bryan - FS, ID" w:date="2025-10-06T14:47:00Z" w16du:dateUtc="2025-10-06T20:47:00Z"/>
          <w:b/>
          <w:bCs/>
        </w:rPr>
      </w:pPr>
    </w:p>
    <w:p w14:paraId="0790C257" w14:textId="3A091182" w:rsidR="00A62BEF" w:rsidRPr="00CD6A4D" w:rsidRDefault="00AE2F22" w:rsidP="00EF3188">
      <w:pPr>
        <w:pStyle w:val="BodyText"/>
        <w:spacing w:line="480" w:lineRule="auto"/>
        <w:rPr>
          <w:b/>
          <w:bCs/>
          <w:i/>
          <w:rPrChange w:id="739" w:author="Maitland, Bryan - FS, ID" w:date="2025-10-21T14:02:00Z" w16du:dateUtc="2025-10-21T20:02:00Z">
            <w:rPr>
              <w:b/>
              <w:bCs/>
            </w:rPr>
          </w:rPrChange>
        </w:rPr>
      </w:pPr>
      <w:del w:id="740" w:author="Maitland, Bryan - FS, ID" w:date="2025-10-21T14:02:00Z" w16du:dateUtc="2025-10-21T20:02:00Z">
        <w:r w:rsidRPr="00CD6A4D" w:rsidDel="00CD6A4D">
          <w:rPr>
            <w:b/>
            <w:bCs/>
            <w:i/>
            <w:rPrChange w:id="741" w:author="Maitland, Bryan - FS, ID" w:date="2025-10-21T14:02:00Z" w16du:dateUtc="2025-10-21T20:02:00Z">
              <w:rPr>
                <w:b/>
                <w:bCs/>
              </w:rPr>
            </w:rPrChange>
          </w:rPr>
          <w:delText xml:space="preserve">2.4 </w:delText>
        </w:r>
      </w:del>
      <w:r w:rsidRPr="00CD6A4D">
        <w:rPr>
          <w:b/>
          <w:bCs/>
          <w:i/>
          <w:rPrChange w:id="742" w:author="Maitland, Bryan - FS, ID" w:date="2025-10-21T14:02:00Z" w16du:dateUtc="2025-10-21T20:02:00Z">
            <w:rPr>
              <w:b/>
              <w:bCs/>
            </w:rPr>
          </w:rPrChange>
        </w:rPr>
        <w:t>Data analysi</w:t>
      </w:r>
      <w:r w:rsidR="00A62BEF" w:rsidRPr="00CD6A4D">
        <w:rPr>
          <w:b/>
          <w:bCs/>
          <w:i/>
          <w:rPrChange w:id="743" w:author="Maitland, Bryan - FS, ID" w:date="2025-10-21T14:02:00Z" w16du:dateUtc="2025-10-21T20:02:00Z">
            <w:rPr>
              <w:b/>
              <w:bCs/>
            </w:rPr>
          </w:rPrChange>
        </w:rPr>
        <w:t>s</w:t>
      </w:r>
    </w:p>
    <w:p w14:paraId="4FF39FB1" w14:textId="3A979956" w:rsidR="00F74964" w:rsidRPr="00613FB6" w:rsidRDefault="00E76F20" w:rsidP="00BE7745">
      <w:pPr>
        <w:pStyle w:val="BodyText"/>
        <w:spacing w:line="480" w:lineRule="auto"/>
        <w:rPr>
          <w:ins w:id="744" w:author="Maitland, Bryan - FS, ID" w:date="2025-10-06T14:45:00Z" w16du:dateUtc="2025-10-06T20:45:00Z"/>
        </w:rPr>
      </w:pPr>
      <w:r w:rsidRPr="00613FB6">
        <w:t xml:space="preserve">We used linear mixed-effects models to evaluate environmental predictors of Chinook salmon spawn timing, with redd observation day-of-year </w:t>
      </w:r>
      <w:del w:id="745" w:author="Maitland, Bryan - FS, ID" w:date="2025-10-20T10:38:00Z" w16du:dateUtc="2025-10-20T16:38:00Z">
        <w:r w:rsidRPr="00613FB6" w:rsidDel="00046367">
          <w:delText xml:space="preserve">(yday) </w:delText>
        </w:r>
      </w:del>
      <w:r w:rsidRPr="00613FB6">
        <w:t>as the response variable. Continuous covariates were scaled (mean = 0, SD = 1) to aid convergence and interpretation</w:t>
      </w:r>
      <w:ins w:id="746" w:author="Sparks, Morgan - FS, ID" w:date="2025-10-21T10:25:00Z" w16du:dateUtc="2025-10-21T16:25:00Z">
        <w:r w:rsidR="008012B4">
          <w:t xml:space="preserve"> of models</w:t>
        </w:r>
      </w:ins>
      <w:r w:rsidRPr="00613FB6">
        <w:t xml:space="preserve">. </w:t>
      </w:r>
      <w:ins w:id="747" w:author="Maitland, Bryan - FS, ID" w:date="2025-10-06T14:39:00Z" w16du:dateUtc="2025-10-06T20:39:00Z">
        <w:r w:rsidR="00F74964" w:rsidRPr="00613FB6">
          <w:t>All models included a random intercept for `COMID` to account for repeated measures across stream reaches. Further, based on exploratory analysis and biological expectations of nonlinear thermal responses, temperature effects were modeled using both linear and quadratic terms for the 90-day average stream temperature prior to spawning</w:t>
        </w:r>
      </w:ins>
      <w:ins w:id="748" w:author="Maitland, Bryan - FS, ID" w:date="2025-10-20T10:48:00Z" w16du:dateUtc="2025-10-20T16:48:00Z">
        <w:r w:rsidR="00886742" w:rsidRPr="00613FB6">
          <w:t xml:space="preserve"> (temp_90)</w:t>
        </w:r>
      </w:ins>
      <w:ins w:id="749" w:author="Maitland, Bryan - FS, ID" w:date="2025-10-06T14:39:00Z" w16du:dateUtc="2025-10-06T20:39:00Z">
        <w:r w:rsidR="00F74964" w:rsidRPr="00613FB6">
          <w:t xml:space="preserve">. </w:t>
        </w:r>
      </w:ins>
    </w:p>
    <w:p w14:paraId="3C26097C" w14:textId="4BAFF033" w:rsidR="00E76F20" w:rsidRPr="00613FB6" w:rsidDel="00F74964" w:rsidRDefault="00E76F20">
      <w:pPr>
        <w:pStyle w:val="BodyText"/>
        <w:spacing w:line="480" w:lineRule="auto"/>
        <w:ind w:firstLine="720"/>
        <w:rPr>
          <w:del w:id="750" w:author="Maitland, Bryan - FS, ID" w:date="2025-10-06T14:45:00Z" w16du:dateUtc="2025-10-06T20:45:00Z"/>
        </w:rPr>
        <w:pPrChange w:id="751" w:author="Maitland, Bryan - FS, ID" w:date="2025-10-06T14:45:00Z" w16du:dateUtc="2025-10-06T20:45:00Z">
          <w:pPr>
            <w:pStyle w:val="BodyText"/>
            <w:spacing w:line="480" w:lineRule="auto"/>
          </w:pPr>
        </w:pPrChange>
      </w:pPr>
      <w:r w:rsidRPr="00613FB6">
        <w:t>We fit 31 additive models representing all combinations of fixed effects (temp_90, stream, year, slope, and mean</w:t>
      </w:r>
      <w:ins w:id="752" w:author="Maitland, Bryan - FS, ID" w:date="2025-10-08T13:53:00Z" w16du:dateUtc="2025-10-08T19:53:00Z">
        <w:r w:rsidR="00150964" w:rsidRPr="00613FB6">
          <w:t xml:space="preserve"> </w:t>
        </w:r>
      </w:ins>
      <w:del w:id="753" w:author="Maitland, Bryan - FS, ID" w:date="2025-10-08T13:53:00Z" w16du:dateUtc="2025-10-08T19:53:00Z">
        <w:r w:rsidRPr="00613FB6" w:rsidDel="00150964">
          <w:delText>_</w:delText>
        </w:r>
      </w:del>
      <w:r w:rsidRPr="00613FB6">
        <w:t>elevation</w:t>
      </w:r>
      <w:ins w:id="754" w:author="Maitland, Bryan - FS, ID" w:date="2025-10-20T10:49:00Z" w16du:dateUtc="2025-10-20T16:49:00Z">
        <w:r w:rsidR="00886742" w:rsidRPr="00613FB6">
          <w:t>; Appendix A3.1</w:t>
        </w:r>
      </w:ins>
      <w:r w:rsidRPr="00613FB6">
        <w:t xml:space="preserve">). </w:t>
      </w:r>
      <w:ins w:id="755" w:author="Thurow, Russ - FS, ID" w:date="2025-09-25T17:14:00Z" w16du:dateUtc="2025-09-25T23:14:00Z">
        <w:del w:id="756" w:author="Maitland, Bryan - FS, ID" w:date="2025-10-06T14:42:00Z" w16du:dateUtc="2025-10-06T20:42:00Z">
          <w:r w:rsidR="00BE7745" w:rsidRPr="00613FB6" w:rsidDel="00F74964">
            <w:delText xml:space="preserve">During initial exploratory analysis, </w:delText>
          </w:r>
        </w:del>
      </w:ins>
      <w:del w:id="757" w:author="Maitland, Bryan - FS, ID" w:date="2025-10-06T14:42:00Z" w16du:dateUtc="2025-10-06T20:42:00Z">
        <w:r w:rsidR="00A62BEF" w:rsidRPr="00613FB6" w:rsidDel="00F74964">
          <w:delText xml:space="preserve">Because models were indicative of likely overfitting and reduced biological </w:delText>
        </w:r>
        <w:r w:rsidR="003C4FE6" w:rsidRPr="00613FB6" w:rsidDel="00F74964">
          <w:delText>interpretability</w:delText>
        </w:r>
        <w:r w:rsidR="00A62BEF" w:rsidRPr="00613FB6" w:rsidDel="00F74964">
          <w:delText xml:space="preserve"> during initial exploratory </w:delText>
        </w:r>
        <w:r w:rsidR="003C4FE6" w:rsidRPr="00613FB6" w:rsidDel="00F74964">
          <w:delText>analysis</w:delText>
        </w:r>
      </w:del>
      <w:ins w:id="758" w:author="Thurow, Russ - FS, ID" w:date="2025-09-25T17:14:00Z" w16du:dateUtc="2025-09-25T23:14:00Z">
        <w:del w:id="759" w:author="Maitland, Bryan - FS, ID" w:date="2025-10-06T14:42:00Z" w16du:dateUtc="2025-10-06T20:42:00Z">
          <w:r w:rsidR="00BE7745" w:rsidRPr="00613FB6" w:rsidDel="00F74964">
            <w:delText xml:space="preserve"> and</w:delText>
          </w:r>
        </w:del>
      </w:ins>
      <w:del w:id="760" w:author="Maitland, Bryan - FS, ID" w:date="2025-10-06T14:42:00Z" w16du:dateUtc="2025-10-06T20:42:00Z">
        <w:r w:rsidR="00A62BEF" w:rsidRPr="00613FB6" w:rsidDel="00F74964">
          <w:delText xml:space="preserve">, we generated an </w:delText>
        </w:r>
        <w:r w:rsidR="00A62BEF" w:rsidRPr="00613FB6" w:rsidDel="00F74964">
          <w:rPr>
            <w:i/>
            <w:iCs/>
          </w:rPr>
          <w:delText>a priori</w:delText>
        </w:r>
        <w:r w:rsidR="00A62BEF" w:rsidRPr="00613FB6" w:rsidDel="00F74964">
          <w:delText xml:space="preserve"> framework for model selection. First, we fit linear fixed-effects models to establish a best candidate set for our fixed terms. Next, we explored random-effect structure using mixed-effects models. </w:delText>
        </w:r>
      </w:del>
      <w:ins w:id="761" w:author="Thurow, Russ - FS, ID" w:date="2025-09-25T21:18:00Z" w16du:dateUtc="2025-09-26T03:18:00Z">
        <w:del w:id="762" w:author="Maitland, Bryan - FS, ID" w:date="2025-10-06T14:42:00Z" w16du:dateUtc="2025-10-06T20:42:00Z">
          <w:r w:rsidR="006F2A0F" w:rsidRPr="00613FB6" w:rsidDel="00F74964">
            <w:delText>After</w:delText>
          </w:r>
        </w:del>
      </w:ins>
      <w:del w:id="763" w:author="Maitland, Bryan - FS, ID" w:date="2025-10-06T14:42:00Z" w16du:dateUtc="2025-10-06T20:42:00Z">
        <w:r w:rsidR="00A62BEF" w:rsidRPr="00613FB6" w:rsidDel="00F74964">
          <w:delText xml:space="preserve">Once </w:delText>
        </w:r>
      </w:del>
      <w:ins w:id="764" w:author="Thurow, Russ - FS, ID" w:date="2025-09-25T17:15:00Z" w16du:dateUtc="2025-09-25T23:15:00Z">
        <w:del w:id="765" w:author="Maitland, Bryan - FS, ID" w:date="2025-10-06T14:42:00Z" w16du:dateUtc="2025-10-06T20:42:00Z">
          <w:r w:rsidR="00BE7745" w:rsidRPr="00613FB6" w:rsidDel="00F74964">
            <w:delText>the</w:delText>
          </w:r>
        </w:del>
      </w:ins>
      <w:del w:id="766" w:author="Maitland, Bryan - FS, ID" w:date="2025-10-06T14:42:00Z" w16du:dateUtc="2025-10-06T20:42:00Z">
        <w:r w:rsidR="00A62BEF" w:rsidRPr="00613FB6" w:rsidDel="00F74964">
          <w:delText>a base fixed</w:delText>
        </w:r>
      </w:del>
      <w:ins w:id="767" w:author="Thurow, Russ - FS, ID" w:date="2025-09-25T17:15:00Z" w16du:dateUtc="2025-09-25T23:15:00Z">
        <w:del w:id="768" w:author="Maitland, Bryan - FS, ID" w:date="2025-10-06T14:42:00Z" w16du:dateUtc="2025-10-06T20:42:00Z">
          <w:r w:rsidR="00BE7745" w:rsidRPr="00613FB6" w:rsidDel="00F74964">
            <w:delText>-</w:delText>
          </w:r>
        </w:del>
      </w:ins>
      <w:del w:id="769" w:author="Maitland, Bryan - FS, ID" w:date="2025-10-06T14:42:00Z" w16du:dateUtc="2025-10-06T20:42:00Z">
        <w:r w:rsidR="00A62BEF" w:rsidRPr="00613FB6" w:rsidDel="00F74964">
          <w:delText xml:space="preserve"> and random-effects structure was determined, we then explored the addition of a quadratic temperature term and the interaction of fixed effects within the context of mixed-effects models. </w:delText>
        </w:r>
        <w:r w:rsidRPr="00613FB6" w:rsidDel="00F74964">
          <w:delText>All models included a random intercept for COMID to account for repeated measures across stream reaches. Based on exploratory analysis and biological expectations of nonlinear thermal responses, temperature effects were modeled using both linear and quadratic terms for the 90-day average stream temperature prior to spawning (temp_90 and I(temp_90^2)).</w:delText>
        </w:r>
      </w:del>
    </w:p>
    <w:p w14:paraId="10E4601A" w14:textId="4A3E0D04" w:rsidR="00165CA5" w:rsidRPr="00EE26BE" w:rsidRDefault="00E76F20" w:rsidP="00EE26BE">
      <w:pPr>
        <w:pStyle w:val="BodyText"/>
        <w:spacing w:line="480" w:lineRule="auto"/>
        <w:ind w:firstLine="720"/>
      </w:pPr>
      <w:moveFromRangeStart w:id="770" w:author="Maitland, Bryan - FS, ID" w:date="2025-10-06T14:44:00Z" w:name="move210654295"/>
      <w:moveFrom w:id="771" w:author="Maitland, Bryan - FS, ID" w:date="2025-10-06T14:44:00Z" w16du:dateUtc="2025-10-06T20:44:00Z">
        <w:r w:rsidRPr="00613FB6" w:rsidDel="00F74964">
          <w:t xml:space="preserve">Model selection was based on AIC, and model performance was evaluated using marginal and conditional R², RMSE, and intraclass correlation coefficients (ICC). </w:t>
        </w:r>
      </w:moveFrom>
      <w:moveFromRangeEnd w:id="770"/>
      <w:r w:rsidRPr="00613FB6">
        <w:t xml:space="preserve">Candidate models were fit using maximum likelihood to allow direct comparison across differing fixed-effect structures. We also tested whether model performance improved by allowing the effect of temperature to vary across stream reaches </w:t>
      </w:r>
      <w:ins w:id="772" w:author="Thurow, Russ - FS, ID" w:date="2025-09-25T17:18:00Z" w16du:dateUtc="2025-09-25T23:18:00Z">
        <w:r w:rsidR="00BE7745" w:rsidRPr="00613FB6">
          <w:t>via</w:t>
        </w:r>
      </w:ins>
      <w:del w:id="773" w:author="Thurow, Russ - FS, ID" w:date="2025-09-25T17:18:00Z" w16du:dateUtc="2025-09-25T23:18:00Z">
        <w:r w:rsidRPr="00613FB6" w:rsidDel="00BE7745">
          <w:delText>by</w:delText>
        </w:r>
      </w:del>
      <w:r w:rsidRPr="00613FB6">
        <w:t xml:space="preserve"> adding a random slope for </w:t>
      </w:r>
      <w:del w:id="774" w:author="Sparks, Morgan - FS, ID" w:date="2025-10-21T10:26:00Z" w16du:dateUtc="2025-10-21T16:26:00Z">
        <w:r w:rsidRPr="00613FB6" w:rsidDel="008012B4">
          <w:delText xml:space="preserve">temp_90 </w:delText>
        </w:r>
      </w:del>
      <w:ins w:id="775" w:author="Sparks, Morgan - FS, ID" w:date="2025-10-21T10:26:00Z" w16du:dateUtc="2025-10-21T16:26:00Z">
        <w:r w:rsidR="008012B4">
          <w:t xml:space="preserve">90-day antecedent temperature term </w:t>
        </w:r>
      </w:ins>
      <w:r w:rsidRPr="00613FB6">
        <w:t xml:space="preserve">to the COMID grouping factor. This random slope model was fit with restricted maximum likelihood (REML) and compared to the simpler random intercept model. To determine whether the quadratic </w:t>
      </w:r>
      <w:r w:rsidR="00800029" w:rsidRPr="00613FB6">
        <w:t xml:space="preserve">90-day antecedent </w:t>
      </w:r>
      <w:r w:rsidRPr="00613FB6">
        <w:t xml:space="preserve">temperature term remained necessary with random slopes, we re-fit the model with and without </w:t>
      </w:r>
      <w:del w:id="776" w:author="Maitland, Bryan - FS, ID" w:date="2025-10-06T14:46:00Z" w16du:dateUtc="2025-10-06T20:46:00Z">
        <w:r w:rsidRPr="00613FB6" w:rsidDel="00F74964">
          <w:delText>I(temp_90^2)</w:delText>
        </w:r>
      </w:del>
      <w:ins w:id="777" w:author="Maitland, Bryan - FS, ID" w:date="2025-10-06T14:46:00Z" w16du:dateUtc="2025-10-06T20:46:00Z">
        <w:r w:rsidR="00F74964" w:rsidRPr="00613FB6">
          <w:t>the quadratic effect</w:t>
        </w:r>
      </w:ins>
      <w:r w:rsidRPr="00613FB6">
        <w:t xml:space="preserve"> using maximum likelihood. Finally, we evaluated whether additional fixed-effect interactions improved model performance by adding interaction terms between </w:t>
      </w:r>
      <w:r w:rsidR="00800029" w:rsidRPr="00613FB6">
        <w:t>90-day antecedent temperature</w:t>
      </w:r>
      <w:r w:rsidRPr="00613FB6">
        <w:t xml:space="preserve"> and either stream or year. </w:t>
      </w:r>
      <w:moveToRangeStart w:id="778" w:author="Maitland, Bryan - FS, ID" w:date="2025-10-06T14:44:00Z" w:name="move210654295"/>
      <w:moveTo w:id="779" w:author="Maitland, Bryan - FS, ID" w:date="2025-10-06T14:44:00Z" w16du:dateUtc="2025-10-06T20:44:00Z">
        <w:r w:rsidR="00F74964" w:rsidRPr="00613FB6">
          <w:t xml:space="preserve">Model selection was based on AIC, and model performance was evaluated using marginal and conditional </w:t>
        </w:r>
        <w:r w:rsidR="00F74964" w:rsidRPr="008012B4">
          <w:rPr>
            <w:i/>
            <w:iCs/>
            <w:rPrChange w:id="780" w:author="Sparks, Morgan - FS, ID" w:date="2025-10-21T10:26:00Z" w16du:dateUtc="2025-10-21T16:26:00Z">
              <w:rPr/>
            </w:rPrChange>
          </w:rPr>
          <w:t>R</w:t>
        </w:r>
        <w:r w:rsidR="00F74964" w:rsidRPr="00613FB6">
          <w:t xml:space="preserve">², RMSE, and intraclass correlation </w:t>
        </w:r>
        <w:r w:rsidR="00F74964" w:rsidRPr="00EE26BE">
          <w:t>coefficients (ICC).</w:t>
        </w:r>
      </w:moveTo>
      <w:moveToRangeEnd w:id="778"/>
    </w:p>
    <w:p w14:paraId="059211BA" w14:textId="15753547" w:rsidR="00165CA5" w:rsidRPr="00EE26BE" w:rsidRDefault="00165CA5">
      <w:pPr>
        <w:spacing w:line="480" w:lineRule="auto"/>
        <w:pPrChange w:id="781" w:author="Maitland, Bryan - FS, ID" w:date="2025-10-20T13:17:00Z" w16du:dateUtc="2025-10-20T19:17:00Z">
          <w:pPr/>
        </w:pPrChange>
      </w:pPr>
      <w:del w:id="782" w:author="Maitland, Bryan - FS, ID" w:date="2025-10-20T12:27:00Z" w16du:dateUtc="2025-10-20T18:27:00Z">
        <w:r w:rsidRPr="00EE26BE" w:rsidDel="00B813EE">
          <w:br w:type="page"/>
        </w:r>
      </w:del>
    </w:p>
    <w:p w14:paraId="0A69A29E" w14:textId="4D6798ED" w:rsidR="00165CA5" w:rsidDel="00CD6A4D" w:rsidRDefault="0052151D" w:rsidP="00EE26BE">
      <w:pPr>
        <w:spacing w:line="480" w:lineRule="auto"/>
        <w:rPr>
          <w:del w:id="783" w:author="Maitland, Bryan - FS, ID" w:date="2025-10-21T14:03:00Z" w16du:dateUtc="2025-10-21T20:03:00Z"/>
          <w:b/>
          <w:i/>
          <w:iCs/>
        </w:rPr>
      </w:pPr>
      <w:del w:id="784" w:author="Maitland, Bryan - FS, ID" w:date="2025-10-21T14:03:00Z" w16du:dateUtc="2025-10-21T20:03:00Z">
        <w:r w:rsidRPr="00EE26BE" w:rsidDel="00CD6A4D">
          <w:rPr>
            <w:b/>
          </w:rPr>
          <w:lastRenderedPageBreak/>
          <w:delText xml:space="preserve">3. </w:delText>
        </w:r>
      </w:del>
      <w:commentRangeStart w:id="785"/>
      <w:r w:rsidR="00165CA5" w:rsidRPr="00EE26BE">
        <w:rPr>
          <w:b/>
        </w:rPr>
        <w:t>Results</w:t>
      </w:r>
      <w:commentRangeEnd w:id="785"/>
      <w:r w:rsidR="00EA0AC1" w:rsidRPr="00EE26BE">
        <w:rPr>
          <w:rStyle w:val="CommentReference"/>
          <w:sz w:val="24"/>
          <w:szCs w:val="24"/>
          <w:rPrChange w:id="786" w:author="Maitland, Bryan - FS, ID" w:date="2025-10-20T13:17:00Z" w16du:dateUtc="2025-10-20T19:17:00Z">
            <w:rPr>
              <w:rStyle w:val="CommentReference"/>
            </w:rPr>
          </w:rPrChange>
        </w:rPr>
        <w:commentReference w:id="785"/>
      </w:r>
    </w:p>
    <w:p w14:paraId="413EA6DD" w14:textId="77777777" w:rsidR="00CD6A4D" w:rsidRPr="00EE26BE" w:rsidRDefault="00CD6A4D" w:rsidP="00EE26BE">
      <w:pPr>
        <w:spacing w:line="480" w:lineRule="auto"/>
        <w:rPr>
          <w:ins w:id="787" w:author="Maitland, Bryan - FS, ID" w:date="2025-10-21T14:03:00Z" w16du:dateUtc="2025-10-21T20:03:00Z"/>
          <w:b/>
        </w:rPr>
      </w:pPr>
    </w:p>
    <w:p w14:paraId="3ECB397E" w14:textId="23F8E939" w:rsidR="00AE2F22" w:rsidRPr="00CD6A4D" w:rsidRDefault="00AE2F22" w:rsidP="00EE26BE">
      <w:pPr>
        <w:spacing w:line="480" w:lineRule="auto"/>
        <w:rPr>
          <w:b/>
          <w:i/>
          <w:iCs/>
          <w:rPrChange w:id="788" w:author="Maitland, Bryan - FS, ID" w:date="2025-10-21T14:03:00Z" w16du:dateUtc="2025-10-21T20:03:00Z">
            <w:rPr>
              <w:b/>
            </w:rPr>
          </w:rPrChange>
        </w:rPr>
      </w:pPr>
      <w:del w:id="789" w:author="Maitland, Bryan - FS, ID" w:date="2025-10-21T14:03:00Z" w16du:dateUtc="2025-10-21T20:03:00Z">
        <w:r w:rsidRPr="00CD6A4D" w:rsidDel="00CD6A4D">
          <w:rPr>
            <w:b/>
            <w:i/>
            <w:iCs/>
            <w:rPrChange w:id="790" w:author="Maitland, Bryan - FS, ID" w:date="2025-10-21T14:03:00Z" w16du:dateUtc="2025-10-21T20:03:00Z">
              <w:rPr>
                <w:b/>
              </w:rPr>
            </w:rPrChange>
          </w:rPr>
          <w:delText xml:space="preserve">3.1 </w:delText>
        </w:r>
      </w:del>
      <w:proofErr w:type="gramStart"/>
      <w:r w:rsidR="00D365CD" w:rsidRPr="00CD6A4D">
        <w:rPr>
          <w:b/>
          <w:i/>
          <w:iCs/>
          <w:rPrChange w:id="791" w:author="Maitland, Bryan - FS, ID" w:date="2025-10-21T14:03:00Z" w16du:dateUtc="2025-10-21T20:03:00Z">
            <w:rPr>
              <w:b/>
            </w:rPr>
          </w:rPrChange>
        </w:rPr>
        <w:t>Spawn</w:t>
      </w:r>
      <w:proofErr w:type="gramEnd"/>
      <w:r w:rsidR="00D365CD" w:rsidRPr="00CD6A4D">
        <w:rPr>
          <w:b/>
          <w:i/>
          <w:iCs/>
          <w:rPrChange w:id="792" w:author="Maitland, Bryan - FS, ID" w:date="2025-10-21T14:03:00Z" w16du:dateUtc="2025-10-21T20:03:00Z">
            <w:rPr>
              <w:b/>
            </w:rPr>
          </w:rPrChange>
        </w:rPr>
        <w:t xml:space="preserve"> timing variation in space and time</w:t>
      </w:r>
      <w:r w:rsidRPr="00CD6A4D">
        <w:rPr>
          <w:b/>
          <w:i/>
          <w:iCs/>
          <w:rPrChange w:id="793" w:author="Maitland, Bryan - FS, ID" w:date="2025-10-21T14:03:00Z" w16du:dateUtc="2025-10-21T20:03:00Z">
            <w:rPr>
              <w:b/>
            </w:rPr>
          </w:rPrChange>
        </w:rPr>
        <w:t xml:space="preserve"> </w:t>
      </w:r>
    </w:p>
    <w:p w14:paraId="5FD76D61" w14:textId="28EF579F" w:rsidR="0075579D" w:rsidRPr="00613FB6" w:rsidRDefault="0075579D" w:rsidP="00EE26BE">
      <w:pPr>
        <w:spacing w:after="240" w:line="480" w:lineRule="auto"/>
        <w:rPr>
          <w:bCs/>
        </w:rPr>
      </w:pPr>
      <w:r w:rsidRPr="00EE26BE">
        <w:rPr>
          <w:bCs/>
        </w:rPr>
        <w:t xml:space="preserve">Across all streams and years, Chinook salmon spawning </w:t>
      </w:r>
      <w:ins w:id="794" w:author="Thurow, Russ - FS, ID" w:date="2025-09-25T17:20:00Z" w16du:dateUtc="2025-09-25T23:20:00Z">
        <w:r w:rsidR="00BE7745" w:rsidRPr="00EE26BE">
          <w:rPr>
            <w:bCs/>
          </w:rPr>
          <w:t>exhibited</w:t>
        </w:r>
      </w:ins>
      <w:del w:id="795" w:author="Thurow, Russ - FS, ID" w:date="2025-09-25T17:20:00Z" w16du:dateUtc="2025-09-25T23:20:00Z">
        <w:r w:rsidRPr="00EE26BE" w:rsidDel="00BE7745">
          <w:rPr>
            <w:bCs/>
          </w:rPr>
          <w:delText>showed</w:delText>
        </w:r>
      </w:del>
      <w:r w:rsidRPr="00EE26BE">
        <w:rPr>
          <w:bCs/>
        </w:rPr>
        <w:t xml:space="preserve"> a broadly unimodal distribution, with most activity</w:t>
      </w:r>
      <w:r w:rsidRPr="00613FB6">
        <w:rPr>
          <w:bCs/>
        </w:rPr>
        <w:t xml:space="preserve"> concentrated between mid-August and early September (</w:t>
      </w:r>
      <w:r w:rsidRPr="00613FB6">
        <w:rPr>
          <w:bCs/>
          <w:rPrChange w:id="796" w:author="Maitland, Bryan - FS, ID" w:date="2025-10-20T12:46:00Z" w16du:dateUtc="2025-10-20T18:46:00Z">
            <w:rPr>
              <w:bCs/>
              <w:highlight w:val="green"/>
            </w:rPr>
          </w:rPrChange>
        </w:rPr>
        <w:t xml:space="preserve">Figure </w:t>
      </w:r>
      <w:r w:rsidR="000511AC" w:rsidRPr="00613FB6">
        <w:rPr>
          <w:bCs/>
          <w:rPrChange w:id="797" w:author="Maitland, Bryan - FS, ID" w:date="2025-10-20T12:46:00Z" w16du:dateUtc="2025-10-20T18:46:00Z">
            <w:rPr>
              <w:bCs/>
              <w:highlight w:val="green"/>
            </w:rPr>
          </w:rPrChange>
        </w:rPr>
        <w:t>2</w:t>
      </w:r>
      <w:r w:rsidRPr="00613FB6">
        <w:rPr>
          <w:bCs/>
          <w:rPrChange w:id="798" w:author="Maitland, Bryan - FS, ID" w:date="2025-10-20T12:46:00Z" w16du:dateUtc="2025-10-20T18:46:00Z">
            <w:rPr>
              <w:bCs/>
              <w:highlight w:val="green"/>
            </w:rPr>
          </w:rPrChange>
        </w:rPr>
        <w:t>A</w:t>
      </w:r>
      <w:r w:rsidRPr="00613FB6">
        <w:rPr>
          <w:bCs/>
        </w:rPr>
        <w:t>). The global mean spawn date was day 240 (</w:t>
      </w:r>
      <w:r w:rsidR="00800029" w:rsidRPr="00613FB6">
        <w:rPr>
          <w:bCs/>
        </w:rPr>
        <w:t>August 28th</w:t>
      </w:r>
      <w:r w:rsidRPr="00613FB6">
        <w:rPr>
          <w:bCs/>
        </w:rPr>
        <w:t xml:space="preserve">), </w:t>
      </w:r>
      <w:ins w:id="799" w:author="Thurow, Russ - FS, ID" w:date="2025-09-25T17:20:00Z" w16du:dateUtc="2025-09-25T23:20:00Z">
        <w:r w:rsidR="00BE7745" w:rsidRPr="00613FB6">
          <w:rPr>
            <w:bCs/>
          </w:rPr>
          <w:t>although</w:t>
        </w:r>
      </w:ins>
      <w:del w:id="800" w:author="Thurow, Russ - FS, ID" w:date="2025-09-25T17:21:00Z" w16du:dateUtc="2025-09-25T23:21:00Z">
        <w:r w:rsidRPr="00613FB6" w:rsidDel="00BE7745">
          <w:rPr>
            <w:bCs/>
          </w:rPr>
          <w:delText>but</w:delText>
        </w:r>
      </w:del>
      <w:r w:rsidRPr="00613FB6">
        <w:rPr>
          <w:bCs/>
        </w:rPr>
        <w:t xml:space="preserve"> year-specific means varied by nearly three weeks (</w:t>
      </w:r>
      <w:r w:rsidRPr="00613FB6">
        <w:rPr>
          <w:bCs/>
          <w:rPrChange w:id="801" w:author="Maitland, Bryan - FS, ID" w:date="2025-10-20T12:46:00Z" w16du:dateUtc="2025-10-20T18:46:00Z">
            <w:rPr>
              <w:bCs/>
              <w:highlight w:val="green"/>
            </w:rPr>
          </w:rPrChange>
        </w:rPr>
        <w:t xml:space="preserve">Figure </w:t>
      </w:r>
      <w:r w:rsidR="000511AC" w:rsidRPr="00613FB6">
        <w:rPr>
          <w:bCs/>
          <w:rPrChange w:id="802" w:author="Maitland, Bryan - FS, ID" w:date="2025-10-20T12:46:00Z" w16du:dateUtc="2025-10-20T18:46:00Z">
            <w:rPr>
              <w:bCs/>
              <w:highlight w:val="green"/>
            </w:rPr>
          </w:rPrChange>
        </w:rPr>
        <w:t>2</w:t>
      </w:r>
      <w:r w:rsidRPr="00613FB6">
        <w:rPr>
          <w:bCs/>
          <w:rPrChange w:id="803" w:author="Maitland, Bryan - FS, ID" w:date="2025-10-20T12:46:00Z" w16du:dateUtc="2025-10-20T18:46:00Z">
            <w:rPr>
              <w:bCs/>
              <w:highlight w:val="green"/>
            </w:rPr>
          </w:rPrChange>
        </w:rPr>
        <w:t>A</w:t>
      </w:r>
      <w:r w:rsidRPr="00613FB6">
        <w:rPr>
          <w:bCs/>
        </w:rPr>
        <w:t xml:space="preserve">). Stream-level </w:t>
      </w:r>
      <w:ins w:id="804" w:author="Thurow, Russ - FS, ID" w:date="2025-09-25T17:21:00Z" w16du:dateUtc="2025-09-25T23:21:00Z">
        <w:r w:rsidR="00BE7745" w:rsidRPr="00613FB6">
          <w:rPr>
            <w:bCs/>
          </w:rPr>
          <w:t xml:space="preserve">spawning </w:t>
        </w:r>
      </w:ins>
      <w:r w:rsidRPr="00613FB6">
        <w:rPr>
          <w:bCs/>
        </w:rPr>
        <w:t>distributions revealed additional spatial structure (</w:t>
      </w:r>
      <w:r w:rsidRPr="00613FB6">
        <w:rPr>
          <w:bCs/>
          <w:rPrChange w:id="805" w:author="Maitland, Bryan - FS, ID" w:date="2025-10-20T12:46:00Z" w16du:dateUtc="2025-10-20T18:46:00Z">
            <w:rPr>
              <w:bCs/>
              <w:highlight w:val="green"/>
            </w:rPr>
          </w:rPrChange>
        </w:rPr>
        <w:t xml:space="preserve">Figure </w:t>
      </w:r>
      <w:r w:rsidR="000511AC" w:rsidRPr="00613FB6">
        <w:rPr>
          <w:bCs/>
          <w:rPrChange w:id="806" w:author="Maitland, Bryan - FS, ID" w:date="2025-10-20T12:46:00Z" w16du:dateUtc="2025-10-20T18:46:00Z">
            <w:rPr>
              <w:bCs/>
              <w:highlight w:val="green"/>
            </w:rPr>
          </w:rPrChange>
        </w:rPr>
        <w:t>2</w:t>
      </w:r>
      <w:r w:rsidRPr="00613FB6">
        <w:rPr>
          <w:bCs/>
          <w:rPrChange w:id="807" w:author="Maitland, Bryan - FS, ID" w:date="2025-10-20T12:46:00Z" w16du:dateUtc="2025-10-20T18:46:00Z">
            <w:rPr>
              <w:bCs/>
              <w:highlight w:val="green"/>
            </w:rPr>
          </w:rPrChange>
        </w:rPr>
        <w:t>B</w:t>
      </w:r>
      <w:r w:rsidRPr="00613FB6">
        <w:rPr>
          <w:bCs/>
        </w:rPr>
        <w:t>), with some streams (e.g., Bear Valley</w:t>
      </w:r>
      <w:ins w:id="808" w:author="Thurow, Russ - FS, ID" w:date="2025-09-25T17:21:00Z" w16du:dateUtc="2025-09-25T23:21:00Z">
        <w:r w:rsidR="00BE7745" w:rsidRPr="00613FB6">
          <w:rPr>
            <w:bCs/>
          </w:rPr>
          <w:t xml:space="preserve"> and</w:t>
        </w:r>
      </w:ins>
      <w:del w:id="809" w:author="Thurow, Russ - FS, ID" w:date="2025-09-25T17:21:00Z" w16du:dateUtc="2025-09-25T23:21:00Z">
        <w:r w:rsidRPr="00613FB6" w:rsidDel="00BE7745">
          <w:rPr>
            <w:bCs/>
          </w:rPr>
          <w:delText>,</w:delText>
        </w:r>
      </w:del>
      <w:r w:rsidRPr="00613FB6">
        <w:rPr>
          <w:bCs/>
        </w:rPr>
        <w:t xml:space="preserve"> </w:t>
      </w:r>
      <w:r w:rsidR="00DC0800" w:rsidRPr="00613FB6">
        <w:rPr>
          <w:bCs/>
        </w:rPr>
        <w:t>Beaver</w:t>
      </w:r>
      <w:ins w:id="810" w:author="Thurow, Russ - FS, ID" w:date="2025-09-25T17:21:00Z" w16du:dateUtc="2025-09-25T23:21:00Z">
        <w:r w:rsidR="00BE7745" w:rsidRPr="00613FB6">
          <w:rPr>
            <w:bCs/>
          </w:rPr>
          <w:t xml:space="preserve"> creeks</w:t>
        </w:r>
      </w:ins>
      <w:r w:rsidRPr="00613FB6">
        <w:rPr>
          <w:bCs/>
        </w:rPr>
        <w:t xml:space="preserve">) exhibiting </w:t>
      </w:r>
      <w:ins w:id="811" w:author="Thurow, Russ - FS, ID" w:date="2025-09-25T17:22:00Z" w16du:dateUtc="2025-09-25T23:22:00Z">
        <w:r w:rsidR="00BE7745" w:rsidRPr="00613FB6">
          <w:rPr>
            <w:bCs/>
          </w:rPr>
          <w:t>narrower</w:t>
        </w:r>
      </w:ins>
      <w:del w:id="812" w:author="Thurow, Russ - FS, ID" w:date="2025-09-25T17:22:00Z" w16du:dateUtc="2025-09-25T23:22:00Z">
        <w:r w:rsidRPr="00613FB6" w:rsidDel="00BE7745">
          <w:rPr>
            <w:bCs/>
          </w:rPr>
          <w:delText>tighter</w:delText>
        </w:r>
      </w:del>
      <w:r w:rsidR="00DC0800" w:rsidRPr="00613FB6">
        <w:rPr>
          <w:bCs/>
        </w:rPr>
        <w:t xml:space="preserve"> </w:t>
      </w:r>
      <w:r w:rsidRPr="00613FB6">
        <w:rPr>
          <w:bCs/>
        </w:rPr>
        <w:t>peaks, while others (e.g., Big</w:t>
      </w:r>
      <w:ins w:id="813" w:author="Thurow, Russ - FS, ID" w:date="2025-09-25T17:22:00Z" w16du:dateUtc="2025-09-25T23:22:00Z">
        <w:r w:rsidR="00BE7745" w:rsidRPr="00613FB6">
          <w:rPr>
            <w:bCs/>
          </w:rPr>
          <w:t xml:space="preserve"> and</w:t>
        </w:r>
      </w:ins>
      <w:del w:id="814" w:author="Thurow, Russ - FS, ID" w:date="2025-09-25T17:22:00Z" w16du:dateUtc="2025-09-25T23:22:00Z">
        <w:r w:rsidRPr="00613FB6" w:rsidDel="00BE7745">
          <w:rPr>
            <w:bCs/>
          </w:rPr>
          <w:delText>,</w:delText>
        </w:r>
      </w:del>
      <w:r w:rsidRPr="00613FB6">
        <w:rPr>
          <w:bCs/>
        </w:rPr>
        <w:t xml:space="preserve"> </w:t>
      </w:r>
      <w:proofErr w:type="gramStart"/>
      <w:r w:rsidRPr="00613FB6">
        <w:rPr>
          <w:bCs/>
        </w:rPr>
        <w:t>Camas</w:t>
      </w:r>
      <w:proofErr w:type="gramEnd"/>
      <w:ins w:id="815" w:author="Thurow, Russ - FS, ID" w:date="2025-09-25T17:22:00Z" w16du:dateUtc="2025-09-25T23:22:00Z">
        <w:r w:rsidR="00BE7745" w:rsidRPr="00613FB6">
          <w:rPr>
            <w:bCs/>
          </w:rPr>
          <w:t xml:space="preserve"> creeks</w:t>
        </w:r>
      </w:ins>
      <w:r w:rsidRPr="00613FB6">
        <w:rPr>
          <w:bCs/>
        </w:rPr>
        <w:t>) displayed broader or later distributions. Year effects were also evident (</w:t>
      </w:r>
      <w:r w:rsidRPr="00613FB6">
        <w:rPr>
          <w:bCs/>
          <w:rPrChange w:id="816" w:author="Maitland, Bryan - FS, ID" w:date="2025-10-20T12:46:00Z" w16du:dateUtc="2025-10-20T18:46:00Z">
            <w:rPr>
              <w:bCs/>
              <w:highlight w:val="green"/>
            </w:rPr>
          </w:rPrChange>
        </w:rPr>
        <w:t xml:space="preserve">Figure </w:t>
      </w:r>
      <w:r w:rsidR="000C552A" w:rsidRPr="00613FB6">
        <w:rPr>
          <w:bCs/>
          <w:rPrChange w:id="817" w:author="Maitland, Bryan - FS, ID" w:date="2025-10-20T12:46:00Z" w16du:dateUtc="2025-10-20T18:46:00Z">
            <w:rPr>
              <w:bCs/>
              <w:highlight w:val="green"/>
            </w:rPr>
          </w:rPrChange>
        </w:rPr>
        <w:t>2</w:t>
      </w:r>
      <w:r w:rsidRPr="00613FB6">
        <w:rPr>
          <w:bCs/>
          <w:rPrChange w:id="818" w:author="Maitland, Bryan - FS, ID" w:date="2025-10-20T12:46:00Z" w16du:dateUtc="2025-10-20T18:46:00Z">
            <w:rPr>
              <w:bCs/>
              <w:highlight w:val="green"/>
            </w:rPr>
          </w:rPrChange>
        </w:rPr>
        <w:t>C</w:t>
      </w:r>
      <w:r w:rsidRPr="00613FB6">
        <w:rPr>
          <w:bCs/>
        </w:rPr>
        <w:t>), with 2005 skewed later than preceding years.</w:t>
      </w:r>
    </w:p>
    <w:p w14:paraId="4184A283" w14:textId="6AAFE667" w:rsidR="00D365CD" w:rsidRPr="00613FB6" w:rsidDel="00B813EE" w:rsidRDefault="00D365CD" w:rsidP="000C552A">
      <w:pPr>
        <w:spacing w:after="240" w:line="480" w:lineRule="auto"/>
        <w:rPr>
          <w:del w:id="819" w:author="Maitland, Bryan - FS, ID" w:date="2025-10-20T12:27:00Z" w16du:dateUtc="2025-10-20T18:27:00Z"/>
          <w:bCs/>
        </w:rPr>
      </w:pPr>
      <w:del w:id="820" w:author="Maitland, Bryan - FS, ID" w:date="2025-10-20T12:27:00Z" w16du:dateUtc="2025-10-20T18:27:00Z">
        <w:r w:rsidRPr="00613FB6" w:rsidDel="00B813EE">
          <w:rPr>
            <w:bCs/>
            <w:noProof/>
          </w:rPr>
          <w:drawing>
            <wp:inline distT="0" distB="0" distL="0" distR="0" wp14:anchorId="5FA5A953" wp14:editId="09862DC8">
              <wp:extent cx="4268155" cy="3556796"/>
              <wp:effectExtent l="0" t="0" r="0" b="5715"/>
              <wp:docPr id="38081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4617"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268155" cy="3556796"/>
                      </a:xfrm>
                      <a:prstGeom prst="rect">
                        <a:avLst/>
                      </a:prstGeom>
                      <a:noFill/>
                      <a:ln>
                        <a:noFill/>
                      </a:ln>
                    </pic:spPr>
                  </pic:pic>
                </a:graphicData>
              </a:graphic>
            </wp:inline>
          </w:drawing>
        </w:r>
      </w:del>
    </w:p>
    <w:p w14:paraId="6864C74D" w14:textId="1D6B106F" w:rsidR="0075579D" w:rsidRPr="00613FB6" w:rsidDel="00B813EE" w:rsidRDefault="00AE2F22" w:rsidP="00BE7745">
      <w:pPr>
        <w:spacing w:after="240"/>
        <w:rPr>
          <w:del w:id="821" w:author="Maitland, Bryan - FS, ID" w:date="2025-10-20T12:27:00Z" w16du:dateUtc="2025-10-20T18:27:00Z"/>
          <w:bCs/>
        </w:rPr>
      </w:pPr>
      <w:commentRangeStart w:id="822"/>
      <w:commentRangeStart w:id="823"/>
      <w:del w:id="824" w:author="Maitland, Bryan - FS, ID" w:date="2025-10-20T12:27:00Z" w16du:dateUtc="2025-10-20T18:27:00Z">
        <w:r w:rsidRPr="00613FB6" w:rsidDel="00B813EE">
          <w:rPr>
            <w:bCs/>
          </w:rPr>
          <w:delText>Figure 2</w:delText>
        </w:r>
        <w:commentRangeEnd w:id="822"/>
        <w:r w:rsidR="00800029" w:rsidRPr="00613FB6" w:rsidDel="00B813EE">
          <w:rPr>
            <w:rStyle w:val="CommentReference"/>
          </w:rPr>
          <w:commentReference w:id="822"/>
        </w:r>
        <w:commentRangeEnd w:id="823"/>
        <w:r w:rsidR="004F2B36" w:rsidRPr="00613FB6" w:rsidDel="00B813EE">
          <w:rPr>
            <w:rStyle w:val="CommentReference"/>
          </w:rPr>
          <w:commentReference w:id="823"/>
        </w:r>
        <w:r w:rsidRPr="00613FB6" w:rsidDel="00B813EE">
          <w:rPr>
            <w:bCs/>
          </w:rPr>
          <w:delText xml:space="preserve">: </w:delText>
        </w:r>
        <w:r w:rsidR="0075579D" w:rsidRPr="00613FB6" w:rsidDel="00B813EE">
          <w:rPr>
            <w:bCs/>
          </w:rPr>
          <w:delText xml:space="preserve">Histogram and density of Chinook salmon spawn timing </w:delText>
        </w:r>
      </w:del>
      <w:ins w:id="825" w:author="Thurow, Russ - FS, ID" w:date="2025-09-25T17:23:00Z" w16du:dateUtc="2025-09-25T23:23:00Z">
        <w:del w:id="826" w:author="Maitland, Bryan - FS, ID" w:date="2025-10-20T12:27:00Z" w16du:dateUtc="2025-10-20T18:27:00Z">
          <w:r w:rsidR="004F2B36" w:rsidRPr="00613FB6" w:rsidDel="00B813EE">
            <w:rPr>
              <w:bCs/>
            </w:rPr>
            <w:delText>across</w:delText>
          </w:r>
        </w:del>
      </w:ins>
      <w:del w:id="827" w:author="Maitland, Bryan - FS, ID" w:date="2025-10-20T12:27:00Z" w16du:dateUtc="2025-10-20T18:27:00Z">
        <w:r w:rsidR="0075579D" w:rsidRPr="00613FB6" w:rsidDel="00B813EE">
          <w:rPr>
            <w:bCs/>
          </w:rPr>
          <w:delText>for all streams and years (A), by stream (B), and by year (C). In panel (A), the histogram and kernel density illustrate the overall distribution of spawn dates; vertical</w:delText>
        </w:r>
      </w:del>
      <w:ins w:id="828" w:author="Thurow, Russ - FS, ID" w:date="2025-09-25T17:25:00Z" w16du:dateUtc="2025-09-25T23:25:00Z">
        <w:del w:id="829" w:author="Maitland, Bryan - FS, ID" w:date="2025-10-20T12:27:00Z" w16du:dateUtc="2025-10-20T18:27:00Z">
          <w:r w:rsidR="004F2B36" w:rsidRPr="00613FB6" w:rsidDel="00B813EE">
            <w:rPr>
              <w:bCs/>
            </w:rPr>
            <w:delText>-</w:delText>
          </w:r>
        </w:del>
      </w:ins>
      <w:del w:id="830" w:author="Maitland, Bryan - FS, ID" w:date="2025-10-20T12:27:00Z" w16du:dateUtc="2025-10-20T18:27:00Z">
        <w:r w:rsidR="0075579D" w:rsidRPr="00613FB6" w:rsidDel="00B813EE">
          <w:rPr>
            <w:bCs/>
          </w:rPr>
          <w:delText xml:space="preserve"> colored lines </w:delText>
        </w:r>
      </w:del>
      <w:ins w:id="831" w:author="Thurow, Russ - FS, ID" w:date="2025-09-25T17:24:00Z" w16du:dateUtc="2025-09-25T23:24:00Z">
        <w:del w:id="832" w:author="Maitland, Bryan - FS, ID" w:date="2025-10-20T12:27:00Z" w16du:dateUtc="2025-10-20T18:27:00Z">
          <w:r w:rsidR="004F2B36" w:rsidRPr="00613FB6" w:rsidDel="00B813EE">
            <w:rPr>
              <w:bCs/>
            </w:rPr>
            <w:delText>illustrate</w:delText>
          </w:r>
        </w:del>
      </w:ins>
      <w:del w:id="833" w:author="Maitland, Bryan - FS, ID" w:date="2025-10-20T12:27:00Z" w16du:dateUtc="2025-10-20T18:27:00Z">
        <w:r w:rsidR="0075579D" w:rsidRPr="00613FB6" w:rsidDel="00B813EE">
          <w:rPr>
            <w:bCs/>
          </w:rPr>
          <w:delText xml:space="preserve">show year-specific means, and the black line </w:delText>
        </w:r>
      </w:del>
      <w:ins w:id="834" w:author="Thurow, Russ - FS, ID" w:date="2025-09-25T17:25:00Z" w16du:dateUtc="2025-09-25T23:25:00Z">
        <w:del w:id="835" w:author="Maitland, Bryan - FS, ID" w:date="2025-10-20T12:27:00Z" w16du:dateUtc="2025-10-20T18:27:00Z">
          <w:r w:rsidR="004F2B36" w:rsidRPr="00613FB6" w:rsidDel="00B813EE">
            <w:rPr>
              <w:bCs/>
            </w:rPr>
            <w:delText>depicts</w:delText>
          </w:r>
        </w:del>
      </w:ins>
      <w:del w:id="836" w:author="Maitland, Bryan - FS, ID" w:date="2025-10-20T12:27:00Z" w16du:dateUtc="2025-10-20T18:27:00Z">
        <w:r w:rsidR="0075579D" w:rsidRPr="00613FB6" w:rsidDel="00B813EE">
          <w:rPr>
            <w:bCs/>
          </w:rPr>
          <w:delText>shows the global mean. Spawn timing was generally unimodal, peaking in late August to early September.</w:delText>
        </w:r>
      </w:del>
    </w:p>
    <w:p w14:paraId="690CF1FD" w14:textId="68CA0B33" w:rsidR="0075579D" w:rsidRPr="00613FB6" w:rsidDel="008A0D7A" w:rsidRDefault="0075579D" w:rsidP="004F2B36">
      <w:pPr>
        <w:spacing w:after="240" w:line="480" w:lineRule="auto"/>
        <w:ind w:firstLine="720"/>
        <w:rPr>
          <w:del w:id="837" w:author="Maitland, Bryan - FS, ID" w:date="2025-10-06T14:48:00Z" w16du:dateUtc="2025-10-06T20:48:00Z"/>
          <w:bCs/>
        </w:rPr>
      </w:pPr>
      <w:r w:rsidRPr="00613FB6">
        <w:rPr>
          <w:bCs/>
        </w:rPr>
        <w:t xml:space="preserve">When examined jointly by stream and year, density curves </w:t>
      </w:r>
      <w:ins w:id="838" w:author="Thurow, Russ - FS, ID" w:date="2025-09-25T17:26:00Z" w16du:dateUtc="2025-09-25T23:26:00Z">
        <w:r w:rsidR="004F2B36" w:rsidRPr="00613FB6">
          <w:rPr>
            <w:bCs/>
          </w:rPr>
          <w:t>illustrated</w:t>
        </w:r>
      </w:ins>
      <w:del w:id="839" w:author="Thurow, Russ - FS, ID" w:date="2025-09-25T17:26:00Z" w16du:dateUtc="2025-09-25T23:26:00Z">
        <w:r w:rsidRPr="00613FB6" w:rsidDel="004F2B36">
          <w:rPr>
            <w:bCs/>
          </w:rPr>
          <w:delText>showed</w:delText>
        </w:r>
      </w:del>
      <w:r w:rsidRPr="00613FB6">
        <w:rPr>
          <w:bCs/>
        </w:rPr>
        <w:t xml:space="preserve"> that each stream expressed a characteristic </w:t>
      </w:r>
      <w:ins w:id="840" w:author="Thurow, Russ - FS, ID" w:date="2025-09-25T17:26:00Z" w16du:dateUtc="2025-09-25T23:26:00Z">
        <w:r w:rsidR="004F2B36" w:rsidRPr="00613FB6">
          <w:rPr>
            <w:bCs/>
          </w:rPr>
          <w:t xml:space="preserve">spawn </w:t>
        </w:r>
      </w:ins>
      <w:r w:rsidRPr="00613FB6">
        <w:rPr>
          <w:bCs/>
        </w:rPr>
        <w:t>timing “signature</w:t>
      </w:r>
      <w:del w:id="841" w:author="Thurow, Russ - FS, ID" w:date="2025-09-25T17:26:00Z" w16du:dateUtc="2025-09-25T23:26:00Z">
        <w:r w:rsidRPr="00613FB6" w:rsidDel="004F2B36">
          <w:rPr>
            <w:bCs/>
          </w:rPr>
          <w:delText>,</w:delText>
        </w:r>
      </w:del>
      <w:r w:rsidRPr="00613FB6">
        <w:rPr>
          <w:bCs/>
        </w:rPr>
        <w:t>”</w:t>
      </w:r>
      <w:ins w:id="842" w:author="Maitland, Bryan - FS, ID" w:date="2025-10-20T13:17:00Z" w16du:dateUtc="2025-10-20T19:17:00Z">
        <w:r w:rsidR="00EE26BE">
          <w:rPr>
            <w:bCs/>
          </w:rPr>
          <w:t>;</w:t>
        </w:r>
      </w:ins>
      <w:ins w:id="843" w:author="Thurow, Russ - FS, ID" w:date="2025-09-25T17:26:00Z" w16du:dateUtc="2025-09-25T23:26:00Z">
        <w:del w:id="844" w:author="Maitland, Bryan - FS, ID" w:date="2025-10-20T13:17:00Z" w16du:dateUtc="2025-10-20T19:17:00Z">
          <w:r w:rsidR="004F2B36" w:rsidRPr="00613FB6" w:rsidDel="00EE26BE">
            <w:rPr>
              <w:bCs/>
            </w:rPr>
            <w:delText>,</w:delText>
          </w:r>
        </w:del>
      </w:ins>
      <w:r w:rsidRPr="00613FB6">
        <w:rPr>
          <w:bCs/>
        </w:rPr>
        <w:t xml:space="preserve"> </w:t>
      </w:r>
      <w:ins w:id="845" w:author="Thurow, Russ - FS, ID" w:date="2025-09-25T17:26:00Z" w16du:dateUtc="2025-09-25T23:26:00Z">
        <w:r w:rsidR="004F2B36" w:rsidRPr="00613FB6">
          <w:rPr>
            <w:bCs/>
          </w:rPr>
          <w:t>although</w:t>
        </w:r>
      </w:ins>
      <w:del w:id="846" w:author="Thurow, Russ - FS, ID" w:date="2025-09-25T17:26:00Z" w16du:dateUtc="2025-09-25T23:26:00Z">
        <w:r w:rsidRPr="00613FB6" w:rsidDel="004F2B36">
          <w:rPr>
            <w:bCs/>
          </w:rPr>
          <w:delText>but</w:delText>
        </w:r>
      </w:del>
      <w:r w:rsidRPr="00613FB6">
        <w:rPr>
          <w:bCs/>
        </w:rPr>
        <w:t xml:space="preserve"> the strength and consistency of this signature varied (</w:t>
      </w:r>
      <w:ins w:id="847" w:author="Maitland, Bryan - FS, ID" w:date="2025-10-06T14:07:00Z" w16du:dateUtc="2025-10-06T20:07:00Z">
        <w:r w:rsidR="00003B4B" w:rsidRPr="00613FB6">
          <w:rPr>
            <w:bCs/>
          </w:rPr>
          <w:t>Figure</w:t>
        </w:r>
      </w:ins>
      <w:ins w:id="848" w:author="Maitland, Bryan - FS, ID" w:date="2025-10-08T13:55:00Z" w16du:dateUtc="2025-10-08T19:55:00Z">
        <w:r w:rsidR="00150964" w:rsidRPr="00613FB6">
          <w:rPr>
            <w:bCs/>
            <w:rPrChange w:id="849" w:author="Maitland, Bryan - FS, ID" w:date="2025-10-20T12:46:00Z" w16du:dateUtc="2025-10-20T18:46:00Z">
              <w:rPr>
                <w:bCs/>
                <w:highlight w:val="cyan"/>
              </w:rPr>
            </w:rPrChange>
          </w:rPr>
          <w:t>s A1.3-1.4</w:t>
        </w:r>
      </w:ins>
      <w:ins w:id="850" w:author="Thurow, Russ - FS, ID" w:date="2025-09-28T18:31:00Z">
        <w:del w:id="851" w:author="Maitland, Bryan - FS, ID" w:date="2025-10-06T14:06:00Z" w16du:dateUtc="2025-10-06T20:06:00Z">
          <w:r w:rsidR="002D6601" w:rsidRPr="00613FB6" w:rsidDel="00003B4B">
            <w:rPr>
              <w:bCs/>
              <w:rPrChange w:id="852" w:author="Maitland, Bryan - FS, ID" w:date="2025-10-20T12:46:00Z" w16du:dateUtc="2025-10-20T18:46:00Z">
                <w:rPr>
                  <w:bCs/>
                  <w:highlight w:val="cyan"/>
                </w:rPr>
              </w:rPrChange>
            </w:rPr>
            <w:delText>see online Supplementary material, Fig. S1</w:delText>
          </w:r>
        </w:del>
      </w:ins>
      <w:ins w:id="853" w:author="Thurow, Russ - FS, ID" w:date="2025-09-28T18:32:00Z" w16du:dateUtc="2025-09-29T00:32:00Z">
        <w:del w:id="854" w:author="Maitland, Bryan - FS, ID" w:date="2025-10-06T14:06:00Z" w16du:dateUtc="2025-10-06T20:06:00Z">
          <w:r w:rsidR="002D6601" w:rsidRPr="00613FB6" w:rsidDel="00003B4B">
            <w:rPr>
              <w:bCs/>
              <w:vertAlign w:val="superscript"/>
              <w:rPrChange w:id="855" w:author="Maitland, Bryan - FS, ID" w:date="2025-10-20T12:46:00Z" w16du:dateUtc="2025-10-20T18:46:00Z">
                <w:rPr>
                  <w:bCs/>
                  <w:highlight w:val="cyan"/>
                  <w:vertAlign w:val="superscript"/>
                </w:rPr>
              </w:rPrChange>
            </w:rPr>
            <w:delText>1</w:delText>
          </w:r>
        </w:del>
      </w:ins>
      <w:del w:id="856" w:author="Maitland, Bryan - FS, ID" w:date="2025-10-06T14:06:00Z" w16du:dateUtc="2025-10-06T20:06:00Z">
        <w:r w:rsidRPr="00613FB6" w:rsidDel="00003B4B">
          <w:rPr>
            <w:bCs/>
          </w:rPr>
          <w:delText xml:space="preserve">Figure </w:delText>
        </w:r>
      </w:del>
      <w:del w:id="857" w:author="Thurow, Russ - FS, ID" w:date="2025-09-25T17:32:00Z" w16du:dateUtc="2025-09-25T23:32:00Z">
        <w:r w:rsidR="000511AC" w:rsidRPr="00613FB6" w:rsidDel="004F2B36">
          <w:rPr>
            <w:bCs/>
          </w:rPr>
          <w:delText>3</w:delText>
        </w:r>
      </w:del>
      <w:r w:rsidRPr="00613FB6">
        <w:rPr>
          <w:bCs/>
        </w:rPr>
        <w:t>). Some streams (e.g., Beaver</w:t>
      </w:r>
      <w:ins w:id="858" w:author="Thurow, Russ - FS, ID" w:date="2025-09-25T17:27:00Z" w16du:dateUtc="2025-09-25T23:27:00Z">
        <w:r w:rsidR="004F2B36" w:rsidRPr="00613FB6">
          <w:rPr>
            <w:bCs/>
          </w:rPr>
          <w:t xml:space="preserve"> and </w:t>
        </w:r>
      </w:ins>
      <w:del w:id="859" w:author="Thurow, Russ - FS, ID" w:date="2025-09-25T17:27:00Z" w16du:dateUtc="2025-09-25T23:27:00Z">
        <w:r w:rsidRPr="00613FB6" w:rsidDel="004F2B36">
          <w:rPr>
            <w:bCs/>
          </w:rPr>
          <w:delText xml:space="preserve">, </w:delText>
        </w:r>
      </w:del>
      <w:r w:rsidRPr="00613FB6">
        <w:rPr>
          <w:bCs/>
        </w:rPr>
        <w:t>Marsh</w:t>
      </w:r>
      <w:ins w:id="860" w:author="Thurow, Russ - FS, ID" w:date="2025-09-25T17:27:00Z" w16du:dateUtc="2025-09-25T23:27:00Z">
        <w:r w:rsidR="004F2B36" w:rsidRPr="00613FB6">
          <w:rPr>
            <w:bCs/>
          </w:rPr>
          <w:t xml:space="preserve"> creeks</w:t>
        </w:r>
      </w:ins>
      <w:r w:rsidRPr="00613FB6">
        <w:rPr>
          <w:bCs/>
        </w:rPr>
        <w:t xml:space="preserve">) displayed sharp, highly synchronous peaks, whereas others (e.g., Big, Camas, </w:t>
      </w:r>
      <w:ins w:id="861" w:author="Thurow, Russ - FS, ID" w:date="2025-09-25T17:27:00Z" w16du:dateUtc="2025-09-25T23:27:00Z">
        <w:r w:rsidR="004F2B36" w:rsidRPr="00613FB6">
          <w:rPr>
            <w:bCs/>
          </w:rPr>
          <w:t xml:space="preserve">and </w:t>
        </w:r>
      </w:ins>
      <w:r w:rsidR="00DC0800" w:rsidRPr="00613FB6">
        <w:rPr>
          <w:bCs/>
        </w:rPr>
        <w:t>Elk</w:t>
      </w:r>
      <w:ins w:id="862" w:author="Thurow, Russ - FS, ID" w:date="2025-09-25T17:27:00Z" w16du:dateUtc="2025-09-25T23:27:00Z">
        <w:r w:rsidR="004F2B36" w:rsidRPr="00613FB6">
          <w:rPr>
            <w:bCs/>
          </w:rPr>
          <w:t xml:space="preserve"> creeks</w:t>
        </w:r>
      </w:ins>
      <w:r w:rsidRPr="00613FB6">
        <w:rPr>
          <w:bCs/>
        </w:rPr>
        <w:t xml:space="preserve">) exhibited broader, more heterogeneous distributions. These stream-level differences were nested within year effects, reinforcing the combined influence of space and time on </w:t>
      </w:r>
      <w:ins w:id="863" w:author="Thurow, Russ - FS, ID" w:date="2025-09-25T17:27:00Z" w16du:dateUtc="2025-09-25T23:27:00Z">
        <w:r w:rsidR="004F2B36" w:rsidRPr="00613FB6">
          <w:rPr>
            <w:bCs/>
          </w:rPr>
          <w:t>diver</w:t>
        </w:r>
      </w:ins>
      <w:ins w:id="864" w:author="Thurow, Russ - FS, ID" w:date="2025-09-25T17:28:00Z" w16du:dateUtc="2025-09-25T23:28:00Z">
        <w:r w:rsidR="004F2B36" w:rsidRPr="00613FB6">
          <w:rPr>
            <w:bCs/>
          </w:rPr>
          <w:t xml:space="preserve">se </w:t>
        </w:r>
      </w:ins>
      <w:r w:rsidRPr="00613FB6">
        <w:rPr>
          <w:bCs/>
        </w:rPr>
        <w:t>spawning phenology.</w:t>
      </w:r>
    </w:p>
    <w:p w14:paraId="15355FDD" w14:textId="52C03952" w:rsidR="00D365CD" w:rsidRPr="00613FB6" w:rsidDel="00003B4B" w:rsidRDefault="00D365CD" w:rsidP="00AE2F22">
      <w:pPr>
        <w:spacing w:after="240" w:line="480" w:lineRule="auto"/>
        <w:rPr>
          <w:del w:id="865" w:author="Maitland, Bryan - FS, ID" w:date="2025-10-06T14:05:00Z" w16du:dateUtc="2025-10-06T20:05:00Z"/>
          <w:bCs/>
        </w:rPr>
      </w:pPr>
      <w:del w:id="866" w:author="Maitland, Bryan - FS, ID" w:date="2025-10-06T14:05:00Z" w16du:dateUtc="2025-10-06T20:05:00Z">
        <w:r w:rsidRPr="00613FB6" w:rsidDel="00003B4B">
          <w:rPr>
            <w:bCs/>
            <w:noProof/>
          </w:rPr>
          <w:drawing>
            <wp:inline distT="0" distB="0" distL="0" distR="0" wp14:anchorId="2622B72C" wp14:editId="45C21760">
              <wp:extent cx="3978234" cy="3978234"/>
              <wp:effectExtent l="0" t="0" r="3810" b="3810"/>
              <wp:docPr id="1258660405" name="Picture 2" descr="Chart,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405" name="Picture 2" descr="Chart, diagra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9222" cy="3979222"/>
                      </a:xfrm>
                      <a:prstGeom prst="rect">
                        <a:avLst/>
                      </a:prstGeom>
                      <a:noFill/>
                      <a:ln>
                        <a:noFill/>
                      </a:ln>
                    </pic:spPr>
                  </pic:pic>
                </a:graphicData>
              </a:graphic>
            </wp:inline>
          </w:drawing>
        </w:r>
      </w:del>
    </w:p>
    <w:p w14:paraId="29DCCEB6" w14:textId="71A07947" w:rsidR="002D6601" w:rsidRPr="00613FB6" w:rsidDel="00003B4B" w:rsidRDefault="00AE2F22" w:rsidP="004F2B36">
      <w:pPr>
        <w:spacing w:after="240"/>
        <w:rPr>
          <w:ins w:id="867" w:author="Thurow, Russ - FS, ID" w:date="2025-09-28T18:34:00Z" w16du:dateUtc="2025-09-29T00:34:00Z"/>
          <w:del w:id="868" w:author="Maitland, Bryan - FS, ID" w:date="2025-10-06T14:05:00Z" w16du:dateUtc="2025-10-06T20:05:00Z"/>
          <w:bCs/>
        </w:rPr>
      </w:pPr>
      <w:commentRangeStart w:id="869"/>
      <w:commentRangeStart w:id="870"/>
      <w:del w:id="871" w:author="Maitland, Bryan - FS, ID" w:date="2025-10-06T14:05:00Z" w16du:dateUtc="2025-10-06T20:05:00Z">
        <w:r w:rsidRPr="00613FB6" w:rsidDel="00003B4B">
          <w:rPr>
            <w:bCs/>
            <w:rPrChange w:id="872" w:author="Maitland, Bryan - FS, ID" w:date="2025-10-20T12:46:00Z" w16du:dateUtc="2025-10-20T18:46:00Z">
              <w:rPr>
                <w:bCs/>
                <w:highlight w:val="cyan"/>
              </w:rPr>
            </w:rPrChange>
          </w:rPr>
          <w:delText xml:space="preserve">Figure </w:delText>
        </w:r>
      </w:del>
      <w:ins w:id="873" w:author="Thurow, Russ - FS, ID" w:date="2025-09-28T18:36:00Z" w16du:dateUtc="2025-09-29T00:36:00Z">
        <w:del w:id="874" w:author="Maitland, Bryan - FS, ID" w:date="2025-10-06T14:05:00Z" w16du:dateUtc="2025-10-06T20:05:00Z">
          <w:r w:rsidR="002D6601" w:rsidRPr="00613FB6" w:rsidDel="00003B4B">
            <w:rPr>
              <w:bCs/>
              <w:rPrChange w:id="875" w:author="Maitland, Bryan - FS, ID" w:date="2025-10-20T12:46:00Z" w16du:dateUtc="2025-10-20T18:46:00Z">
                <w:rPr>
                  <w:bCs/>
                  <w:highlight w:val="cyan"/>
                </w:rPr>
              </w:rPrChange>
            </w:rPr>
            <w:delText>S1</w:delText>
          </w:r>
        </w:del>
      </w:ins>
      <w:del w:id="876" w:author="Maitland, Bryan - FS, ID" w:date="2025-10-06T14:05:00Z" w16du:dateUtc="2025-10-06T20:05:00Z">
        <w:r w:rsidRPr="00613FB6" w:rsidDel="00003B4B">
          <w:rPr>
            <w:bCs/>
            <w:rPrChange w:id="877" w:author="Maitland, Bryan - FS, ID" w:date="2025-10-20T12:46:00Z" w16du:dateUtc="2025-10-20T18:46:00Z">
              <w:rPr>
                <w:bCs/>
                <w:highlight w:val="cyan"/>
              </w:rPr>
            </w:rPrChange>
          </w:rPr>
          <w:delText xml:space="preserve">3: </w:delText>
        </w:r>
        <w:commentRangeEnd w:id="869"/>
        <w:r w:rsidR="003C4FE6" w:rsidRPr="00613FB6" w:rsidDel="00003B4B">
          <w:rPr>
            <w:rStyle w:val="CommentReference"/>
            <w:rPrChange w:id="878" w:author="Maitland, Bryan - FS, ID" w:date="2025-10-20T12:46:00Z" w16du:dateUtc="2025-10-20T18:46:00Z">
              <w:rPr>
                <w:rStyle w:val="CommentReference"/>
                <w:highlight w:val="cyan"/>
              </w:rPr>
            </w:rPrChange>
          </w:rPr>
          <w:commentReference w:id="869"/>
        </w:r>
        <w:commentRangeEnd w:id="870"/>
        <w:r w:rsidR="004F2B36" w:rsidRPr="00613FB6" w:rsidDel="00003B4B">
          <w:rPr>
            <w:rStyle w:val="CommentReference"/>
            <w:rPrChange w:id="879" w:author="Maitland, Bryan - FS, ID" w:date="2025-10-20T12:46:00Z" w16du:dateUtc="2025-10-20T18:46:00Z">
              <w:rPr>
                <w:rStyle w:val="CommentReference"/>
                <w:highlight w:val="cyan"/>
              </w:rPr>
            </w:rPrChange>
          </w:rPr>
          <w:commentReference w:id="870"/>
        </w:r>
        <w:r w:rsidR="0075579D" w:rsidRPr="00613FB6" w:rsidDel="00003B4B">
          <w:rPr>
            <w:bCs/>
            <w:rPrChange w:id="880" w:author="Maitland, Bryan - FS, ID" w:date="2025-10-20T12:46:00Z" w16du:dateUtc="2025-10-20T18:46:00Z">
              <w:rPr>
                <w:bCs/>
                <w:highlight w:val="cyan"/>
              </w:rPr>
            </w:rPrChange>
          </w:rPr>
          <w:delText>Stream</w:delText>
        </w:r>
        <w:r w:rsidR="0075579D" w:rsidRPr="00613FB6" w:rsidDel="00003B4B">
          <w:rPr>
            <w:bCs/>
          </w:rPr>
          <w:delText xml:space="preserve">-specific density plots of Chinook salmon spawn timing by year. In each panel, the black density curve </w:delText>
        </w:r>
      </w:del>
      <w:ins w:id="881" w:author="Thurow, Russ - FS, ID" w:date="2025-09-25T17:31:00Z" w16du:dateUtc="2025-09-25T23:31:00Z">
        <w:del w:id="882" w:author="Maitland, Bryan - FS, ID" w:date="2025-10-06T14:05:00Z" w16du:dateUtc="2025-10-06T20:05:00Z">
          <w:r w:rsidR="004F2B36" w:rsidRPr="00613FB6" w:rsidDel="00003B4B">
            <w:rPr>
              <w:bCs/>
            </w:rPr>
            <w:delText xml:space="preserve">illustrates </w:delText>
          </w:r>
        </w:del>
      </w:ins>
      <w:del w:id="883" w:author="Maitland, Bryan - FS, ID" w:date="2025-10-06T14:05:00Z" w16du:dateUtc="2025-10-06T20:05:00Z">
        <w:r w:rsidR="0075579D" w:rsidRPr="00613FB6" w:rsidDel="00003B4B">
          <w:rPr>
            <w:bCs/>
          </w:rPr>
          <w:delText xml:space="preserve">shows the overall distribution </w:delText>
        </w:r>
      </w:del>
      <w:ins w:id="884" w:author="Thurow, Russ - FS, ID" w:date="2025-09-25T17:31:00Z" w16du:dateUtc="2025-09-25T23:31:00Z">
        <w:del w:id="885" w:author="Maitland, Bryan - FS, ID" w:date="2025-10-06T14:05:00Z" w16du:dateUtc="2025-10-06T20:05:00Z">
          <w:r w:rsidR="004F2B36" w:rsidRPr="00613FB6" w:rsidDel="00003B4B">
            <w:rPr>
              <w:bCs/>
            </w:rPr>
            <w:delText xml:space="preserve">by </w:delText>
          </w:r>
        </w:del>
      </w:ins>
      <w:del w:id="886" w:author="Maitland, Bryan - FS, ID" w:date="2025-10-06T14:05:00Z" w16du:dateUtc="2025-10-06T20:05:00Z">
        <w:r w:rsidR="0075579D" w:rsidRPr="00613FB6" w:rsidDel="00003B4B">
          <w:rPr>
            <w:bCs/>
          </w:rPr>
          <w:delText xml:space="preserve">for the stream, and colored curves represent individual years (2002–2005). Dashed vertical purple lines indicate the 5th and 95th percentiles of basin-wide spawn timing. Streams varied in both the central </w:delText>
        </w:r>
      </w:del>
    </w:p>
    <w:p w14:paraId="745A182C" w14:textId="1EBE4080" w:rsidR="00D365CD" w:rsidRPr="00613FB6" w:rsidDel="00003B4B" w:rsidRDefault="0075579D" w:rsidP="00003B4B">
      <w:pPr>
        <w:spacing w:after="240"/>
        <w:rPr>
          <w:ins w:id="887" w:author="Thurow, Russ - FS, ID" w:date="2025-09-28T18:34:00Z" w16du:dateUtc="2025-09-29T00:34:00Z"/>
          <w:del w:id="888" w:author="Maitland, Bryan - FS, ID" w:date="2025-10-06T14:05:00Z" w16du:dateUtc="2025-10-06T20:05:00Z"/>
          <w:bCs/>
        </w:rPr>
      </w:pPr>
      <w:del w:id="889" w:author="Maitland, Bryan - FS, ID" w:date="2025-10-06T14:05:00Z" w16du:dateUtc="2025-10-06T20:05:00Z">
        <w:r w:rsidRPr="00613FB6" w:rsidDel="00003B4B">
          <w:rPr>
            <w:bCs/>
          </w:rPr>
          <w:delText xml:space="preserve">tendency and </w:delText>
        </w:r>
      </w:del>
      <w:ins w:id="890" w:author="Thurow, Russ - FS, ID" w:date="2025-09-25T17:32:00Z" w16du:dateUtc="2025-09-25T23:32:00Z">
        <w:del w:id="891" w:author="Maitland, Bryan - FS, ID" w:date="2025-10-06T14:05:00Z" w16du:dateUtc="2025-10-06T20:05:00Z">
          <w:r w:rsidR="004F2B36" w:rsidRPr="00613FB6" w:rsidDel="00003B4B">
            <w:rPr>
              <w:bCs/>
            </w:rPr>
            <w:delText>range</w:delText>
          </w:r>
        </w:del>
      </w:ins>
      <w:del w:id="892" w:author="Maitland, Bryan - FS, ID" w:date="2025-10-06T14:05:00Z" w16du:dateUtc="2025-10-06T20:05:00Z">
        <w:r w:rsidRPr="00613FB6" w:rsidDel="00003B4B">
          <w:rPr>
            <w:bCs/>
          </w:rPr>
          <w:delText>spread of spawn timing, with some exhibiting sharp peaks and others more diffuse, multi-modal patterns</w:delText>
        </w:r>
        <w:r w:rsidR="00D365CD" w:rsidRPr="00613FB6" w:rsidDel="00003B4B">
          <w:rPr>
            <w:bCs/>
          </w:rPr>
          <w:delText>.</w:delText>
        </w:r>
      </w:del>
    </w:p>
    <w:p w14:paraId="16A28668" w14:textId="5D9E6041" w:rsidR="002D6601" w:rsidRPr="00613FB6" w:rsidRDefault="002D6601">
      <w:pPr>
        <w:spacing w:after="240" w:line="480" w:lineRule="auto"/>
        <w:ind w:firstLine="720"/>
        <w:rPr>
          <w:bCs/>
        </w:rPr>
        <w:pPrChange w:id="893" w:author="Maitland, Bryan - FS, ID" w:date="2025-10-06T14:48:00Z" w16du:dateUtc="2025-10-06T20:48:00Z">
          <w:pPr>
            <w:spacing w:after="240"/>
          </w:pPr>
        </w:pPrChange>
      </w:pPr>
      <w:ins w:id="894" w:author="Thurow, Russ - FS, ID" w:date="2025-09-28T18:34:00Z">
        <w:del w:id="895" w:author="Maitland, Bryan - FS, ID" w:date="2025-10-06T14:06:00Z" w16du:dateUtc="2025-10-06T20:06:00Z">
          <w:r w:rsidRPr="00613FB6" w:rsidDel="00003B4B">
            <w:rPr>
              <w:bCs/>
              <w:vertAlign w:val="superscript"/>
              <w:rPrChange w:id="896" w:author="Maitland, Bryan - FS, ID" w:date="2025-10-20T12:46:00Z" w16du:dateUtc="2025-10-20T18:46:00Z">
                <w:rPr>
                  <w:bCs/>
                  <w:highlight w:val="cyan"/>
                  <w:vertAlign w:val="superscript"/>
                </w:rPr>
              </w:rPrChange>
            </w:rPr>
            <w:delText>1</w:delText>
          </w:r>
          <w:r w:rsidRPr="00613FB6" w:rsidDel="00003B4B">
            <w:rPr>
              <w:bCs/>
              <w:rPrChange w:id="897" w:author="Maitland, Bryan - FS, ID" w:date="2025-10-20T12:46:00Z" w16du:dateUtc="2025-10-20T18:46:00Z">
                <w:rPr>
                  <w:bCs/>
                  <w:highlight w:val="cyan"/>
                </w:rPr>
              </w:rPrChange>
            </w:rPr>
            <w:delText>Supplementary material is available with the article through the journal Web site at http://</w:delText>
          </w:r>
        </w:del>
      </w:ins>
      <w:ins w:id="898" w:author="Thurow, Russ - FS, ID" w:date="2025-09-28T18:34:00Z" w16du:dateUtc="2025-09-29T00:34:00Z">
        <w:del w:id="899" w:author="Maitland, Bryan - FS, ID" w:date="2025-10-06T14:06:00Z" w16du:dateUtc="2025-10-06T20:06:00Z">
          <w:r w:rsidRPr="00613FB6" w:rsidDel="00003B4B">
            <w:rPr>
              <w:bCs/>
              <w:rPrChange w:id="900" w:author="Maitland, Bryan - FS, ID" w:date="2025-10-20T12:46:00Z" w16du:dateUtc="2025-10-20T18:46:00Z">
                <w:rPr>
                  <w:bCs/>
                  <w:highlight w:val="cyan"/>
                </w:rPr>
              </w:rPrChange>
            </w:rPr>
            <w:delText>******</w:delText>
          </w:r>
        </w:del>
      </w:ins>
      <w:ins w:id="901" w:author="Thurow, Russ - FS, ID" w:date="2025-09-28T18:34:00Z">
        <w:del w:id="902" w:author="Maitland, Bryan - FS, ID" w:date="2025-10-06T14:06:00Z" w16du:dateUtc="2025-10-06T20:06:00Z">
          <w:r w:rsidRPr="00613FB6" w:rsidDel="00003B4B">
            <w:rPr>
              <w:bCs/>
              <w:rPrChange w:id="903" w:author="Maitland, Bryan - FS, ID" w:date="2025-10-20T12:46:00Z" w16du:dateUtc="2025-10-20T18:46:00Z">
                <w:rPr>
                  <w:bCs/>
                  <w:highlight w:val="cyan"/>
                </w:rPr>
              </w:rPrChange>
            </w:rPr>
            <w:delText>/cjfas-</w:delText>
          </w:r>
          <w:commentRangeStart w:id="904"/>
          <w:commentRangeStart w:id="905"/>
          <w:r w:rsidRPr="00613FB6" w:rsidDel="00003B4B">
            <w:rPr>
              <w:bCs/>
              <w:rPrChange w:id="906" w:author="Maitland, Bryan - FS, ID" w:date="2025-10-20T12:46:00Z" w16du:dateUtc="2025-10-20T18:46:00Z">
                <w:rPr>
                  <w:bCs/>
                  <w:highlight w:val="cyan"/>
                </w:rPr>
              </w:rPrChange>
            </w:rPr>
            <w:delText>20</w:delText>
          </w:r>
        </w:del>
      </w:ins>
      <w:ins w:id="907" w:author="Thurow, Russ - FS, ID" w:date="2025-09-28T18:34:00Z" w16du:dateUtc="2025-09-29T00:34:00Z">
        <w:del w:id="908" w:author="Maitland, Bryan - FS, ID" w:date="2025-10-06T14:06:00Z" w16du:dateUtc="2025-10-06T20:06:00Z">
          <w:r w:rsidRPr="00613FB6" w:rsidDel="00003B4B">
            <w:rPr>
              <w:bCs/>
              <w:rPrChange w:id="909" w:author="Maitland, Bryan - FS, ID" w:date="2025-10-20T12:46:00Z" w16du:dateUtc="2025-10-20T18:46:00Z">
                <w:rPr>
                  <w:bCs/>
                  <w:highlight w:val="cyan"/>
                </w:rPr>
              </w:rPrChange>
            </w:rPr>
            <w:delText>26</w:delText>
          </w:r>
        </w:del>
      </w:ins>
      <w:commentRangeEnd w:id="904"/>
      <w:ins w:id="910" w:author="Thurow, Russ - FS, ID" w:date="2025-09-28T18:36:00Z" w16du:dateUtc="2025-09-29T00:36:00Z">
        <w:del w:id="911" w:author="Maitland, Bryan - FS, ID" w:date="2025-10-06T14:06:00Z" w16du:dateUtc="2025-10-06T20:06:00Z">
          <w:r w:rsidRPr="00613FB6" w:rsidDel="00003B4B">
            <w:rPr>
              <w:rStyle w:val="CommentReference"/>
              <w:rPrChange w:id="912" w:author="Maitland, Bryan - FS, ID" w:date="2025-10-20T12:46:00Z" w16du:dateUtc="2025-10-20T18:46:00Z">
                <w:rPr>
                  <w:rStyle w:val="CommentReference"/>
                  <w:highlight w:val="cyan"/>
                </w:rPr>
              </w:rPrChange>
            </w:rPr>
            <w:commentReference w:id="904"/>
          </w:r>
        </w:del>
      </w:ins>
      <w:commentRangeEnd w:id="905"/>
      <w:del w:id="913" w:author="Maitland, Bryan - FS, ID" w:date="2025-10-06T14:06:00Z" w16du:dateUtc="2025-10-06T20:06:00Z">
        <w:r w:rsidR="00003B4B" w:rsidRPr="00613FB6" w:rsidDel="00003B4B">
          <w:rPr>
            <w:rStyle w:val="CommentReference"/>
          </w:rPr>
          <w:commentReference w:id="905"/>
        </w:r>
      </w:del>
      <w:ins w:id="914" w:author="Thurow, Russ - FS, ID" w:date="2025-09-28T18:34:00Z">
        <w:del w:id="915" w:author="Maitland, Bryan - FS, ID" w:date="2025-10-06T14:06:00Z" w16du:dateUtc="2025-10-06T20:06:00Z">
          <w:r w:rsidRPr="00613FB6" w:rsidDel="00003B4B">
            <w:rPr>
              <w:bCs/>
              <w:rPrChange w:id="916" w:author="Maitland, Bryan - FS, ID" w:date="2025-10-20T12:46:00Z" w16du:dateUtc="2025-10-20T18:46:00Z">
                <w:rPr>
                  <w:bCs/>
                  <w:highlight w:val="cyan"/>
                </w:rPr>
              </w:rPrChange>
            </w:rPr>
            <w:delText>.</w:delText>
          </w:r>
        </w:del>
      </w:ins>
    </w:p>
    <w:p w14:paraId="56E3A368" w14:textId="58523011" w:rsidR="0075579D" w:rsidRPr="00613FB6" w:rsidRDefault="0075579D" w:rsidP="00EE26BE">
      <w:pPr>
        <w:spacing w:after="240" w:line="480" w:lineRule="auto"/>
        <w:ind w:firstLine="720"/>
        <w:rPr>
          <w:bCs/>
        </w:rPr>
      </w:pPr>
      <w:commentRangeStart w:id="917"/>
      <w:r w:rsidRPr="00613FB6">
        <w:rPr>
          <w:bCs/>
        </w:rPr>
        <w:t>The cumulative proportion of redds (</w:t>
      </w:r>
      <w:r w:rsidRPr="00613FB6">
        <w:rPr>
          <w:bCs/>
          <w:rPrChange w:id="918" w:author="Maitland, Bryan - FS, ID" w:date="2025-10-20T12:46:00Z" w16du:dateUtc="2025-10-20T18:46:00Z">
            <w:rPr>
              <w:bCs/>
              <w:highlight w:val="green"/>
            </w:rPr>
          </w:rPrChange>
        </w:rPr>
        <w:t xml:space="preserve">Figure </w:t>
      </w:r>
      <w:ins w:id="919" w:author="Thurow, Russ - FS, ID" w:date="2025-09-25T17:33:00Z" w16du:dateUtc="2025-09-25T23:33:00Z">
        <w:r w:rsidR="004F2B36" w:rsidRPr="00613FB6">
          <w:rPr>
            <w:bCs/>
            <w:rPrChange w:id="920" w:author="Maitland, Bryan - FS, ID" w:date="2025-10-20T12:46:00Z" w16du:dateUtc="2025-10-20T18:46:00Z">
              <w:rPr>
                <w:bCs/>
                <w:highlight w:val="green"/>
              </w:rPr>
            </w:rPrChange>
          </w:rPr>
          <w:t>3</w:t>
        </w:r>
      </w:ins>
      <w:del w:id="921" w:author="Thurow, Russ - FS, ID" w:date="2025-09-25T17:33:00Z" w16du:dateUtc="2025-09-25T23:33:00Z">
        <w:r w:rsidR="000511AC" w:rsidRPr="00613FB6" w:rsidDel="004F2B36">
          <w:rPr>
            <w:bCs/>
            <w:rPrChange w:id="922" w:author="Maitland, Bryan - FS, ID" w:date="2025-10-20T12:46:00Z" w16du:dateUtc="2025-10-20T18:46:00Z">
              <w:rPr>
                <w:bCs/>
                <w:highlight w:val="green"/>
              </w:rPr>
            </w:rPrChange>
          </w:rPr>
          <w:delText>4</w:delText>
        </w:r>
      </w:del>
      <w:r w:rsidRPr="00613FB6">
        <w:rPr>
          <w:bCs/>
        </w:rPr>
        <w:t xml:space="preserve">) </w:t>
      </w:r>
      <w:commentRangeEnd w:id="917"/>
      <w:r w:rsidR="008012B4">
        <w:rPr>
          <w:rStyle w:val="CommentReference"/>
        </w:rPr>
        <w:commentReference w:id="917"/>
      </w:r>
      <w:r w:rsidRPr="00613FB6">
        <w:rPr>
          <w:bCs/>
        </w:rPr>
        <w:t xml:space="preserve">provided an intuitive view of the pace and duration of spawning. Streams such as Marsh and Sulphur </w:t>
      </w:r>
      <w:ins w:id="923" w:author="Thurow, Russ - FS, ID" w:date="2025-09-25T17:33:00Z" w16du:dateUtc="2025-09-25T23:33:00Z">
        <w:r w:rsidR="00E27BD0" w:rsidRPr="00613FB6">
          <w:rPr>
            <w:bCs/>
          </w:rPr>
          <w:t xml:space="preserve">creeks </w:t>
        </w:r>
      </w:ins>
      <w:r w:rsidRPr="00613FB6">
        <w:rPr>
          <w:bCs/>
        </w:rPr>
        <w:t xml:space="preserve">exhibited rapid increases, suggesting short, concentrated spawning </w:t>
      </w:r>
      <w:ins w:id="924" w:author="Thurow, Russ - FS, ID" w:date="2025-09-25T17:33:00Z" w16du:dateUtc="2025-09-25T23:33:00Z">
        <w:r w:rsidR="00E27BD0" w:rsidRPr="00613FB6">
          <w:rPr>
            <w:bCs/>
          </w:rPr>
          <w:t>intervals</w:t>
        </w:r>
      </w:ins>
      <w:del w:id="925" w:author="Thurow, Russ - FS, ID" w:date="2025-09-25T17:33:00Z" w16du:dateUtc="2025-09-25T23:33:00Z">
        <w:r w:rsidRPr="00613FB6" w:rsidDel="00E27BD0">
          <w:rPr>
            <w:bCs/>
          </w:rPr>
          <w:delText>windows</w:delText>
        </w:r>
      </w:del>
      <w:r w:rsidRPr="00613FB6">
        <w:rPr>
          <w:bCs/>
        </w:rPr>
        <w:t xml:space="preserve">. In contrast, Big and Camas </w:t>
      </w:r>
      <w:ins w:id="926" w:author="Thurow, Russ - FS, ID" w:date="2025-09-25T17:33:00Z" w16du:dateUtc="2025-09-25T23:33:00Z">
        <w:r w:rsidR="00E27BD0" w:rsidRPr="00613FB6">
          <w:rPr>
            <w:bCs/>
          </w:rPr>
          <w:t xml:space="preserve">creeks </w:t>
        </w:r>
      </w:ins>
      <w:ins w:id="927" w:author="Thurow, Russ - FS, ID" w:date="2025-09-25T17:34:00Z" w16du:dateUtc="2025-09-25T23:34:00Z">
        <w:r w:rsidR="00E27BD0" w:rsidRPr="00613FB6">
          <w:rPr>
            <w:bCs/>
          </w:rPr>
          <w:t>illustrated</w:t>
        </w:r>
      </w:ins>
      <w:del w:id="928" w:author="Thurow, Russ - FS, ID" w:date="2025-09-25T17:34:00Z" w16du:dateUtc="2025-09-25T23:34:00Z">
        <w:r w:rsidRPr="00613FB6" w:rsidDel="00E27BD0">
          <w:rPr>
            <w:bCs/>
          </w:rPr>
          <w:delText>showed</w:delText>
        </w:r>
      </w:del>
      <w:r w:rsidRPr="00613FB6">
        <w:rPr>
          <w:bCs/>
        </w:rPr>
        <w:t xml:space="preserve"> more gradual </w:t>
      </w:r>
      <w:ins w:id="929" w:author="Thurow, Russ - FS, ID" w:date="2025-09-25T17:34:00Z" w16du:dateUtc="2025-09-25T23:34:00Z">
        <w:r w:rsidR="00E27BD0" w:rsidRPr="00613FB6">
          <w:rPr>
            <w:bCs/>
          </w:rPr>
          <w:t xml:space="preserve">redd </w:t>
        </w:r>
      </w:ins>
      <w:r w:rsidRPr="00613FB6">
        <w:rPr>
          <w:bCs/>
        </w:rPr>
        <w:t xml:space="preserve">accumulations, indicative of extended spawning seasons. Interannual variability was also evident, with some streams shifting substantially across years. Together, </w:t>
      </w:r>
      <w:r w:rsidRPr="00613FB6">
        <w:rPr>
          <w:bCs/>
        </w:rPr>
        <w:lastRenderedPageBreak/>
        <w:t xml:space="preserve">these patterns highlight the pronounced spatial and temporal heterogeneity in Chinook salmon spawn timing across the Middle Fork </w:t>
      </w:r>
      <w:r w:rsidR="00E27BD0" w:rsidRPr="00613FB6">
        <w:rPr>
          <w:bCs/>
        </w:rPr>
        <w:t>watershed</w:t>
      </w:r>
      <w:r w:rsidRPr="00613FB6">
        <w:rPr>
          <w:bCs/>
        </w:rPr>
        <w:t>.</w:t>
      </w:r>
    </w:p>
    <w:p w14:paraId="1C04C0F1" w14:textId="3F728A47" w:rsidR="00D365CD" w:rsidRPr="00613FB6" w:rsidDel="00B813EE" w:rsidRDefault="00D365CD">
      <w:pPr>
        <w:spacing w:after="240" w:line="480" w:lineRule="auto"/>
        <w:rPr>
          <w:del w:id="930" w:author="Maitland, Bryan - FS, ID" w:date="2025-10-20T12:27:00Z" w16du:dateUtc="2025-10-20T18:27:00Z"/>
          <w:bCs/>
        </w:rPr>
      </w:pPr>
      <w:del w:id="931" w:author="Maitland, Bryan - FS, ID" w:date="2025-10-20T12:27:00Z" w16du:dateUtc="2025-10-20T18:27:00Z">
        <w:r w:rsidRPr="00613FB6" w:rsidDel="00B813EE">
          <w:rPr>
            <w:bCs/>
            <w:noProof/>
          </w:rPr>
          <w:drawing>
            <wp:inline distT="0" distB="0" distL="0" distR="0" wp14:anchorId="250B47AC" wp14:editId="117D2878">
              <wp:extent cx="3919307" cy="3566097"/>
              <wp:effectExtent l="0" t="0" r="5080" b="0"/>
              <wp:docPr id="1379371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71807"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19307" cy="3566097"/>
                      </a:xfrm>
                      <a:prstGeom prst="rect">
                        <a:avLst/>
                      </a:prstGeom>
                      <a:noFill/>
                      <a:ln>
                        <a:noFill/>
                      </a:ln>
                    </pic:spPr>
                  </pic:pic>
                </a:graphicData>
              </a:graphic>
            </wp:inline>
          </w:drawing>
        </w:r>
      </w:del>
    </w:p>
    <w:p w14:paraId="4352D2F7" w14:textId="3C6638F2" w:rsidR="00D365CD" w:rsidRPr="00613FB6" w:rsidDel="00B813EE" w:rsidRDefault="00AE2F22">
      <w:pPr>
        <w:spacing w:line="480" w:lineRule="auto"/>
        <w:rPr>
          <w:del w:id="932" w:author="Maitland, Bryan - FS, ID" w:date="2025-10-20T12:27:00Z" w16du:dateUtc="2025-10-20T18:27:00Z"/>
          <w:bCs/>
        </w:rPr>
        <w:pPrChange w:id="933" w:author="Maitland, Bryan - FS, ID" w:date="2025-10-20T13:18:00Z" w16du:dateUtc="2025-10-20T19:18:00Z">
          <w:pPr/>
        </w:pPrChange>
      </w:pPr>
      <w:del w:id="934" w:author="Maitland, Bryan - FS, ID" w:date="2025-10-20T12:27:00Z" w16du:dateUtc="2025-10-20T18:27:00Z">
        <w:r w:rsidRPr="00613FB6" w:rsidDel="00B813EE">
          <w:rPr>
            <w:bCs/>
          </w:rPr>
          <w:delText xml:space="preserve">Figure </w:delText>
        </w:r>
      </w:del>
      <w:ins w:id="935" w:author="Thurow, Russ - FS, ID" w:date="2025-09-25T17:35:00Z" w16du:dateUtc="2025-09-25T23:35:00Z">
        <w:del w:id="936" w:author="Maitland, Bryan - FS, ID" w:date="2025-10-20T12:27:00Z" w16du:dateUtc="2025-10-20T18:27:00Z">
          <w:r w:rsidR="00E27BD0" w:rsidRPr="00613FB6" w:rsidDel="00B813EE">
            <w:rPr>
              <w:bCs/>
            </w:rPr>
            <w:delText>3</w:delText>
          </w:r>
        </w:del>
      </w:ins>
      <w:del w:id="937" w:author="Maitland, Bryan - FS, ID" w:date="2025-10-20T12:27:00Z" w16du:dateUtc="2025-10-20T18:27:00Z">
        <w:r w:rsidRPr="00613FB6" w:rsidDel="00B813EE">
          <w:rPr>
            <w:bCs/>
          </w:rPr>
          <w:delText>4</w:delText>
        </w:r>
        <w:r w:rsidR="00D365CD" w:rsidRPr="00613FB6" w:rsidDel="00B813EE">
          <w:rPr>
            <w:bCs/>
          </w:rPr>
          <w:delText>. Proportion of cumulative Chinook salmon redds over time (day of year) across years (2002–2005) and streams. Each line represents a different year, with color denoting the year. Stream-specific panels illustrate temporal variation in the progression of spawning activity, as measured by cumulative redd counts normalized to the maximum value in each stream-year combination.</w:delText>
        </w:r>
      </w:del>
    </w:p>
    <w:p w14:paraId="495181D2" w14:textId="77777777" w:rsidR="004C3020" w:rsidRPr="00613FB6" w:rsidDel="00B813EE" w:rsidRDefault="004C3020">
      <w:pPr>
        <w:spacing w:line="480" w:lineRule="auto"/>
        <w:rPr>
          <w:del w:id="938" w:author="Maitland, Bryan - FS, ID" w:date="2025-10-20T12:27:00Z" w16du:dateUtc="2025-10-20T18:27:00Z"/>
          <w:bCs/>
        </w:rPr>
        <w:pPrChange w:id="939" w:author="Maitland, Bryan - FS, ID" w:date="2025-10-20T13:18:00Z" w16du:dateUtc="2025-10-20T19:18:00Z">
          <w:pPr/>
        </w:pPrChange>
      </w:pPr>
    </w:p>
    <w:p w14:paraId="086AC27F" w14:textId="4D590B9E" w:rsidR="00B813EE" w:rsidRPr="00613FB6" w:rsidRDefault="00B813EE">
      <w:pPr>
        <w:spacing w:line="480" w:lineRule="auto"/>
        <w:rPr>
          <w:ins w:id="940" w:author="Maitland, Bryan - FS, ID" w:date="2025-10-20T12:23:00Z" w16du:dateUtc="2025-10-20T18:23:00Z"/>
          <w:b/>
        </w:rPr>
        <w:pPrChange w:id="941" w:author="Maitland, Bryan - FS, ID" w:date="2025-10-20T13:18:00Z" w16du:dateUtc="2025-10-20T19:18:00Z">
          <w:pPr/>
        </w:pPrChange>
      </w:pPr>
    </w:p>
    <w:p w14:paraId="19048E1E" w14:textId="6D664B7C" w:rsidR="00AE2F22" w:rsidRPr="00CD6A4D" w:rsidRDefault="00AE2F22" w:rsidP="00EE26BE">
      <w:pPr>
        <w:spacing w:line="480" w:lineRule="auto"/>
        <w:rPr>
          <w:rFonts w:eastAsiaTheme="minorHAnsi"/>
          <w:i/>
          <w:iCs/>
          <w:rPrChange w:id="942" w:author="Maitland, Bryan - FS, ID" w:date="2025-10-21T14:03:00Z" w16du:dateUtc="2025-10-21T20:03:00Z">
            <w:rPr>
              <w:rFonts w:eastAsiaTheme="minorHAnsi"/>
            </w:rPr>
          </w:rPrChange>
        </w:rPr>
      </w:pPr>
      <w:del w:id="943" w:author="Maitland, Bryan - FS, ID" w:date="2025-10-21T14:03:00Z" w16du:dateUtc="2025-10-21T20:03:00Z">
        <w:r w:rsidRPr="00CD6A4D" w:rsidDel="00CD6A4D">
          <w:rPr>
            <w:b/>
            <w:i/>
            <w:iCs/>
            <w:rPrChange w:id="944" w:author="Maitland, Bryan - FS, ID" w:date="2025-10-21T14:03:00Z" w16du:dateUtc="2025-10-21T20:03:00Z">
              <w:rPr>
                <w:b/>
              </w:rPr>
            </w:rPrChange>
          </w:rPr>
          <w:delText xml:space="preserve">3.2 </w:delText>
        </w:r>
      </w:del>
      <w:r w:rsidRPr="00CD6A4D">
        <w:rPr>
          <w:b/>
          <w:i/>
          <w:iCs/>
          <w:rPrChange w:id="945" w:author="Maitland, Bryan - FS, ID" w:date="2025-10-21T14:03:00Z" w16du:dateUtc="2025-10-21T20:03:00Z">
            <w:rPr>
              <w:b/>
            </w:rPr>
          </w:rPrChange>
        </w:rPr>
        <w:t>Model comparison</w:t>
      </w:r>
    </w:p>
    <w:p w14:paraId="37F436AA" w14:textId="35795677" w:rsidR="00DC0800" w:rsidRPr="00613FB6" w:rsidRDefault="00EE26BE">
      <w:pPr>
        <w:spacing w:line="480" w:lineRule="auto"/>
        <w:rPr>
          <w:bCs/>
        </w:rPr>
        <w:pPrChange w:id="946" w:author="Maitland, Bryan - FS, ID" w:date="2025-10-20T13:18:00Z" w16du:dateUtc="2025-10-20T19:18:00Z">
          <w:pPr>
            <w:spacing w:line="480" w:lineRule="auto"/>
            <w:ind w:firstLine="720"/>
          </w:pPr>
        </w:pPrChange>
      </w:pPr>
      <w:ins w:id="947" w:author="Maitland, Bryan - FS, ID" w:date="2025-10-20T13:22:00Z" w16du:dateUtc="2025-10-20T19:22:00Z">
        <w:r w:rsidRPr="00EE26BE">
          <w:rPr>
            <w:bCs/>
          </w:rPr>
          <w:t xml:space="preserve">We used AIC-based model selection to identify parsimonious models explaining spatial and temporal variation in spawn timing. </w:t>
        </w:r>
      </w:ins>
      <w:r w:rsidR="00E76F20" w:rsidRPr="00613FB6">
        <w:rPr>
          <w:bCs/>
        </w:rPr>
        <w:t>Model comparison</w:t>
      </w:r>
      <w:ins w:id="948" w:author="Thurow, Russ - FS, ID" w:date="2025-09-25T17:37:00Z" w16du:dateUtc="2025-09-25T23:37:00Z">
        <w:r w:rsidR="00E27BD0" w:rsidRPr="00613FB6">
          <w:rPr>
            <w:bCs/>
          </w:rPr>
          <w:t>s</w:t>
        </w:r>
      </w:ins>
      <w:r w:rsidR="00E76F20" w:rsidRPr="00613FB6">
        <w:rPr>
          <w:bCs/>
        </w:rPr>
        <w:t xml:space="preserve"> identified stream identity, interannual variation, and nonlinear temperature responses as the strongest predictors of Chinook salmon spawn timing, while topographic variables contributed less consistently (</w:t>
      </w:r>
      <w:r w:rsidR="00E76F20" w:rsidRPr="00613FB6">
        <w:rPr>
          <w:bCs/>
          <w:rPrChange w:id="949" w:author="Maitland, Bryan - FS, ID" w:date="2025-10-20T12:46:00Z" w16du:dateUtc="2025-10-20T18:46:00Z">
            <w:rPr>
              <w:bCs/>
              <w:highlight w:val="green"/>
            </w:rPr>
          </w:rPrChange>
        </w:rPr>
        <w:t xml:space="preserve">Table </w:t>
      </w:r>
      <w:r w:rsidR="000C552A" w:rsidRPr="00613FB6">
        <w:rPr>
          <w:bCs/>
          <w:rPrChange w:id="950" w:author="Maitland, Bryan - FS, ID" w:date="2025-10-20T12:46:00Z" w16du:dateUtc="2025-10-20T18:46:00Z">
            <w:rPr>
              <w:bCs/>
              <w:highlight w:val="green"/>
            </w:rPr>
          </w:rPrChange>
        </w:rPr>
        <w:t>1</w:t>
      </w:r>
      <w:r w:rsidR="00E76F20" w:rsidRPr="00613FB6">
        <w:rPr>
          <w:bCs/>
        </w:rPr>
        <w:t>).</w:t>
      </w:r>
      <w:ins w:id="951" w:author="Maitland, Bryan - FS, ID" w:date="2025-10-20T12:43:00Z" w16du:dateUtc="2025-10-20T18:43:00Z">
        <w:r w:rsidR="001D6C6F" w:rsidRPr="00613FB6">
          <w:rPr>
            <w:bCs/>
          </w:rPr>
          <w:t xml:space="preserve"> </w:t>
        </w:r>
      </w:ins>
      <w:commentRangeStart w:id="952"/>
      <w:commentRangeStart w:id="953"/>
      <w:commentRangeStart w:id="954"/>
      <w:r w:rsidR="00DC0800" w:rsidRPr="00613FB6">
        <w:rPr>
          <w:bCs/>
        </w:rPr>
        <w:t xml:space="preserve">Model m26 </w:t>
      </w:r>
      <w:commentRangeEnd w:id="952"/>
      <w:r w:rsidR="00800029" w:rsidRPr="00613FB6">
        <w:rPr>
          <w:rStyle w:val="CommentReference"/>
        </w:rPr>
        <w:commentReference w:id="952"/>
      </w:r>
      <w:commentRangeEnd w:id="953"/>
      <w:r w:rsidR="00E27BD0" w:rsidRPr="00613FB6">
        <w:rPr>
          <w:rStyle w:val="CommentReference"/>
        </w:rPr>
        <w:commentReference w:id="953"/>
      </w:r>
      <w:commentRangeEnd w:id="954"/>
      <w:r w:rsidR="008A0D7A" w:rsidRPr="00613FB6">
        <w:rPr>
          <w:rStyle w:val="CommentReference"/>
        </w:rPr>
        <w:commentReference w:id="954"/>
      </w:r>
      <w:del w:id="955" w:author="Maitland, Bryan - FS, ID" w:date="2025-10-06T14:52:00Z" w16du:dateUtc="2025-10-06T20:52:00Z">
        <w:r w:rsidR="00DC0800" w:rsidRPr="00613FB6" w:rsidDel="008A0D7A">
          <w:rPr>
            <w:bCs/>
          </w:rPr>
          <w:delText xml:space="preserve">(temp_90 + quadratic term + stream + year + mean_elevation) </w:delText>
        </w:r>
      </w:del>
      <w:r w:rsidR="00DC0800" w:rsidRPr="00613FB6">
        <w:rPr>
          <w:bCs/>
        </w:rPr>
        <w:t xml:space="preserve">had the lowest AIC among the candidate </w:t>
      </w:r>
      <w:ins w:id="956" w:author="Thurow, Russ - FS, ID" w:date="2025-09-25T17:39:00Z" w16du:dateUtc="2025-09-25T23:39:00Z">
        <w:r w:rsidR="00E27BD0" w:rsidRPr="00613FB6">
          <w:rPr>
            <w:bCs/>
          </w:rPr>
          <w:t>models</w:t>
        </w:r>
      </w:ins>
      <w:del w:id="957" w:author="Thurow, Russ - FS, ID" w:date="2025-09-25T17:39:00Z" w16du:dateUtc="2025-09-25T23:39:00Z">
        <w:r w:rsidR="00DC0800" w:rsidRPr="00613FB6" w:rsidDel="00E27BD0">
          <w:rPr>
            <w:bCs/>
          </w:rPr>
          <w:delText>set</w:delText>
        </w:r>
      </w:del>
      <w:r w:rsidR="00DC0800" w:rsidRPr="00613FB6">
        <w:rPr>
          <w:bCs/>
        </w:rPr>
        <w:t xml:space="preserve">, </w:t>
      </w:r>
      <w:ins w:id="958" w:author="Thurow, Russ - FS, ID" w:date="2025-09-25T17:40:00Z" w16du:dateUtc="2025-09-25T23:40:00Z">
        <w:r w:rsidR="00E27BD0" w:rsidRPr="00613FB6">
          <w:rPr>
            <w:bCs/>
          </w:rPr>
          <w:t>yet</w:t>
        </w:r>
      </w:ins>
      <w:del w:id="959" w:author="Thurow, Russ - FS, ID" w:date="2025-09-25T17:40:00Z" w16du:dateUtc="2025-09-25T23:40:00Z">
        <w:r w:rsidR="00DC0800" w:rsidRPr="00613FB6" w:rsidDel="00E27BD0">
          <w:rPr>
            <w:bCs/>
          </w:rPr>
          <w:delText>but</w:delText>
        </w:r>
      </w:del>
      <w:r w:rsidR="00DC0800" w:rsidRPr="00613FB6">
        <w:rPr>
          <w:bCs/>
        </w:rPr>
        <w:t xml:space="preserve"> predicted later spawning at higher elevations</w:t>
      </w:r>
      <w:ins w:id="960" w:author="Thurow, Russ - FS, ID" w:date="2025-09-25T17:40:00Z" w16du:dateUtc="2025-09-25T23:40:00Z">
        <w:r w:rsidR="00E27BD0" w:rsidRPr="00613FB6">
          <w:rPr>
            <w:bCs/>
          </w:rPr>
          <w:t xml:space="preserve"> which is </w:t>
        </w:r>
      </w:ins>
      <w:del w:id="961" w:author="Thurow, Russ - FS, ID" w:date="2025-09-25T17:40:00Z" w16du:dateUtc="2025-09-25T23:40:00Z">
        <w:r w:rsidR="00DC0800" w:rsidRPr="00613FB6" w:rsidDel="00E27BD0">
          <w:rPr>
            <w:bCs/>
          </w:rPr>
          <w:delText>—</w:delText>
        </w:r>
      </w:del>
      <w:r w:rsidR="00DC0800" w:rsidRPr="00613FB6">
        <w:rPr>
          <w:bCs/>
        </w:rPr>
        <w:t xml:space="preserve">counter to raw data patterns </w:t>
      </w:r>
      <w:ins w:id="962" w:author="Maitland, Bryan - FS, ID" w:date="2025-10-20T11:01:00Z" w16du:dateUtc="2025-10-20T17:01:00Z">
        <w:r w:rsidR="00F629FA" w:rsidRPr="00613FB6">
          <w:rPr>
            <w:bCs/>
          </w:rPr>
          <w:t xml:space="preserve">(Figure A3.1) </w:t>
        </w:r>
      </w:ins>
      <w:ins w:id="963" w:author="Thurow, Russ - FS, ID" w:date="2025-09-25T17:40:00Z" w16du:dateUtc="2025-09-25T23:40:00Z">
        <w:r w:rsidR="00E27BD0" w:rsidRPr="00613FB6">
          <w:rPr>
            <w:bCs/>
          </w:rPr>
          <w:t xml:space="preserve">and observations </w:t>
        </w:r>
      </w:ins>
      <w:ins w:id="964" w:author="Thurow, Russ - FS, ID" w:date="2025-09-25T17:41:00Z" w16du:dateUtc="2025-09-25T23:41:00Z">
        <w:r w:rsidR="00E27BD0" w:rsidRPr="00613FB6">
          <w:rPr>
            <w:bCs/>
          </w:rPr>
          <w:t>confirming</w:t>
        </w:r>
      </w:ins>
      <w:del w:id="965" w:author="Thurow, Russ - FS, ID" w:date="2025-09-25T17:41:00Z" w16du:dateUtc="2025-09-25T23:41:00Z">
        <w:r w:rsidR="00DC0800" w:rsidRPr="00613FB6" w:rsidDel="00E27BD0">
          <w:rPr>
            <w:bCs/>
          </w:rPr>
          <w:delText>showing</w:delText>
        </w:r>
      </w:del>
      <w:r w:rsidR="00DC0800" w:rsidRPr="00613FB6">
        <w:rPr>
          <w:bCs/>
        </w:rPr>
        <w:t xml:space="preserve"> earlier spawning in cooler, high-elevation reaches. </w:t>
      </w:r>
      <w:del w:id="966" w:author="Thurow, Russ - FS, ID" w:date="2025-09-25T17:41:00Z" w16du:dateUtc="2025-09-25T23:41:00Z">
        <w:r w:rsidR="00DC0800" w:rsidRPr="00613FB6" w:rsidDel="00E27BD0">
          <w:rPr>
            <w:bCs/>
          </w:rPr>
          <w:delText xml:space="preserve">We </w:delText>
        </w:r>
      </w:del>
      <w:ins w:id="967" w:author="Thurow, Russ - FS, ID" w:date="2025-09-25T17:41:00Z" w16du:dateUtc="2025-09-25T23:41:00Z">
        <w:r w:rsidR="00E27BD0" w:rsidRPr="00613FB6">
          <w:rPr>
            <w:bCs/>
          </w:rPr>
          <w:t>T</w:t>
        </w:r>
      </w:ins>
      <w:del w:id="968" w:author="Thurow, Russ - FS, ID" w:date="2025-09-25T17:41:00Z" w16du:dateUtc="2025-09-25T23:41:00Z">
        <w:r w:rsidR="00DC0800" w:rsidRPr="00613FB6" w:rsidDel="00E27BD0">
          <w:rPr>
            <w:bCs/>
          </w:rPr>
          <w:delText>t</w:delText>
        </w:r>
      </w:del>
      <w:r w:rsidR="00DC0800" w:rsidRPr="00613FB6">
        <w:rPr>
          <w:bCs/>
        </w:rPr>
        <w:t>herefore</w:t>
      </w:r>
      <w:ins w:id="969" w:author="Thurow, Russ - FS, ID" w:date="2025-09-25T17:41:00Z" w16du:dateUtc="2025-09-25T23:41:00Z">
        <w:r w:rsidR="00E27BD0" w:rsidRPr="00613FB6">
          <w:rPr>
            <w:bCs/>
          </w:rPr>
          <w:t>, we</w:t>
        </w:r>
      </w:ins>
      <w:r w:rsidR="00DC0800" w:rsidRPr="00613FB6">
        <w:rPr>
          <w:bCs/>
        </w:rPr>
        <w:t xml:space="preserve"> did not retain m26 despite its statistical support. Model m31 (add</w:t>
      </w:r>
      <w:ins w:id="970" w:author="Thurow, Russ - FS, ID" w:date="2025-09-25T17:41:00Z" w16du:dateUtc="2025-09-25T23:41:00Z">
        <w:r w:rsidR="00E27BD0" w:rsidRPr="00613FB6">
          <w:rPr>
            <w:bCs/>
          </w:rPr>
          <w:t>ed</w:t>
        </w:r>
      </w:ins>
      <w:del w:id="971" w:author="Thurow, Russ - FS, ID" w:date="2025-09-25T17:41:00Z" w16du:dateUtc="2025-09-25T23:41:00Z">
        <w:r w:rsidR="00DC0800" w:rsidRPr="00613FB6" w:rsidDel="00E27BD0">
          <w:rPr>
            <w:bCs/>
          </w:rPr>
          <w:delText>s</w:delText>
        </w:r>
      </w:del>
      <w:r w:rsidR="00DC0800" w:rsidRPr="00613FB6">
        <w:rPr>
          <w:bCs/>
        </w:rPr>
        <w:t xml:space="preserve"> slope to m26) performed nearly identically (ΔAIC = 2) and retained the same in</w:t>
      </w:r>
      <w:ins w:id="972" w:author="Thurow, Russ - FS, ID" w:date="2025-09-25T17:41:00Z" w16du:dateUtc="2025-09-25T23:41:00Z">
        <w:r w:rsidR="00E27BD0" w:rsidRPr="00613FB6">
          <w:rPr>
            <w:bCs/>
          </w:rPr>
          <w:t>accurate</w:t>
        </w:r>
      </w:ins>
      <w:del w:id="973" w:author="Thurow, Russ - FS, ID" w:date="2025-09-25T17:41:00Z" w16du:dateUtc="2025-09-25T23:41:00Z">
        <w:r w:rsidR="00DC0800" w:rsidRPr="00613FB6" w:rsidDel="00E27BD0">
          <w:rPr>
            <w:bCs/>
          </w:rPr>
          <w:delText>consistent</w:delText>
        </w:r>
      </w:del>
      <w:r w:rsidR="00DC0800" w:rsidRPr="00613FB6">
        <w:rPr>
          <w:bCs/>
        </w:rPr>
        <w:t xml:space="preserve"> elevation effect, leading us to exclude it as well. Model m27 (replace</w:t>
      </w:r>
      <w:ins w:id="974" w:author="Thurow, Russ - FS, ID" w:date="2025-09-25T17:42:00Z" w16du:dateUtc="2025-09-25T23:42:00Z">
        <w:r w:rsidR="00E27BD0" w:rsidRPr="00613FB6">
          <w:rPr>
            <w:bCs/>
          </w:rPr>
          <w:t>d</w:t>
        </w:r>
      </w:ins>
      <w:del w:id="975" w:author="Thurow, Russ - FS, ID" w:date="2025-09-25T17:42:00Z" w16du:dateUtc="2025-09-25T23:42:00Z">
        <w:r w:rsidR="00DC0800" w:rsidRPr="00613FB6" w:rsidDel="00E27BD0">
          <w:rPr>
            <w:bCs/>
          </w:rPr>
          <w:delText>s</w:delText>
        </w:r>
      </w:del>
      <w:r w:rsidR="00DC0800" w:rsidRPr="00613FB6">
        <w:rPr>
          <w:bCs/>
        </w:rPr>
        <w:t xml:space="preserve"> </w:t>
      </w:r>
      <w:proofErr w:type="spellStart"/>
      <w:r w:rsidR="00DC0800" w:rsidRPr="00613FB6">
        <w:rPr>
          <w:bCs/>
        </w:rPr>
        <w:t>mean_elevation</w:t>
      </w:r>
      <w:proofErr w:type="spellEnd"/>
      <w:r w:rsidR="00DC0800" w:rsidRPr="00613FB6">
        <w:rPr>
          <w:bCs/>
        </w:rPr>
        <w:t xml:space="preserve"> with slope) performed substantially worse (ΔAIC &gt; 110, lower marginal R²), indicating that elevation, not slope, was the topographic driver of </w:t>
      </w:r>
      <w:r w:rsidR="00DC0800" w:rsidRPr="00613FB6">
        <w:rPr>
          <w:bCs/>
          <w:rPrChange w:id="976" w:author="Maitland, Bryan - FS, ID" w:date="2025-10-20T12:46:00Z" w16du:dateUtc="2025-10-20T18:46:00Z">
            <w:rPr>
              <w:bCs/>
              <w:highlight w:val="yellow"/>
            </w:rPr>
          </w:rPrChange>
        </w:rPr>
        <w:t xml:space="preserve">likelihood </w:t>
      </w:r>
      <w:commentRangeStart w:id="977"/>
      <w:commentRangeStart w:id="978"/>
      <w:commentRangeStart w:id="979"/>
      <w:r w:rsidR="00DC0800" w:rsidRPr="00613FB6">
        <w:rPr>
          <w:bCs/>
          <w:rPrChange w:id="980" w:author="Maitland, Bryan - FS, ID" w:date="2025-10-20T12:46:00Z" w16du:dateUtc="2025-10-20T18:46:00Z">
            <w:rPr>
              <w:bCs/>
              <w:highlight w:val="yellow"/>
            </w:rPr>
          </w:rPrChange>
        </w:rPr>
        <w:t>gains</w:t>
      </w:r>
      <w:commentRangeEnd w:id="977"/>
      <w:r w:rsidR="00E27BD0" w:rsidRPr="00613FB6">
        <w:rPr>
          <w:rStyle w:val="CommentReference"/>
        </w:rPr>
        <w:commentReference w:id="977"/>
      </w:r>
      <w:commentRangeEnd w:id="978"/>
      <w:r w:rsidR="008A0D7A" w:rsidRPr="00613FB6">
        <w:rPr>
          <w:rStyle w:val="CommentReference"/>
        </w:rPr>
        <w:commentReference w:id="978"/>
      </w:r>
      <w:commentRangeEnd w:id="979"/>
      <w:r w:rsidR="008012B4">
        <w:rPr>
          <w:rStyle w:val="CommentReference"/>
        </w:rPr>
        <w:commentReference w:id="979"/>
      </w:r>
      <w:r w:rsidR="00DC0800" w:rsidRPr="00613FB6">
        <w:rPr>
          <w:bCs/>
        </w:rPr>
        <w:t xml:space="preserve">. Together, these results suggest that topographic terms improved model likelihood but introduced biologically implausible effects, likely </w:t>
      </w:r>
      <w:ins w:id="981" w:author="Thurow, Russ - FS, ID" w:date="2025-09-25T17:43:00Z" w16du:dateUtc="2025-09-25T23:43:00Z">
        <w:r w:rsidR="00E27BD0" w:rsidRPr="00613FB6">
          <w:rPr>
            <w:bCs/>
          </w:rPr>
          <w:t xml:space="preserve">a result of </w:t>
        </w:r>
      </w:ins>
      <w:del w:id="982" w:author="Thurow, Russ - FS, ID" w:date="2025-09-25T17:43:00Z" w16du:dateUtc="2025-09-25T23:43:00Z">
        <w:r w:rsidR="00DC0800" w:rsidRPr="00613FB6" w:rsidDel="00E27BD0">
          <w:rPr>
            <w:bCs/>
          </w:rPr>
          <w:delText xml:space="preserve">due to </w:delText>
        </w:r>
      </w:del>
      <w:r w:rsidR="00DC0800" w:rsidRPr="00613FB6">
        <w:rPr>
          <w:bCs/>
        </w:rPr>
        <w:t>collinearity with temperature and confound</w:t>
      </w:r>
      <w:ins w:id="983" w:author="Thurow, Russ - FS, ID" w:date="2025-09-25T17:43:00Z" w16du:dateUtc="2025-09-25T23:43:00Z">
        <w:r w:rsidR="004A5FBA" w:rsidRPr="00613FB6">
          <w:rPr>
            <w:bCs/>
          </w:rPr>
          <w:t>ed</w:t>
        </w:r>
      </w:ins>
      <w:del w:id="984" w:author="Thurow, Russ - FS, ID" w:date="2025-09-25T17:43:00Z" w16du:dateUtc="2025-09-25T23:43:00Z">
        <w:r w:rsidR="00DC0800" w:rsidRPr="00613FB6" w:rsidDel="004A5FBA">
          <w:rPr>
            <w:bCs/>
          </w:rPr>
          <w:delText>ing</w:delText>
        </w:r>
      </w:del>
      <w:r w:rsidR="00DC0800" w:rsidRPr="00613FB6">
        <w:rPr>
          <w:bCs/>
        </w:rPr>
        <w:t xml:space="preserve"> with stream identity (</w:t>
      </w:r>
      <w:ins w:id="985" w:author="Thurow, Russ - FS, ID" w:date="2025-09-28T18:37:00Z" w16du:dateUtc="2025-09-29T00:37:00Z">
        <w:del w:id="986" w:author="Maitland, Bryan - FS, ID" w:date="2025-10-06T14:54:00Z" w16du:dateUtc="2025-10-06T20:54:00Z">
          <w:r w:rsidR="002D6601" w:rsidRPr="00613FB6" w:rsidDel="008A0D7A">
            <w:rPr>
              <w:bCs/>
              <w:rPrChange w:id="987" w:author="Maitland, Bryan - FS, ID" w:date="2025-10-20T12:46:00Z" w16du:dateUtc="2025-10-20T18:46:00Z">
                <w:rPr>
                  <w:bCs/>
                  <w:highlight w:val="cyan"/>
                </w:rPr>
              </w:rPrChange>
            </w:rPr>
            <w:delText>Table S</w:delText>
          </w:r>
        </w:del>
      </w:ins>
      <w:ins w:id="988" w:author="Maitland, Bryan - FS, ID" w:date="2025-10-06T14:54:00Z" w16du:dateUtc="2025-10-06T20:54:00Z">
        <w:r w:rsidR="008A0D7A" w:rsidRPr="00613FB6">
          <w:rPr>
            <w:bCs/>
            <w:rPrChange w:id="989" w:author="Maitland, Bryan - FS, ID" w:date="2025-10-20T12:46:00Z" w16du:dateUtc="2025-10-20T18:46:00Z">
              <w:rPr>
                <w:bCs/>
                <w:highlight w:val="cyan"/>
              </w:rPr>
            </w:rPrChange>
          </w:rPr>
          <w:t xml:space="preserve">Appendix </w:t>
        </w:r>
      </w:ins>
      <w:ins w:id="990" w:author="Maitland, Bryan - FS, ID" w:date="2025-10-08T14:04:00Z" w16du:dateUtc="2025-10-08T20:04:00Z">
        <w:r w:rsidR="00283F57" w:rsidRPr="00613FB6">
          <w:rPr>
            <w:bCs/>
            <w:rPrChange w:id="991" w:author="Maitland, Bryan - FS, ID" w:date="2025-10-20T12:46:00Z" w16du:dateUtc="2025-10-20T18:46:00Z">
              <w:rPr>
                <w:bCs/>
                <w:highlight w:val="cyan"/>
              </w:rPr>
            </w:rPrChange>
          </w:rPr>
          <w:t>A3</w:t>
        </w:r>
      </w:ins>
      <w:ins w:id="992" w:author="Maitland, Bryan - FS, ID" w:date="2025-10-08T14:05:00Z" w16du:dateUtc="2025-10-08T20:05:00Z">
        <w:r w:rsidR="00283F57" w:rsidRPr="00613FB6">
          <w:rPr>
            <w:bCs/>
            <w:rPrChange w:id="993" w:author="Maitland, Bryan - FS, ID" w:date="2025-10-20T12:46:00Z" w16du:dateUtc="2025-10-20T18:46:00Z">
              <w:rPr>
                <w:bCs/>
                <w:highlight w:val="cyan"/>
              </w:rPr>
            </w:rPrChange>
          </w:rPr>
          <w:t>.1</w:t>
        </w:r>
      </w:ins>
      <w:ins w:id="994" w:author="Thurow, Russ - FS, ID" w:date="2025-09-28T18:37:00Z" w16du:dateUtc="2025-09-29T00:37:00Z">
        <w:del w:id="995" w:author="Maitland, Bryan - FS, ID" w:date="2025-10-06T14:54:00Z" w16du:dateUtc="2025-10-06T20:54:00Z">
          <w:r w:rsidR="002D6601" w:rsidRPr="00613FB6" w:rsidDel="008A0D7A">
            <w:rPr>
              <w:bCs/>
              <w:rPrChange w:id="996" w:author="Maitland, Bryan - FS, ID" w:date="2025-10-20T12:46:00Z" w16du:dateUtc="2025-10-20T18:46:00Z">
                <w:rPr>
                  <w:bCs/>
                  <w:highlight w:val="cyan"/>
                </w:rPr>
              </w:rPrChange>
            </w:rPr>
            <w:delText>1</w:delText>
          </w:r>
          <w:r w:rsidR="002D6601" w:rsidRPr="00613FB6" w:rsidDel="008A0D7A">
            <w:rPr>
              <w:bCs/>
              <w:vertAlign w:val="superscript"/>
              <w:rPrChange w:id="997" w:author="Maitland, Bryan - FS, ID" w:date="2025-10-20T12:46:00Z" w16du:dateUtc="2025-10-20T18:46:00Z">
                <w:rPr>
                  <w:bCs/>
                  <w:highlight w:val="cyan"/>
                  <w:vertAlign w:val="superscript"/>
                </w:rPr>
              </w:rPrChange>
            </w:rPr>
            <w:delText>1</w:delText>
          </w:r>
        </w:del>
      </w:ins>
      <w:del w:id="998" w:author="Thurow, Russ - FS, ID" w:date="2025-09-28T18:37:00Z" w16du:dateUtc="2025-09-29T00:37:00Z">
        <w:r w:rsidR="00DC0800" w:rsidRPr="00613FB6" w:rsidDel="002D6601">
          <w:rPr>
            <w:bCs/>
            <w:rPrChange w:id="999" w:author="Maitland, Bryan - FS, ID" w:date="2025-10-20T12:46:00Z" w16du:dateUtc="2025-10-20T18:46:00Z">
              <w:rPr>
                <w:bCs/>
                <w:highlight w:val="cyan"/>
              </w:rPr>
            </w:rPrChange>
          </w:rPr>
          <w:delText xml:space="preserve">Appendix </w:delText>
        </w:r>
      </w:del>
      <w:del w:id="1000" w:author="Thurow, Russ - FS, ID" w:date="2025-09-25T21:41:00Z" w16du:dateUtc="2025-09-26T03:41:00Z">
        <w:r w:rsidR="00DC0800" w:rsidRPr="00613FB6" w:rsidDel="007916B4">
          <w:rPr>
            <w:bCs/>
            <w:rPrChange w:id="1001" w:author="Maitland, Bryan - FS, ID" w:date="2025-10-20T12:46:00Z" w16du:dateUtc="2025-10-20T18:46:00Z">
              <w:rPr>
                <w:bCs/>
                <w:highlight w:val="cyan"/>
              </w:rPr>
            </w:rPrChange>
          </w:rPr>
          <w:delText>A</w:delText>
        </w:r>
      </w:del>
      <w:r w:rsidR="00DC0800" w:rsidRPr="00613FB6">
        <w:rPr>
          <w:bCs/>
        </w:rPr>
        <w:t xml:space="preserve">). We therefore selected model m16 (temp_90 + quadratic term + stream + year) as the most interpretable and parsimonious model. Model m16 had nearly identical predictive accuracy (RMSE = 2.02) and conditional R² (0.980) compared to m26, despite a modest reduction in marginal R² (0.729 vs. 0.785). </w:t>
      </w:r>
      <w:ins w:id="1002" w:author="Thurow, Russ - FS, ID" w:date="2025-09-25T17:44:00Z" w16du:dateUtc="2025-09-25T23:44:00Z">
        <w:r w:rsidR="004A5FBA" w:rsidRPr="00613FB6">
          <w:rPr>
            <w:bCs/>
          </w:rPr>
          <w:t>We used t</w:t>
        </w:r>
      </w:ins>
      <w:del w:id="1003" w:author="Thurow, Russ - FS, ID" w:date="2025-09-25T17:44:00Z" w16du:dateUtc="2025-09-25T23:44:00Z">
        <w:r w:rsidR="00DC0800" w:rsidRPr="00613FB6" w:rsidDel="004A5FBA">
          <w:rPr>
            <w:bCs/>
          </w:rPr>
          <w:delText>T</w:delText>
        </w:r>
      </w:del>
      <w:r w:rsidR="00DC0800" w:rsidRPr="00613FB6">
        <w:rPr>
          <w:bCs/>
        </w:rPr>
        <w:t xml:space="preserve">his model </w:t>
      </w:r>
      <w:del w:id="1004" w:author="Thurow, Russ - FS, ID" w:date="2025-09-25T17:44:00Z" w16du:dateUtc="2025-09-25T23:44:00Z">
        <w:r w:rsidR="00DC0800" w:rsidRPr="00613FB6" w:rsidDel="004A5FBA">
          <w:rPr>
            <w:bCs/>
          </w:rPr>
          <w:delText xml:space="preserve">was used </w:delText>
        </w:r>
      </w:del>
      <w:r w:rsidR="00DC0800" w:rsidRPr="00613FB6">
        <w:rPr>
          <w:bCs/>
        </w:rPr>
        <w:t xml:space="preserve">as the base structure for </w:t>
      </w:r>
      <w:ins w:id="1005" w:author="Thurow, Russ - FS, ID" w:date="2025-09-25T17:44:00Z" w16du:dateUtc="2025-09-25T23:44:00Z">
        <w:r w:rsidR="004A5FBA" w:rsidRPr="00613FB6">
          <w:rPr>
            <w:bCs/>
          </w:rPr>
          <w:t xml:space="preserve">our </w:t>
        </w:r>
      </w:ins>
      <w:r w:rsidR="00DC0800" w:rsidRPr="00613FB6">
        <w:rPr>
          <w:bCs/>
        </w:rPr>
        <w:t>subsequent evaluation of random slopes and interaction terms.</w:t>
      </w:r>
    </w:p>
    <w:p w14:paraId="300E0660" w14:textId="4CD89069" w:rsidR="000511AC" w:rsidRPr="00613FB6" w:rsidDel="00283F57" w:rsidRDefault="00E76F20" w:rsidP="004A5FBA">
      <w:pPr>
        <w:spacing w:line="480" w:lineRule="auto"/>
        <w:ind w:firstLine="720"/>
        <w:rPr>
          <w:del w:id="1006" w:author="Maitland, Bryan - FS, ID" w:date="2025-10-08T14:06:00Z" w16du:dateUtc="2025-10-08T20:06:00Z"/>
          <w:bCs/>
        </w:rPr>
      </w:pPr>
      <w:r w:rsidRPr="00613FB6">
        <w:rPr>
          <w:bCs/>
        </w:rPr>
        <w:lastRenderedPageBreak/>
        <w:t>To account for site-level variation in thermal sensitivity, we extended the additive base model by a</w:t>
      </w:r>
      <w:ins w:id="1007" w:author="Thurow, Russ - FS, ID" w:date="2025-09-25T17:45:00Z" w16du:dateUtc="2025-09-25T23:45:00Z">
        <w:r w:rsidR="004A5FBA" w:rsidRPr="00613FB6">
          <w:rPr>
            <w:bCs/>
          </w:rPr>
          <w:t>dding</w:t>
        </w:r>
      </w:ins>
      <w:del w:id="1008" w:author="Thurow, Russ - FS, ID" w:date="2025-09-25T17:45:00Z" w16du:dateUtc="2025-09-25T23:45:00Z">
        <w:r w:rsidRPr="00613FB6" w:rsidDel="004A5FBA">
          <w:rPr>
            <w:bCs/>
          </w:rPr>
          <w:delText>llowing</w:delText>
        </w:r>
      </w:del>
      <w:r w:rsidRPr="00613FB6">
        <w:rPr>
          <w:bCs/>
        </w:rPr>
        <w:t xml:space="preserve"> COMID-specific random slopes for temperature. This substantially improved model fit (ΔAIC = 510), reduced prediction error (RMSE = 1.78 days), and slightly increased conditional R², indicating that temperature effects vary meaningfully among stream reaches and are better represented as random slopes</w:t>
      </w:r>
      <w:r w:rsidR="008441CD" w:rsidRPr="00613FB6">
        <w:rPr>
          <w:bCs/>
        </w:rPr>
        <w:t xml:space="preserve"> (</w:t>
      </w:r>
      <w:ins w:id="1009" w:author="Maitland, Bryan - FS, ID" w:date="2025-10-08T14:06:00Z" w16du:dateUtc="2025-10-08T20:06:00Z">
        <w:r w:rsidR="00283F57" w:rsidRPr="00613FB6">
          <w:rPr>
            <w:bCs/>
            <w:rPrChange w:id="1010" w:author="Maitland, Bryan - FS, ID" w:date="2025-10-20T12:46:00Z" w16du:dateUtc="2025-10-20T18:46:00Z">
              <w:rPr>
                <w:bCs/>
                <w:highlight w:val="cyan"/>
              </w:rPr>
            </w:rPrChange>
          </w:rPr>
          <w:t xml:space="preserve">Table </w:t>
        </w:r>
      </w:ins>
      <w:ins w:id="1011" w:author="Maitland, Bryan - FS, ID" w:date="2025-10-20T11:16:00Z" w16du:dateUtc="2025-10-20T17:16:00Z">
        <w:r w:rsidR="009A3797" w:rsidRPr="00613FB6">
          <w:rPr>
            <w:bCs/>
            <w:rPrChange w:id="1012" w:author="Maitland, Bryan - FS, ID" w:date="2025-10-20T12:46:00Z" w16du:dateUtc="2025-10-20T18:46:00Z">
              <w:rPr>
                <w:bCs/>
                <w:highlight w:val="cyan"/>
              </w:rPr>
            </w:rPrChange>
          </w:rPr>
          <w:t>1</w:t>
        </w:r>
      </w:ins>
      <w:ins w:id="1013" w:author="Thurow, Russ - FS, ID" w:date="2025-09-28T18:38:00Z" w16du:dateUtc="2025-09-29T00:38:00Z">
        <w:del w:id="1014" w:author="Maitland, Bryan - FS, ID" w:date="2025-10-08T14:05:00Z" w16du:dateUtc="2025-10-08T20:05:00Z">
          <w:r w:rsidR="007A3E97" w:rsidRPr="00613FB6" w:rsidDel="00283F57">
            <w:rPr>
              <w:bCs/>
              <w:rPrChange w:id="1015" w:author="Maitland, Bryan - FS, ID" w:date="2025-10-20T12:46:00Z" w16du:dateUtc="2025-10-20T18:46:00Z">
                <w:rPr>
                  <w:bCs/>
                  <w:highlight w:val="cyan"/>
                </w:rPr>
              </w:rPrChange>
            </w:rPr>
            <w:delText xml:space="preserve">Table </w:delText>
          </w:r>
        </w:del>
        <w:del w:id="1016" w:author="Maitland, Bryan - FS, ID" w:date="2025-10-06T14:55:00Z" w16du:dateUtc="2025-10-06T20:55:00Z">
          <w:r w:rsidR="007A3E97" w:rsidRPr="00613FB6" w:rsidDel="008A0D7A">
            <w:rPr>
              <w:bCs/>
              <w:rPrChange w:id="1017" w:author="Maitland, Bryan - FS, ID" w:date="2025-10-20T12:46:00Z" w16du:dateUtc="2025-10-20T18:46:00Z">
                <w:rPr>
                  <w:bCs/>
                  <w:highlight w:val="cyan"/>
                </w:rPr>
              </w:rPrChange>
            </w:rPr>
            <w:delText>S</w:delText>
          </w:r>
        </w:del>
      </w:ins>
      <w:ins w:id="1018" w:author="Thurow, Russ - FS, ID" w:date="2025-10-02T15:14:00Z" w16du:dateUtc="2025-10-02T21:14:00Z">
        <w:del w:id="1019" w:author="Maitland, Bryan - FS, ID" w:date="2025-10-06T14:55:00Z" w16du:dateUtc="2025-10-06T20:55:00Z">
          <w:r w:rsidR="003C66CB" w:rsidRPr="00613FB6" w:rsidDel="008A0D7A">
            <w:rPr>
              <w:bCs/>
              <w:rPrChange w:id="1020" w:author="Maitland, Bryan - FS, ID" w:date="2025-10-20T12:46:00Z" w16du:dateUtc="2025-10-20T18:46:00Z">
                <w:rPr>
                  <w:bCs/>
                  <w:highlight w:val="cyan"/>
                </w:rPr>
              </w:rPrChange>
            </w:rPr>
            <w:delText>1</w:delText>
          </w:r>
        </w:del>
      </w:ins>
      <w:ins w:id="1021" w:author="Thurow, Russ - FS, ID" w:date="2025-09-28T18:38:00Z" w16du:dateUtc="2025-09-29T00:38:00Z">
        <w:del w:id="1022" w:author="Maitland, Bryan - FS, ID" w:date="2025-10-06T14:54:00Z" w16du:dateUtc="2025-10-06T20:54:00Z">
          <w:r w:rsidR="007A3E97" w:rsidRPr="00613FB6" w:rsidDel="008A0D7A">
            <w:rPr>
              <w:bCs/>
              <w:vertAlign w:val="superscript"/>
              <w:rPrChange w:id="1023" w:author="Maitland, Bryan - FS, ID" w:date="2025-10-20T12:46:00Z" w16du:dateUtc="2025-10-20T18:46:00Z">
                <w:rPr>
                  <w:bCs/>
                  <w:highlight w:val="cyan"/>
                  <w:vertAlign w:val="superscript"/>
                </w:rPr>
              </w:rPrChange>
            </w:rPr>
            <w:delText>1</w:delText>
          </w:r>
        </w:del>
      </w:ins>
      <w:del w:id="1024" w:author="Thurow, Russ - FS, ID" w:date="2025-09-28T18:39:00Z" w16du:dateUtc="2025-09-29T00:39:00Z">
        <w:r w:rsidR="008441CD" w:rsidRPr="00613FB6" w:rsidDel="007A3E97">
          <w:rPr>
            <w:bCs/>
            <w:rPrChange w:id="1025" w:author="Maitland, Bryan - FS, ID" w:date="2025-10-20T12:46:00Z" w16du:dateUtc="2025-10-20T18:46:00Z">
              <w:rPr>
                <w:bCs/>
                <w:highlight w:val="cyan"/>
              </w:rPr>
            </w:rPrChange>
          </w:rPr>
          <w:delText xml:space="preserve">Appendix </w:delText>
        </w:r>
      </w:del>
      <w:commentRangeStart w:id="1026"/>
      <w:del w:id="1027" w:author="Thurow, Russ - FS, ID" w:date="2025-09-25T21:41:00Z" w16du:dateUtc="2025-09-26T03:41:00Z">
        <w:r w:rsidR="008441CD" w:rsidRPr="00613FB6" w:rsidDel="007916B4">
          <w:rPr>
            <w:bCs/>
            <w:rPrChange w:id="1028" w:author="Maitland, Bryan - FS, ID" w:date="2025-10-20T12:46:00Z" w16du:dateUtc="2025-10-20T18:46:00Z">
              <w:rPr>
                <w:bCs/>
                <w:highlight w:val="cyan"/>
              </w:rPr>
            </w:rPrChange>
          </w:rPr>
          <w:delText>A</w:delText>
        </w:r>
      </w:del>
      <w:commentRangeEnd w:id="1026"/>
      <w:r w:rsidR="007A3E97" w:rsidRPr="00613FB6">
        <w:rPr>
          <w:rStyle w:val="CommentReference"/>
        </w:rPr>
        <w:commentReference w:id="1026"/>
      </w:r>
      <w:r w:rsidR="008441CD" w:rsidRPr="00613FB6">
        <w:rPr>
          <w:bCs/>
        </w:rPr>
        <w:t>).</w:t>
      </w:r>
      <w:r w:rsidR="000511AC" w:rsidRPr="00613FB6">
        <w:rPr>
          <w:bCs/>
        </w:rPr>
        <w:t xml:space="preserve"> </w:t>
      </w:r>
    </w:p>
    <w:p w14:paraId="76D07D75" w14:textId="77777777" w:rsidR="000511AC" w:rsidRPr="00613FB6" w:rsidRDefault="000511AC">
      <w:pPr>
        <w:spacing w:line="480" w:lineRule="auto"/>
        <w:ind w:firstLine="720"/>
        <w:rPr>
          <w:ins w:id="1029" w:author="Maitland, Bryan - FS, ID" w:date="2025-09-23T15:18:00Z"/>
          <w:bCs/>
        </w:rPr>
        <w:pPrChange w:id="1030" w:author="Maitland, Bryan - FS, ID" w:date="2025-10-08T14:06:00Z" w16du:dateUtc="2025-10-08T20:06:00Z">
          <w:pPr>
            <w:spacing w:after="240" w:line="480" w:lineRule="auto"/>
          </w:pPr>
        </w:pPrChange>
      </w:pPr>
    </w:p>
    <w:p w14:paraId="3C0D79CB" w14:textId="3A514170" w:rsidR="00E76F20" w:rsidRPr="00613FB6" w:rsidDel="00283F57" w:rsidRDefault="00E76F20">
      <w:pPr>
        <w:spacing w:after="240" w:line="480" w:lineRule="auto"/>
        <w:ind w:firstLine="720"/>
        <w:rPr>
          <w:del w:id="1031" w:author="Maitland, Bryan - FS, ID" w:date="2025-10-08T14:06:00Z" w16du:dateUtc="2025-10-08T20:06:00Z"/>
          <w:bCs/>
        </w:rPr>
      </w:pPr>
      <w:r w:rsidRPr="00613FB6">
        <w:rPr>
          <w:bCs/>
        </w:rPr>
        <w:t xml:space="preserve">We next evaluated whether the quadratic temperature term remained necessary in the presence of random slopes. </w:t>
      </w:r>
      <w:ins w:id="1032" w:author="Thurow, Russ - FS, ID" w:date="2025-09-25T17:46:00Z" w16du:dateUtc="2025-09-25T23:46:00Z">
        <w:r w:rsidR="004A5FBA" w:rsidRPr="00613FB6">
          <w:rPr>
            <w:bCs/>
          </w:rPr>
          <w:t xml:space="preserve">The </w:t>
        </w:r>
      </w:ins>
      <w:del w:id="1033" w:author="Thurow, Russ - FS, ID" w:date="2025-09-25T17:46:00Z" w16du:dateUtc="2025-09-25T23:46:00Z">
        <w:r w:rsidRPr="00613FB6" w:rsidDel="004A5FBA">
          <w:rPr>
            <w:bCs/>
          </w:rPr>
          <w:delText xml:space="preserve">A </w:delText>
        </w:r>
      </w:del>
      <w:r w:rsidRPr="00613FB6">
        <w:rPr>
          <w:bCs/>
        </w:rPr>
        <w:t>model including both random slopes and a quadratic temperature effect outperformed the linear version (ΔAIC = 20.4), suggesting that both components contributed complementary information</w:t>
      </w:r>
      <w:r w:rsidR="008441CD" w:rsidRPr="00613FB6">
        <w:rPr>
          <w:bCs/>
        </w:rPr>
        <w:t xml:space="preserve"> (</w:t>
      </w:r>
      <w:ins w:id="1034" w:author="Thurow, Russ - FS, ID" w:date="2025-10-02T15:14:00Z" w16du:dateUtc="2025-10-02T21:14:00Z">
        <w:r w:rsidR="003C66CB" w:rsidRPr="00613FB6">
          <w:rPr>
            <w:bCs/>
            <w:rPrChange w:id="1035" w:author="Maitland, Bryan - FS, ID" w:date="2025-10-20T12:46:00Z" w16du:dateUtc="2025-10-20T18:46:00Z">
              <w:rPr>
                <w:bCs/>
                <w:highlight w:val="cyan"/>
              </w:rPr>
            </w:rPrChange>
          </w:rPr>
          <w:t>Table</w:t>
        </w:r>
      </w:ins>
      <w:ins w:id="1036" w:author="Maitland, Bryan - FS, ID" w:date="2025-10-20T11:16:00Z" w16du:dateUtc="2025-10-20T17:16:00Z">
        <w:r w:rsidR="009A3797" w:rsidRPr="00613FB6">
          <w:rPr>
            <w:bCs/>
            <w:rPrChange w:id="1037" w:author="Maitland, Bryan - FS, ID" w:date="2025-10-20T12:46:00Z" w16du:dateUtc="2025-10-20T18:46:00Z">
              <w:rPr>
                <w:bCs/>
                <w:highlight w:val="cyan"/>
              </w:rPr>
            </w:rPrChange>
          </w:rPr>
          <w:t xml:space="preserve"> 1</w:t>
        </w:r>
      </w:ins>
      <w:ins w:id="1038" w:author="Thurow, Russ - FS, ID" w:date="2025-10-02T15:14:00Z" w16du:dateUtc="2025-10-02T21:14:00Z">
        <w:del w:id="1039" w:author="Maitland, Bryan - FS, ID" w:date="2025-10-20T11:16:00Z" w16du:dateUtc="2025-10-20T17:16:00Z">
          <w:r w:rsidR="003C66CB" w:rsidRPr="00613FB6" w:rsidDel="009A3797">
            <w:rPr>
              <w:bCs/>
              <w:rPrChange w:id="1040" w:author="Maitland, Bryan - FS, ID" w:date="2025-10-20T12:46:00Z" w16du:dateUtc="2025-10-20T18:46:00Z">
                <w:rPr>
                  <w:bCs/>
                  <w:highlight w:val="cyan"/>
                </w:rPr>
              </w:rPrChange>
            </w:rPr>
            <w:delText xml:space="preserve"> </w:delText>
          </w:r>
        </w:del>
      </w:ins>
      <w:ins w:id="1041" w:author="Thurow, Russ - FS, ID" w:date="2025-10-02T15:15:00Z" w16du:dateUtc="2025-10-02T21:15:00Z">
        <w:del w:id="1042" w:author="Maitland, Bryan - FS, ID" w:date="2025-10-06T14:55:00Z" w16du:dateUtc="2025-10-06T20:55:00Z">
          <w:r w:rsidR="003C66CB" w:rsidRPr="00613FB6" w:rsidDel="008A0D7A">
            <w:rPr>
              <w:bCs/>
              <w:rPrChange w:id="1043" w:author="Maitland, Bryan - FS, ID" w:date="2025-10-20T12:46:00Z" w16du:dateUtc="2025-10-20T18:46:00Z">
                <w:rPr>
                  <w:bCs/>
                  <w:highlight w:val="cyan"/>
                </w:rPr>
              </w:rPrChange>
            </w:rPr>
            <w:delText>S2</w:delText>
          </w:r>
          <w:r w:rsidR="003C66CB" w:rsidRPr="00613FB6" w:rsidDel="008A0D7A">
            <w:rPr>
              <w:bCs/>
              <w:vertAlign w:val="superscript"/>
              <w:rPrChange w:id="1044" w:author="Maitland, Bryan - FS, ID" w:date="2025-10-20T12:46:00Z" w16du:dateUtc="2025-10-20T18:46:00Z">
                <w:rPr>
                  <w:bCs/>
                  <w:highlight w:val="cyan"/>
                  <w:vertAlign w:val="superscript"/>
                </w:rPr>
              </w:rPrChange>
            </w:rPr>
            <w:delText>1</w:delText>
          </w:r>
        </w:del>
      </w:ins>
      <w:del w:id="1045" w:author="Thurow, Russ - FS, ID" w:date="2025-10-02T15:59:00Z" w16du:dateUtc="2025-10-02T21:59:00Z">
        <w:r w:rsidR="008441CD" w:rsidRPr="00613FB6" w:rsidDel="00D35BB0">
          <w:rPr>
            <w:bCs/>
            <w:rPrChange w:id="1046" w:author="Maitland, Bryan - FS, ID" w:date="2025-10-20T12:46:00Z" w16du:dateUtc="2025-10-20T18:46:00Z">
              <w:rPr>
                <w:bCs/>
                <w:highlight w:val="cyan"/>
              </w:rPr>
            </w:rPrChange>
          </w:rPr>
          <w:delText xml:space="preserve">Appendix </w:delText>
        </w:r>
      </w:del>
      <w:del w:id="1047" w:author="Thurow, Russ - FS, ID" w:date="2025-09-25T21:42:00Z" w16du:dateUtc="2025-09-26T03:42:00Z">
        <w:r w:rsidR="008441CD" w:rsidRPr="00613FB6" w:rsidDel="007916B4">
          <w:rPr>
            <w:bCs/>
            <w:rPrChange w:id="1048" w:author="Maitland, Bryan - FS, ID" w:date="2025-10-20T12:46:00Z" w16du:dateUtc="2025-10-20T18:46:00Z">
              <w:rPr>
                <w:bCs/>
                <w:highlight w:val="cyan"/>
              </w:rPr>
            </w:rPrChange>
          </w:rPr>
          <w:delText>A</w:delText>
        </w:r>
      </w:del>
      <w:r w:rsidR="008441CD" w:rsidRPr="00613FB6">
        <w:rPr>
          <w:bCs/>
        </w:rPr>
        <w:t>).</w:t>
      </w:r>
    </w:p>
    <w:p w14:paraId="5C8B1FCC" w14:textId="77777777" w:rsidR="00283F57" w:rsidRPr="00613FB6" w:rsidRDefault="00283F57" w:rsidP="00283F57">
      <w:pPr>
        <w:spacing w:after="240" w:line="480" w:lineRule="auto"/>
        <w:ind w:firstLine="720"/>
        <w:rPr>
          <w:ins w:id="1049" w:author="Maitland, Bryan - FS, ID" w:date="2025-10-08T14:06:00Z" w16du:dateUtc="2025-10-08T20:06:00Z"/>
          <w:bCs/>
        </w:rPr>
      </w:pPr>
    </w:p>
    <w:p w14:paraId="43B518AD" w14:textId="1F40B6B3" w:rsidR="00E76F20" w:rsidRPr="00613FB6" w:rsidDel="00283F57" w:rsidRDefault="00E76F20" w:rsidP="00283F57">
      <w:pPr>
        <w:spacing w:after="240" w:line="480" w:lineRule="auto"/>
        <w:ind w:firstLine="720"/>
        <w:rPr>
          <w:del w:id="1050" w:author="Maitland, Bryan - FS, ID" w:date="2025-10-08T14:07:00Z" w16du:dateUtc="2025-10-08T20:07:00Z"/>
          <w:bCs/>
        </w:rPr>
      </w:pPr>
      <w:r w:rsidRPr="00613FB6">
        <w:rPr>
          <w:bCs/>
        </w:rPr>
        <w:t xml:space="preserve">Finally, we assessed whether interactions between temperature and either stream or year provided additional explanatory power. </w:t>
      </w:r>
      <w:ins w:id="1051" w:author="Thurow, Russ - FS, ID" w:date="2025-09-25T17:47:00Z" w16du:dateUtc="2025-09-25T23:47:00Z">
        <w:r w:rsidR="004A5FBA" w:rsidRPr="00613FB6">
          <w:rPr>
            <w:bCs/>
          </w:rPr>
          <w:t xml:space="preserve">Although the </w:t>
        </w:r>
      </w:ins>
      <w:del w:id="1052" w:author="Thurow, Russ - FS, ID" w:date="2025-09-25T17:47:00Z" w16du:dateUtc="2025-09-25T23:47:00Z">
        <w:r w:rsidRPr="00613FB6" w:rsidDel="004A5FBA">
          <w:rPr>
            <w:bCs/>
          </w:rPr>
          <w:delText xml:space="preserve">A </w:delText>
        </w:r>
      </w:del>
      <w:r w:rsidRPr="00613FB6">
        <w:rPr>
          <w:bCs/>
        </w:rPr>
        <w:t xml:space="preserve">model including temp_90 × year </w:t>
      </w:r>
      <w:ins w:id="1053" w:author="Thurow, Russ - FS, ID" w:date="2025-09-25T17:47:00Z" w16du:dateUtc="2025-09-25T23:47:00Z">
        <w:r w:rsidR="004A5FBA" w:rsidRPr="00613FB6">
          <w:rPr>
            <w:bCs/>
          </w:rPr>
          <w:t>exhibited</w:t>
        </w:r>
      </w:ins>
      <w:del w:id="1054" w:author="Thurow, Russ - FS, ID" w:date="2025-09-25T17:47:00Z" w16du:dateUtc="2025-09-25T23:47:00Z">
        <w:r w:rsidRPr="00613FB6" w:rsidDel="004A5FBA">
          <w:rPr>
            <w:bCs/>
          </w:rPr>
          <w:delText>showed</w:delText>
        </w:r>
      </w:del>
      <w:r w:rsidRPr="00613FB6">
        <w:rPr>
          <w:bCs/>
        </w:rPr>
        <w:t xml:space="preserve"> a large AIC improvement, </w:t>
      </w:r>
      <w:ins w:id="1055" w:author="Thurow, Russ - FS, ID" w:date="2025-09-25T17:47:00Z" w16du:dateUtc="2025-09-25T23:47:00Z">
        <w:r w:rsidR="004A5FBA" w:rsidRPr="00613FB6">
          <w:rPr>
            <w:bCs/>
          </w:rPr>
          <w:t xml:space="preserve">it </w:t>
        </w:r>
      </w:ins>
      <w:del w:id="1056" w:author="Thurow, Russ - FS, ID" w:date="2025-09-25T17:48:00Z" w16du:dateUtc="2025-09-25T23:48:00Z">
        <w:r w:rsidRPr="00613FB6" w:rsidDel="004A5FBA">
          <w:rPr>
            <w:bCs/>
          </w:rPr>
          <w:delText xml:space="preserve">but </w:delText>
        </w:r>
      </w:del>
      <w:r w:rsidRPr="00613FB6">
        <w:rPr>
          <w:bCs/>
        </w:rPr>
        <w:t>predicted an implausible</w:t>
      </w:r>
      <w:ins w:id="1057" w:author="Thurow, Russ - FS, ID" w:date="2025-09-25T17:48:00Z" w16du:dateUtc="2025-09-25T23:48:00Z">
        <w:r w:rsidR="004A5FBA" w:rsidRPr="00613FB6">
          <w:rPr>
            <w:bCs/>
          </w:rPr>
          <w:t>,</w:t>
        </w:r>
      </w:ins>
      <w:r w:rsidRPr="00613FB6">
        <w:rPr>
          <w:bCs/>
        </w:rPr>
        <w:t xml:space="preserve"> inverted quadratic response, suggesting overfitting or confounding. </w:t>
      </w:r>
      <w:ins w:id="1058" w:author="Thurow, Russ - FS, ID" w:date="2025-09-25T17:48:00Z" w16du:dateUtc="2025-09-25T23:48:00Z">
        <w:r w:rsidR="004A5FBA" w:rsidRPr="00613FB6">
          <w:rPr>
            <w:bCs/>
          </w:rPr>
          <w:t xml:space="preserve">The </w:t>
        </w:r>
      </w:ins>
      <w:del w:id="1059" w:author="Thurow, Russ - FS, ID" w:date="2025-09-25T17:48:00Z" w16du:dateUtc="2025-09-25T23:48:00Z">
        <w:r w:rsidRPr="00613FB6" w:rsidDel="004A5FBA">
          <w:rPr>
            <w:bCs/>
          </w:rPr>
          <w:delText xml:space="preserve">A </w:delText>
        </w:r>
      </w:del>
      <w:r w:rsidRPr="00613FB6">
        <w:rPr>
          <w:bCs/>
        </w:rPr>
        <w:t xml:space="preserve">model with temp_90 × stream produced more reasonable predictions </w:t>
      </w:r>
      <w:ins w:id="1060" w:author="Thurow, Russ - FS, ID" w:date="2025-09-25T17:48:00Z" w16du:dateUtc="2025-09-25T23:48:00Z">
        <w:r w:rsidR="004A5FBA" w:rsidRPr="00613FB6">
          <w:rPr>
            <w:bCs/>
          </w:rPr>
          <w:t>yet</w:t>
        </w:r>
      </w:ins>
      <w:del w:id="1061" w:author="Thurow, Russ - FS, ID" w:date="2025-09-25T17:48:00Z" w16du:dateUtc="2025-09-25T23:48:00Z">
        <w:r w:rsidRPr="00613FB6" w:rsidDel="004A5FBA">
          <w:rPr>
            <w:bCs/>
          </w:rPr>
          <w:delText>but</w:delText>
        </w:r>
      </w:del>
      <w:r w:rsidRPr="00613FB6">
        <w:rPr>
          <w:bCs/>
        </w:rPr>
        <w:t xml:space="preserve"> offered minimal improvement, and most interaction terms were non-significant. These results </w:t>
      </w:r>
      <w:ins w:id="1062" w:author="Thurow, Russ - FS, ID" w:date="2025-09-25T17:48:00Z" w16du:dateUtc="2025-09-25T23:48:00Z">
        <w:r w:rsidR="004A5FBA" w:rsidRPr="00613FB6">
          <w:rPr>
            <w:bCs/>
          </w:rPr>
          <w:t>confirm</w:t>
        </w:r>
      </w:ins>
      <w:del w:id="1063" w:author="Thurow, Russ - FS, ID" w:date="2025-09-25T17:48:00Z" w16du:dateUtc="2025-09-25T23:48:00Z">
        <w:r w:rsidRPr="00613FB6" w:rsidDel="004A5FBA">
          <w:rPr>
            <w:bCs/>
          </w:rPr>
          <w:delText>indicate</w:delText>
        </w:r>
      </w:del>
      <w:r w:rsidRPr="00613FB6">
        <w:rPr>
          <w:bCs/>
        </w:rPr>
        <w:t xml:space="preserve"> that the random slope structure already accounts for much of the variation captured by fixed-effect interactions</w:t>
      </w:r>
      <w:r w:rsidR="008441CD" w:rsidRPr="00613FB6">
        <w:rPr>
          <w:bCs/>
        </w:rPr>
        <w:t xml:space="preserve"> (</w:t>
      </w:r>
      <w:ins w:id="1064" w:author="Thurow, Russ - FS, ID" w:date="2025-10-02T15:15:00Z" w16du:dateUtc="2025-10-02T21:15:00Z">
        <w:r w:rsidR="003C66CB" w:rsidRPr="00613FB6">
          <w:rPr>
            <w:bCs/>
            <w:rPrChange w:id="1065" w:author="Maitland, Bryan - FS, ID" w:date="2025-10-20T12:46:00Z" w16du:dateUtc="2025-10-20T18:46:00Z">
              <w:rPr>
                <w:bCs/>
                <w:highlight w:val="cyan"/>
              </w:rPr>
            </w:rPrChange>
          </w:rPr>
          <w:t xml:space="preserve">Table </w:t>
        </w:r>
      </w:ins>
      <w:ins w:id="1066" w:author="Maitland, Bryan - FS, ID" w:date="2025-10-20T11:16:00Z" w16du:dateUtc="2025-10-20T17:16:00Z">
        <w:r w:rsidR="009A3797" w:rsidRPr="00613FB6">
          <w:rPr>
            <w:bCs/>
            <w:rPrChange w:id="1067" w:author="Maitland, Bryan - FS, ID" w:date="2025-10-20T12:46:00Z" w16du:dateUtc="2025-10-20T18:46:00Z">
              <w:rPr>
                <w:bCs/>
                <w:highlight w:val="cyan"/>
              </w:rPr>
            </w:rPrChange>
          </w:rPr>
          <w:t>1</w:t>
        </w:r>
      </w:ins>
      <w:ins w:id="1068" w:author="Thurow, Russ - FS, ID" w:date="2025-10-02T15:15:00Z" w16du:dateUtc="2025-10-02T21:15:00Z">
        <w:del w:id="1069" w:author="Maitland, Bryan - FS, ID" w:date="2025-10-06T14:55:00Z" w16du:dateUtc="2025-10-06T20:55:00Z">
          <w:r w:rsidR="003C66CB" w:rsidRPr="00613FB6" w:rsidDel="008A0D7A">
            <w:rPr>
              <w:bCs/>
              <w:rPrChange w:id="1070" w:author="Maitland, Bryan - FS, ID" w:date="2025-10-20T12:46:00Z" w16du:dateUtc="2025-10-20T18:46:00Z">
                <w:rPr>
                  <w:bCs/>
                  <w:highlight w:val="cyan"/>
                </w:rPr>
              </w:rPrChange>
            </w:rPr>
            <w:delText>S3</w:delText>
          </w:r>
        </w:del>
      </w:ins>
      <w:ins w:id="1071" w:author="Maitland, Bryan - FS, ID" w:date="2025-10-06T14:55:00Z" w16du:dateUtc="2025-10-06T20:55:00Z">
        <w:r w:rsidR="008A0D7A" w:rsidRPr="00613FB6">
          <w:rPr>
            <w:bCs/>
            <w:rPrChange w:id="1072" w:author="Maitland, Bryan - FS, ID" w:date="2025-10-20T12:46:00Z" w16du:dateUtc="2025-10-20T18:46:00Z">
              <w:rPr>
                <w:bCs/>
                <w:highlight w:val="cyan"/>
              </w:rPr>
            </w:rPrChange>
          </w:rPr>
          <w:t>)</w:t>
        </w:r>
      </w:ins>
      <w:ins w:id="1073" w:author="Thurow, Russ - FS, ID" w:date="2025-10-02T15:15:00Z" w16du:dateUtc="2025-10-02T21:15:00Z">
        <w:del w:id="1074" w:author="Maitland, Bryan - FS, ID" w:date="2025-10-06T14:55:00Z" w16du:dateUtc="2025-10-06T20:55:00Z">
          <w:r w:rsidR="003C66CB" w:rsidRPr="00613FB6" w:rsidDel="008A0D7A">
            <w:rPr>
              <w:bCs/>
              <w:vertAlign w:val="superscript"/>
              <w:rPrChange w:id="1075" w:author="Maitland, Bryan - FS, ID" w:date="2025-10-20T12:46:00Z" w16du:dateUtc="2025-10-20T18:46:00Z">
                <w:rPr>
                  <w:bCs/>
                  <w:highlight w:val="cyan"/>
                  <w:vertAlign w:val="superscript"/>
                </w:rPr>
              </w:rPrChange>
            </w:rPr>
            <w:delText>1</w:delText>
          </w:r>
        </w:del>
      </w:ins>
      <w:del w:id="1076" w:author="Thurow, Russ - FS, ID" w:date="2025-10-02T16:00:00Z" w16du:dateUtc="2025-10-02T22:00:00Z">
        <w:r w:rsidR="008441CD" w:rsidRPr="00613FB6" w:rsidDel="00D35BB0">
          <w:rPr>
            <w:bCs/>
            <w:rPrChange w:id="1077" w:author="Maitland, Bryan - FS, ID" w:date="2025-10-20T12:46:00Z" w16du:dateUtc="2025-10-20T18:46:00Z">
              <w:rPr>
                <w:bCs/>
                <w:highlight w:val="cyan"/>
              </w:rPr>
            </w:rPrChange>
          </w:rPr>
          <w:delText xml:space="preserve">Appendix </w:delText>
        </w:r>
      </w:del>
      <w:del w:id="1078" w:author="Thurow, Russ - FS, ID" w:date="2025-09-25T21:42:00Z" w16du:dateUtc="2025-09-26T03:42:00Z">
        <w:r w:rsidR="008441CD" w:rsidRPr="00613FB6" w:rsidDel="007916B4">
          <w:rPr>
            <w:bCs/>
            <w:rPrChange w:id="1079" w:author="Maitland, Bryan - FS, ID" w:date="2025-10-20T12:46:00Z" w16du:dateUtc="2025-10-20T18:46:00Z">
              <w:rPr>
                <w:bCs/>
                <w:highlight w:val="cyan"/>
              </w:rPr>
            </w:rPrChange>
          </w:rPr>
          <w:delText>A</w:delText>
        </w:r>
        <w:r w:rsidR="008441CD" w:rsidRPr="00613FB6" w:rsidDel="007916B4">
          <w:rPr>
            <w:bCs/>
          </w:rPr>
          <w:delText>)</w:delText>
        </w:r>
      </w:del>
      <w:r w:rsidRPr="00613FB6">
        <w:rPr>
          <w:bCs/>
        </w:rPr>
        <w:t>.</w:t>
      </w:r>
    </w:p>
    <w:p w14:paraId="04A6896D" w14:textId="77777777" w:rsidR="000511AC" w:rsidRPr="00613FB6" w:rsidRDefault="000511AC">
      <w:pPr>
        <w:spacing w:after="240" w:line="480" w:lineRule="auto"/>
        <w:ind w:firstLine="720"/>
        <w:rPr>
          <w:ins w:id="1080" w:author="Maitland, Bryan - FS, ID" w:date="2025-09-23T15:18:00Z"/>
          <w:bCs/>
        </w:rPr>
        <w:pPrChange w:id="1081" w:author="Maitland, Bryan - FS, ID" w:date="2025-10-08T14:07:00Z" w16du:dateUtc="2025-10-08T20:07:00Z">
          <w:pPr>
            <w:spacing w:after="240" w:line="480" w:lineRule="auto"/>
          </w:pPr>
        </w:pPrChange>
      </w:pPr>
    </w:p>
    <w:p w14:paraId="06E65DE9" w14:textId="0CA2EDA5" w:rsidR="00E76F20" w:rsidDel="00EE26BE" w:rsidRDefault="004A5FBA" w:rsidP="00EE26BE">
      <w:pPr>
        <w:spacing w:line="480" w:lineRule="auto"/>
        <w:ind w:firstLine="720"/>
        <w:rPr>
          <w:del w:id="1082" w:author="Maitland, Bryan - FS, ID" w:date="2025-10-20T13:18:00Z" w16du:dateUtc="2025-10-20T19:18:00Z"/>
          <w:bCs/>
        </w:rPr>
      </w:pPr>
      <w:ins w:id="1083" w:author="Thurow, Russ - FS, ID" w:date="2025-09-25T17:49:00Z" w16du:dateUtc="2025-09-25T23:49:00Z">
        <w:r w:rsidRPr="00613FB6">
          <w:rPr>
            <w:bCs/>
          </w:rPr>
          <w:t xml:space="preserve">These results led us to </w:t>
        </w:r>
      </w:ins>
      <w:del w:id="1084" w:author="Thurow, Russ - FS, ID" w:date="2025-09-25T17:49:00Z" w16du:dateUtc="2025-09-25T23:49:00Z">
        <w:r w:rsidR="00E76F20" w:rsidRPr="00613FB6" w:rsidDel="004A5FBA">
          <w:rPr>
            <w:bCs/>
          </w:rPr>
          <w:delText xml:space="preserve">On this basis, we </w:delText>
        </w:r>
      </w:del>
      <w:r w:rsidR="00E76F20" w:rsidRPr="00613FB6">
        <w:rPr>
          <w:bCs/>
        </w:rPr>
        <w:t>retain</w:t>
      </w:r>
      <w:del w:id="1085" w:author="Thurow, Russ - FS, ID" w:date="2025-09-25T17:49:00Z" w16du:dateUtc="2025-09-25T23:49:00Z">
        <w:r w:rsidR="00E76F20" w:rsidRPr="00613FB6" w:rsidDel="004A5FBA">
          <w:rPr>
            <w:bCs/>
          </w:rPr>
          <w:delText>ed</w:delText>
        </w:r>
      </w:del>
      <w:r w:rsidR="00E76F20" w:rsidRPr="00613FB6">
        <w:rPr>
          <w:bCs/>
        </w:rPr>
        <w:t xml:space="preserve"> the random slope model</w:t>
      </w:r>
      <w:ins w:id="1086" w:author="Thurow, Russ - FS, ID" w:date="2025-09-25T17:49:00Z" w16du:dateUtc="2025-09-25T23:49:00Z">
        <w:r w:rsidRPr="00613FB6">
          <w:rPr>
            <w:bCs/>
          </w:rPr>
          <w:t>,</w:t>
        </w:r>
      </w:ins>
      <w:r w:rsidR="00E76F20" w:rsidRPr="00613FB6">
        <w:rPr>
          <w:bCs/>
        </w:rPr>
        <w:t xml:space="preserve"> without interactions</w:t>
      </w:r>
      <w:ins w:id="1087" w:author="Thurow, Russ - FS, ID" w:date="2025-09-25T17:50:00Z" w16du:dateUtc="2025-09-25T23:50:00Z">
        <w:r w:rsidRPr="00613FB6">
          <w:rPr>
            <w:bCs/>
          </w:rPr>
          <w:t>,</w:t>
        </w:r>
      </w:ins>
      <w:r w:rsidR="00E76F20" w:rsidRPr="00613FB6">
        <w:rPr>
          <w:bCs/>
        </w:rPr>
        <w:t xml:space="preserve"> as our final model</w:t>
      </w:r>
      <w:ins w:id="1088" w:author="Maitland, Bryan - FS, ID" w:date="2025-10-20T11:17:00Z" w16du:dateUtc="2025-10-20T17:17:00Z">
        <w:r w:rsidR="009A3797" w:rsidRPr="00613FB6">
          <w:rPr>
            <w:bCs/>
          </w:rPr>
          <w:t xml:space="preserve"> (m16_rs)</w:t>
        </w:r>
      </w:ins>
      <w:del w:id="1089" w:author="Maitland, Bryan - FS, ID" w:date="2025-10-08T14:07:00Z" w16du:dateUtc="2025-10-08T20:07:00Z">
        <w:r w:rsidR="00E76F20" w:rsidRPr="00613FB6" w:rsidDel="00283F57">
          <w:rPr>
            <w:bCs/>
          </w:rPr>
          <w:delText xml:space="preserve"> (m16_rs)</w:delText>
        </w:r>
      </w:del>
      <w:r w:rsidR="00E76F20" w:rsidRPr="00613FB6">
        <w:rPr>
          <w:bCs/>
        </w:rPr>
        <w:t>, which w</w:t>
      </w:r>
      <w:ins w:id="1090" w:author="Thurow, Russ - FS, ID" w:date="2025-09-25T17:50:00Z" w16du:dateUtc="2025-09-25T23:50:00Z">
        <w:r w:rsidRPr="00613FB6">
          <w:rPr>
            <w:bCs/>
          </w:rPr>
          <w:t>e</w:t>
        </w:r>
      </w:ins>
      <w:del w:id="1091" w:author="Thurow, Russ - FS, ID" w:date="2025-09-25T17:50:00Z" w16du:dateUtc="2025-09-25T23:50:00Z">
        <w:r w:rsidR="00E76F20" w:rsidRPr="00613FB6" w:rsidDel="004A5FBA">
          <w:rPr>
            <w:bCs/>
          </w:rPr>
          <w:delText>as</w:delText>
        </w:r>
      </w:del>
      <w:r w:rsidR="00E76F20" w:rsidRPr="00613FB6">
        <w:rPr>
          <w:bCs/>
        </w:rPr>
        <w:t xml:space="preserve"> refit with REML for interpretation. This model balances explanatory power, biological realism, and parsimony: it captures general patterns in spawn timing via fixed effects</w:t>
      </w:r>
      <w:ins w:id="1092" w:author="Thurow, Russ - FS, ID" w:date="2025-09-25T17:50:00Z" w16du:dateUtc="2025-09-25T23:50:00Z">
        <w:del w:id="1093" w:author="Maitland, Bryan - FS, ID" w:date="2025-10-20T11:03:00Z" w16du:dateUtc="2025-10-20T17:03:00Z">
          <w:r w:rsidRPr="00613FB6" w:rsidDel="00F629FA">
            <w:rPr>
              <w:bCs/>
            </w:rPr>
            <w:delText>,</w:delText>
          </w:r>
        </w:del>
      </w:ins>
      <w:r w:rsidR="00E76F20" w:rsidRPr="00613FB6">
        <w:rPr>
          <w:bCs/>
        </w:rPr>
        <w:t xml:space="preserve"> and accommodates local deviations in thermal sensitivity via random slopes. </w:t>
      </w:r>
      <w:ins w:id="1094" w:author="Thurow, Russ - FS, ID" w:date="2025-09-25T17:50:00Z" w16du:dateUtc="2025-09-25T23:50:00Z">
        <w:r w:rsidRPr="00613FB6">
          <w:rPr>
            <w:bCs/>
          </w:rPr>
          <w:t>Consequently, t</w:t>
        </w:r>
      </w:ins>
      <w:del w:id="1095" w:author="Thurow, Russ - FS, ID" w:date="2025-09-25T17:50:00Z" w16du:dateUtc="2025-09-25T23:50:00Z">
        <w:r w:rsidR="00E76F20" w:rsidRPr="00613FB6" w:rsidDel="004A5FBA">
          <w:rPr>
            <w:bCs/>
          </w:rPr>
          <w:delText>T</w:delText>
        </w:r>
      </w:del>
      <w:r w:rsidR="00E76F20" w:rsidRPr="00613FB6">
        <w:rPr>
          <w:bCs/>
        </w:rPr>
        <w:t xml:space="preserve">his </w:t>
      </w:r>
      <w:ins w:id="1096" w:author="Thurow, Russ - FS, ID" w:date="2025-09-25T17:50:00Z" w16du:dateUtc="2025-09-25T23:50:00Z">
        <w:r w:rsidRPr="00613FB6">
          <w:rPr>
            <w:bCs/>
          </w:rPr>
          <w:t xml:space="preserve">model </w:t>
        </w:r>
      </w:ins>
      <w:r w:rsidR="00E76F20" w:rsidRPr="00613FB6">
        <w:rPr>
          <w:bCs/>
        </w:rPr>
        <w:t>structure form</w:t>
      </w:r>
      <w:ins w:id="1097" w:author="Thurow, Russ - FS, ID" w:date="2025-09-25T17:50:00Z" w16du:dateUtc="2025-09-25T23:50:00Z">
        <w:r w:rsidRPr="00613FB6">
          <w:rPr>
            <w:bCs/>
          </w:rPr>
          <w:t>ed</w:t>
        </w:r>
      </w:ins>
      <w:del w:id="1098" w:author="Thurow, Russ - FS, ID" w:date="2025-09-25T17:51:00Z" w16du:dateUtc="2025-09-25T23:51:00Z">
        <w:r w:rsidR="00E76F20" w:rsidRPr="00613FB6" w:rsidDel="004A5FBA">
          <w:rPr>
            <w:bCs/>
          </w:rPr>
          <w:delText>s</w:delText>
        </w:r>
      </w:del>
      <w:r w:rsidR="00E76F20" w:rsidRPr="00613FB6">
        <w:rPr>
          <w:bCs/>
        </w:rPr>
        <w:t xml:space="preserve"> the basis for subsequent diagnostics, predictions, and ecological interpretation.</w:t>
      </w:r>
    </w:p>
    <w:p w14:paraId="04E7CD9E" w14:textId="77777777" w:rsidR="00EE26BE" w:rsidRPr="00613FB6" w:rsidRDefault="00EE26BE" w:rsidP="00225BCA">
      <w:pPr>
        <w:spacing w:line="480" w:lineRule="auto"/>
        <w:ind w:firstLine="720"/>
        <w:rPr>
          <w:ins w:id="1099" w:author="Maitland, Bryan - FS, ID" w:date="2025-10-20T13:18:00Z" w16du:dateUtc="2025-10-20T19:18:00Z"/>
          <w:bCs/>
        </w:rPr>
      </w:pPr>
    </w:p>
    <w:p w14:paraId="3E2EB268" w14:textId="77777777" w:rsidR="00225BCA" w:rsidRPr="00613FB6" w:rsidDel="001D6C6F" w:rsidRDefault="00225BCA">
      <w:pPr>
        <w:spacing w:line="480" w:lineRule="auto"/>
        <w:rPr>
          <w:del w:id="1100" w:author="Maitland, Bryan - FS, ID" w:date="2025-10-20T12:42:00Z" w16du:dateUtc="2025-10-20T18:42:00Z"/>
          <w:bCs/>
        </w:rPr>
        <w:pPrChange w:id="1101" w:author="Maitland, Bryan - FS, ID" w:date="2025-10-20T13:18:00Z" w16du:dateUtc="2025-10-20T19:18:00Z">
          <w:pPr>
            <w:spacing w:line="480" w:lineRule="auto"/>
            <w:ind w:firstLine="720"/>
          </w:pPr>
        </w:pPrChange>
      </w:pPr>
    </w:p>
    <w:p w14:paraId="71BB3802" w14:textId="385A8B14" w:rsidR="00B813EE" w:rsidRPr="00613FB6" w:rsidRDefault="00B813EE">
      <w:pPr>
        <w:spacing w:line="480" w:lineRule="auto"/>
        <w:rPr>
          <w:ins w:id="1102" w:author="Maitland, Bryan - FS, ID" w:date="2025-10-20T12:23:00Z" w16du:dateUtc="2025-10-20T18:23:00Z"/>
          <w:b/>
        </w:rPr>
        <w:pPrChange w:id="1103" w:author="Maitland, Bryan - FS, ID" w:date="2025-10-20T13:18:00Z" w16du:dateUtc="2025-10-20T19:18:00Z">
          <w:pPr/>
        </w:pPrChange>
      </w:pPr>
    </w:p>
    <w:p w14:paraId="52215002" w14:textId="4F9A6901" w:rsidR="00AE2F22" w:rsidRPr="00CD6A4D" w:rsidRDefault="00AE2F22" w:rsidP="00225BCA">
      <w:pPr>
        <w:spacing w:line="480" w:lineRule="auto"/>
        <w:rPr>
          <w:b/>
          <w:i/>
          <w:iCs/>
          <w:rPrChange w:id="1104" w:author="Maitland, Bryan - FS, ID" w:date="2025-10-21T14:03:00Z" w16du:dateUtc="2025-10-21T20:03:00Z">
            <w:rPr>
              <w:b/>
            </w:rPr>
          </w:rPrChange>
        </w:rPr>
      </w:pPr>
      <w:del w:id="1105" w:author="Maitland, Bryan - FS, ID" w:date="2025-10-21T14:03:00Z" w16du:dateUtc="2025-10-21T20:03:00Z">
        <w:r w:rsidRPr="00CD6A4D" w:rsidDel="00CD6A4D">
          <w:rPr>
            <w:b/>
            <w:i/>
            <w:iCs/>
            <w:rPrChange w:id="1106" w:author="Maitland, Bryan - FS, ID" w:date="2025-10-21T14:03:00Z" w16du:dateUtc="2025-10-21T20:03:00Z">
              <w:rPr>
                <w:b/>
              </w:rPr>
            </w:rPrChange>
          </w:rPr>
          <w:lastRenderedPageBreak/>
          <w:delText xml:space="preserve">3.3 </w:delText>
        </w:r>
      </w:del>
      <w:r w:rsidRPr="00CD6A4D">
        <w:rPr>
          <w:b/>
          <w:i/>
          <w:iCs/>
          <w:rPrChange w:id="1107" w:author="Maitland, Bryan - FS, ID" w:date="2025-10-21T14:03:00Z" w16du:dateUtc="2025-10-21T20:03:00Z">
            <w:rPr>
              <w:b/>
            </w:rPr>
          </w:rPrChange>
        </w:rPr>
        <w:t>Final model</w:t>
      </w:r>
      <w:r w:rsidR="0081320C" w:rsidRPr="00CD6A4D">
        <w:rPr>
          <w:b/>
          <w:i/>
          <w:iCs/>
          <w:rPrChange w:id="1108" w:author="Maitland, Bryan - FS, ID" w:date="2025-10-21T14:03:00Z" w16du:dateUtc="2025-10-21T20:03:00Z">
            <w:rPr>
              <w:b/>
            </w:rPr>
          </w:rPrChange>
        </w:rPr>
        <w:t xml:space="preserve"> fit and</w:t>
      </w:r>
      <w:r w:rsidRPr="00CD6A4D">
        <w:rPr>
          <w:b/>
          <w:i/>
          <w:iCs/>
          <w:rPrChange w:id="1109" w:author="Maitland, Bryan - FS, ID" w:date="2025-10-21T14:03:00Z" w16du:dateUtc="2025-10-21T20:03:00Z">
            <w:rPr>
              <w:b/>
            </w:rPr>
          </w:rPrChange>
        </w:rPr>
        <w:t xml:space="preserve"> diagnostics</w:t>
      </w:r>
    </w:p>
    <w:p w14:paraId="60393BC9" w14:textId="1181E193" w:rsidR="0081320C" w:rsidRPr="00613FB6" w:rsidDel="00B813EE" w:rsidRDefault="0081320C" w:rsidP="00225BCA">
      <w:pPr>
        <w:spacing w:line="480" w:lineRule="auto"/>
        <w:rPr>
          <w:ins w:id="1110" w:author="Thurow, Russ - FS, ID" w:date="2025-09-25T22:04:00Z" w16du:dateUtc="2025-09-26T04:04:00Z"/>
          <w:del w:id="1111" w:author="Maitland, Bryan - FS, ID" w:date="2025-10-20T12:32:00Z" w16du:dateUtc="2025-10-20T18:32:00Z"/>
          <w:bCs/>
        </w:rPr>
      </w:pPr>
      <w:r w:rsidRPr="00613FB6">
        <w:rPr>
          <w:bCs/>
        </w:rPr>
        <w:t>Model fit for the final model (`m16_rs`) was strong</w:t>
      </w:r>
      <w:del w:id="1112" w:author="Thurow, Russ - FS, ID" w:date="2025-09-25T22:07:00Z" w16du:dateUtc="2025-09-26T04:07:00Z">
        <w:r w:rsidRPr="00613FB6" w:rsidDel="00225BCA">
          <w:rPr>
            <w:bCs/>
          </w:rPr>
          <w:delText xml:space="preserve"> (</w:delText>
        </w:r>
        <w:r w:rsidRPr="00613FB6" w:rsidDel="00225BCA">
          <w:rPr>
            <w:bCs/>
            <w:rPrChange w:id="1113" w:author="Maitland, Bryan - FS, ID" w:date="2025-10-20T12:46:00Z" w16du:dateUtc="2025-10-20T18:46:00Z">
              <w:rPr>
                <w:bCs/>
                <w:highlight w:val="green"/>
              </w:rPr>
            </w:rPrChange>
          </w:rPr>
          <w:delText xml:space="preserve">Table </w:delText>
        </w:r>
        <w:r w:rsidR="000C552A" w:rsidRPr="00613FB6" w:rsidDel="00225BCA">
          <w:rPr>
            <w:bCs/>
            <w:rPrChange w:id="1114" w:author="Maitland, Bryan - FS, ID" w:date="2025-10-20T12:46:00Z" w16du:dateUtc="2025-10-20T18:46:00Z">
              <w:rPr>
                <w:bCs/>
                <w:highlight w:val="green"/>
              </w:rPr>
            </w:rPrChange>
          </w:rPr>
          <w:delText>2</w:delText>
        </w:r>
        <w:r w:rsidRPr="00613FB6" w:rsidDel="00225BCA">
          <w:rPr>
            <w:bCs/>
            <w:rPrChange w:id="1115" w:author="Maitland, Bryan - FS, ID" w:date="2025-10-20T12:46:00Z" w16du:dateUtc="2025-10-20T18:46:00Z">
              <w:rPr>
                <w:bCs/>
                <w:highlight w:val="yellow"/>
              </w:rPr>
            </w:rPrChange>
          </w:rPr>
          <w:delText>)</w:delText>
        </w:r>
      </w:del>
      <w:r w:rsidRPr="00613FB6">
        <w:rPr>
          <w:bCs/>
        </w:rPr>
        <w:t>: marginal R² (fixed effects only) was 0.698, while conditional R² (fixed + random effects) was 0.985</w:t>
      </w:r>
      <w:ins w:id="1116" w:author="Thurow, Russ - FS, ID" w:date="2025-09-25T22:07:00Z" w16du:dateUtc="2025-09-26T04:07:00Z">
        <w:r w:rsidR="00225BCA" w:rsidRPr="00613FB6">
          <w:rPr>
            <w:bCs/>
          </w:rPr>
          <w:t xml:space="preserve"> (</w:t>
        </w:r>
        <w:r w:rsidR="00225BCA" w:rsidRPr="00613FB6">
          <w:rPr>
            <w:bCs/>
            <w:rPrChange w:id="1117" w:author="Maitland, Bryan - FS, ID" w:date="2025-10-20T12:46:00Z" w16du:dateUtc="2025-10-20T18:46:00Z">
              <w:rPr>
                <w:bCs/>
                <w:highlight w:val="green"/>
              </w:rPr>
            </w:rPrChange>
          </w:rPr>
          <w:t>Table 2)</w:t>
        </w:r>
      </w:ins>
      <w:r w:rsidRPr="00613FB6">
        <w:rPr>
          <w:bCs/>
          <w:rPrChange w:id="1118" w:author="Maitland, Bryan - FS, ID" w:date="2025-10-20T12:46:00Z" w16du:dateUtc="2025-10-20T18:46:00Z">
            <w:rPr>
              <w:bCs/>
              <w:highlight w:val="green"/>
            </w:rPr>
          </w:rPrChange>
        </w:rPr>
        <w:t>,</w:t>
      </w:r>
      <w:r w:rsidRPr="00613FB6">
        <w:rPr>
          <w:bCs/>
        </w:rPr>
        <w:t xml:space="preserve"> indicating that most explanatory power came from spatially varying temperature responses. Combined with high ICC (0.95), these diagnostics and confirm that the final model effectively captured both broad-scale structure and stream-level heterogeneity in spawn timing.</w:t>
      </w:r>
    </w:p>
    <w:p w14:paraId="7C7FC5CC" w14:textId="77777777" w:rsidR="00225BCA" w:rsidRPr="00613FB6" w:rsidRDefault="00225BCA" w:rsidP="00225BCA">
      <w:pPr>
        <w:spacing w:line="480" w:lineRule="auto"/>
        <w:rPr>
          <w:bCs/>
        </w:rPr>
      </w:pPr>
    </w:p>
    <w:p w14:paraId="2F37F494" w14:textId="662DD752" w:rsidR="000C552A" w:rsidRPr="00613FB6" w:rsidDel="00B813EE" w:rsidRDefault="000C552A" w:rsidP="0081320C">
      <w:pPr>
        <w:spacing w:after="240" w:line="480" w:lineRule="auto"/>
        <w:rPr>
          <w:moveFrom w:id="1119" w:author="Maitland, Bryan - FS, ID" w:date="2025-10-20T12:32:00Z" w16du:dateUtc="2025-10-20T18:32:00Z"/>
          <w:bCs/>
        </w:rPr>
      </w:pPr>
      <w:moveFromRangeStart w:id="1120" w:author="Maitland, Bryan - FS, ID" w:date="2025-10-20T12:32:00Z" w:name="move211855963"/>
      <w:moveFrom w:id="1121" w:author="Maitland, Bryan - FS, ID" w:date="2025-10-20T12:32:00Z" w16du:dateUtc="2025-10-20T18:32:00Z">
        <w:r w:rsidRPr="00613FB6" w:rsidDel="00B813EE">
          <w:rPr>
            <w:bCs/>
          </w:rPr>
          <w:t xml:space="preserve">Table 2. Parameter estimates from </w:t>
        </w:r>
        <w:ins w:id="1122" w:author="Thurow, Russ - FS, ID" w:date="2025-09-25T22:05:00Z" w16du:dateUtc="2025-09-26T04:05:00Z">
          <w:r w:rsidR="00225BCA" w:rsidRPr="00613FB6" w:rsidDel="00B813EE">
            <w:rPr>
              <w:bCs/>
            </w:rPr>
            <w:t xml:space="preserve">the </w:t>
          </w:r>
        </w:ins>
        <w:r w:rsidRPr="00613FB6" w:rsidDel="00B813EE">
          <w:rPr>
            <w:bCs/>
          </w:rPr>
          <w:t xml:space="preserve">final model. </w:t>
        </w:r>
        <w:ins w:id="1123" w:author="Thurow, Russ - FS, ID" w:date="2025-09-25T22:05:00Z" w16du:dateUtc="2025-09-26T04:05:00Z">
          <w:r w:rsidR="00225BCA" w:rsidRPr="00613FB6" w:rsidDel="00B813EE">
            <w:rPr>
              <w:bCs/>
            </w:rPr>
            <w:t>CI represents the 95% confidence in</w:t>
          </w:r>
        </w:ins>
        <w:ins w:id="1124" w:author="Thurow, Russ - FS, ID" w:date="2025-09-25T22:06:00Z" w16du:dateUtc="2025-09-26T04:06:00Z">
          <w:r w:rsidR="00225BCA" w:rsidRPr="00613FB6" w:rsidDel="00B813EE">
            <w:rPr>
              <w:bCs/>
            </w:rPr>
            <w:t>terval.</w:t>
          </w:r>
        </w:ins>
      </w:moveFrom>
    </w:p>
    <w:tbl>
      <w:tblPr>
        <w:tblW w:w="5000" w:type="dxa"/>
        <w:tblLook w:val="04A0" w:firstRow="1" w:lastRow="0" w:firstColumn="1" w:lastColumn="0" w:noHBand="0" w:noVBand="1"/>
        <w:tblPrChange w:id="1125" w:author="Maitland, Bryan - FS, ID" w:date="2025-10-21T13:39:00Z" w16du:dateUtc="2025-10-21T19:39:00Z">
          <w:tblPr>
            <w:tblW w:w="5000" w:type="dxa"/>
            <w:tblLook w:val="04A0" w:firstRow="1" w:lastRow="0" w:firstColumn="1" w:lastColumn="0" w:noHBand="0" w:noVBand="1"/>
          </w:tblPr>
        </w:tblPrChange>
      </w:tblPr>
      <w:tblGrid>
        <w:gridCol w:w="1710"/>
        <w:gridCol w:w="994"/>
        <w:gridCol w:w="1516"/>
        <w:gridCol w:w="780"/>
        <w:tblGridChange w:id="1126">
          <w:tblGrid>
            <w:gridCol w:w="1710"/>
            <w:gridCol w:w="994"/>
            <w:gridCol w:w="1516"/>
            <w:gridCol w:w="780"/>
          </w:tblGrid>
        </w:tblGridChange>
      </w:tblGrid>
      <w:tr w:rsidR="000C552A" w:rsidRPr="00613FB6" w:rsidDel="00B35ACD" w14:paraId="23560F25" w14:textId="1B44CB28" w:rsidTr="00B35ACD">
        <w:trPr>
          <w:trHeight w:val="330"/>
          <w:del w:id="1127" w:author="Maitland, Bryan - FS, ID" w:date="2025-10-21T13:39:00Z" w16du:dateUtc="2025-10-21T19:39:00Z"/>
          <w:trPrChange w:id="1128" w:author="Maitland, Bryan - FS, ID" w:date="2025-10-21T13:39:00Z" w16du:dateUtc="2025-10-21T19:39:00Z">
            <w:trPr>
              <w:trHeight w:val="330"/>
            </w:trPr>
          </w:trPrChange>
        </w:trPr>
        <w:tc>
          <w:tcPr>
            <w:tcW w:w="1710" w:type="dxa"/>
            <w:tcBorders>
              <w:top w:val="double" w:sz="6" w:space="0" w:color="000000"/>
              <w:left w:val="nil"/>
              <w:bottom w:val="single" w:sz="8" w:space="0" w:color="000000"/>
              <w:right w:val="nil"/>
            </w:tcBorders>
            <w:vAlign w:val="center"/>
            <w:hideMark/>
            <w:tcPrChange w:id="1129" w:author="Maitland, Bryan - FS, ID" w:date="2025-10-21T13:39:00Z" w16du:dateUtc="2025-10-21T19:39:00Z">
              <w:tcPr>
                <w:tcW w:w="1990" w:type="dxa"/>
                <w:tcBorders>
                  <w:top w:val="double" w:sz="6" w:space="0" w:color="000000"/>
                  <w:left w:val="nil"/>
                  <w:bottom w:val="single" w:sz="8" w:space="0" w:color="000000"/>
                  <w:right w:val="nil"/>
                </w:tcBorders>
                <w:vAlign w:val="center"/>
                <w:hideMark/>
              </w:tcPr>
            </w:tcPrChange>
          </w:tcPr>
          <w:p w14:paraId="335E78FE" w14:textId="45DFCB80" w:rsidR="000C552A" w:rsidRPr="00613FB6" w:rsidDel="00B35ACD" w:rsidRDefault="000C552A" w:rsidP="000C552A">
            <w:pPr>
              <w:rPr>
                <w:del w:id="1130" w:author="Maitland, Bryan - FS, ID" w:date="2025-10-21T13:39:00Z" w16du:dateUtc="2025-10-21T19:39:00Z"/>
                <w:moveFrom w:id="1131" w:author="Maitland, Bryan - FS, ID" w:date="2025-10-20T12:32:00Z" w16du:dateUtc="2025-10-20T18:32:00Z"/>
                <w:rFonts w:eastAsia="Times New Roman"/>
                <w:i/>
                <w:iCs/>
                <w:color w:val="000000"/>
                <w:sz w:val="20"/>
                <w:szCs w:val="20"/>
                <w:rPrChange w:id="1132" w:author="Maitland, Bryan - FS, ID" w:date="2025-10-20T12:46:00Z" w16du:dateUtc="2025-10-20T18:46:00Z">
                  <w:rPr>
                    <w:del w:id="1133" w:author="Maitland, Bryan - FS, ID" w:date="2025-10-21T13:39:00Z" w16du:dateUtc="2025-10-21T19:39:00Z"/>
                    <w:moveFrom w:id="1134" w:author="Maitland, Bryan - FS, ID" w:date="2025-10-20T12:32:00Z" w16du:dateUtc="2025-10-20T18:32:00Z"/>
                    <w:rFonts w:ascii="Aptos Narrow" w:eastAsia="Times New Roman" w:hAnsi="Aptos Narrow"/>
                    <w:i/>
                    <w:iCs/>
                    <w:color w:val="000000"/>
                    <w:sz w:val="18"/>
                    <w:szCs w:val="18"/>
                  </w:rPr>
                </w:rPrChange>
              </w:rPr>
            </w:pPr>
            <w:moveFrom w:id="1135" w:author="Maitland, Bryan - FS, ID" w:date="2025-10-20T12:32:00Z" w16du:dateUtc="2025-10-20T18:32:00Z">
              <w:del w:id="1136" w:author="Maitland, Bryan - FS, ID" w:date="2025-10-21T13:39:00Z" w16du:dateUtc="2025-10-21T19:39:00Z">
                <w:r w:rsidRPr="00613FB6" w:rsidDel="00B35ACD">
                  <w:rPr>
                    <w:rFonts w:eastAsia="Times New Roman"/>
                    <w:i/>
                    <w:iCs/>
                    <w:color w:val="000000"/>
                    <w:sz w:val="20"/>
                    <w:szCs w:val="20"/>
                    <w:rPrChange w:id="1137" w:author="Maitland, Bryan - FS, ID" w:date="2025-10-20T12:46:00Z" w16du:dateUtc="2025-10-20T18:46:00Z">
                      <w:rPr>
                        <w:rFonts w:ascii="Aptos Narrow" w:eastAsia="Times New Roman" w:hAnsi="Aptos Narrow"/>
                        <w:i/>
                        <w:iCs/>
                        <w:color w:val="000000"/>
                        <w:sz w:val="18"/>
                        <w:szCs w:val="18"/>
                      </w:rPr>
                    </w:rPrChange>
                  </w:rPr>
                  <w:delText> </w:delText>
                </w:r>
              </w:del>
            </w:moveFrom>
          </w:p>
        </w:tc>
        <w:tc>
          <w:tcPr>
            <w:tcW w:w="3290" w:type="dxa"/>
            <w:gridSpan w:val="3"/>
            <w:tcBorders>
              <w:top w:val="double" w:sz="6" w:space="0" w:color="000000"/>
              <w:left w:val="nil"/>
              <w:bottom w:val="single" w:sz="8" w:space="0" w:color="000000"/>
              <w:right w:val="nil"/>
            </w:tcBorders>
            <w:vAlign w:val="center"/>
            <w:hideMark/>
            <w:tcPrChange w:id="1138" w:author="Maitland, Bryan - FS, ID" w:date="2025-10-21T13:39:00Z" w16du:dateUtc="2025-10-21T19:39:00Z">
              <w:tcPr>
                <w:tcW w:w="3010" w:type="dxa"/>
                <w:gridSpan w:val="3"/>
                <w:tcBorders>
                  <w:top w:val="double" w:sz="6" w:space="0" w:color="000000"/>
                  <w:left w:val="nil"/>
                  <w:bottom w:val="single" w:sz="8" w:space="0" w:color="000000"/>
                  <w:right w:val="nil"/>
                </w:tcBorders>
                <w:vAlign w:val="center"/>
                <w:hideMark/>
              </w:tcPr>
            </w:tcPrChange>
          </w:tcPr>
          <w:p w14:paraId="4A54693C" w14:textId="42BE580D" w:rsidR="000C552A" w:rsidRPr="00613FB6" w:rsidDel="00B35ACD" w:rsidRDefault="00DC0800" w:rsidP="000C552A">
            <w:pPr>
              <w:jc w:val="center"/>
              <w:rPr>
                <w:del w:id="1139" w:author="Maitland, Bryan - FS, ID" w:date="2025-10-21T13:39:00Z" w16du:dateUtc="2025-10-21T19:39:00Z"/>
                <w:moveFrom w:id="1140" w:author="Maitland, Bryan - FS, ID" w:date="2025-10-20T12:32:00Z" w16du:dateUtc="2025-10-20T18:32:00Z"/>
                <w:rFonts w:eastAsia="Times New Roman"/>
                <w:i/>
                <w:iCs/>
                <w:color w:val="000000"/>
                <w:sz w:val="20"/>
                <w:szCs w:val="20"/>
                <w:rPrChange w:id="1141" w:author="Maitland, Bryan - FS, ID" w:date="2025-10-20T12:46:00Z" w16du:dateUtc="2025-10-20T18:46:00Z">
                  <w:rPr>
                    <w:del w:id="1142" w:author="Maitland, Bryan - FS, ID" w:date="2025-10-21T13:39:00Z" w16du:dateUtc="2025-10-21T19:39:00Z"/>
                    <w:moveFrom w:id="1143" w:author="Maitland, Bryan - FS, ID" w:date="2025-10-20T12:32:00Z" w16du:dateUtc="2025-10-20T18:32:00Z"/>
                    <w:rFonts w:ascii="Aptos Narrow" w:eastAsia="Times New Roman" w:hAnsi="Aptos Narrow"/>
                    <w:i/>
                    <w:iCs/>
                    <w:color w:val="000000"/>
                    <w:sz w:val="18"/>
                    <w:szCs w:val="18"/>
                  </w:rPr>
                </w:rPrChange>
              </w:rPr>
            </w:pPr>
            <w:moveFrom w:id="1144" w:author="Maitland, Bryan - FS, ID" w:date="2025-10-20T12:32:00Z" w16du:dateUtc="2025-10-20T18:32:00Z">
              <w:del w:id="1145" w:author="Maitland, Bryan - FS, ID" w:date="2025-10-21T13:39:00Z" w16du:dateUtc="2025-10-21T19:39:00Z">
                <w:r w:rsidRPr="00613FB6" w:rsidDel="00B35ACD">
                  <w:rPr>
                    <w:bCs/>
                    <w:sz w:val="20"/>
                    <w:szCs w:val="20"/>
                    <w:rPrChange w:id="1146" w:author="Maitland, Bryan - FS, ID" w:date="2025-10-20T12:46:00Z" w16du:dateUtc="2025-10-20T18:46:00Z">
                      <w:rPr>
                        <w:bCs/>
                      </w:rPr>
                    </w:rPrChange>
                  </w:rPr>
                  <w:delText>m16_rs</w:delText>
                </w:r>
              </w:del>
            </w:moveFrom>
          </w:p>
        </w:tc>
      </w:tr>
      <w:tr w:rsidR="000C552A" w:rsidRPr="00613FB6" w:rsidDel="00B35ACD" w14:paraId="2DF319CD" w14:textId="1BC6F032" w:rsidTr="00B35ACD">
        <w:trPr>
          <w:trHeight w:val="315"/>
          <w:del w:id="1147" w:author="Maitland, Bryan - FS, ID" w:date="2025-10-21T13:39:00Z" w16du:dateUtc="2025-10-21T19:39:00Z"/>
          <w:trPrChange w:id="1148" w:author="Maitland, Bryan - FS, ID" w:date="2025-10-21T13:39:00Z" w16du:dateUtc="2025-10-21T19:39:00Z">
            <w:trPr>
              <w:trHeight w:val="315"/>
            </w:trPr>
          </w:trPrChange>
        </w:trPr>
        <w:tc>
          <w:tcPr>
            <w:tcW w:w="1710" w:type="dxa"/>
            <w:tcBorders>
              <w:top w:val="nil"/>
              <w:left w:val="nil"/>
              <w:bottom w:val="single" w:sz="8" w:space="0" w:color="000000"/>
              <w:right w:val="nil"/>
            </w:tcBorders>
            <w:vAlign w:val="bottom"/>
            <w:hideMark/>
            <w:tcPrChange w:id="1149" w:author="Maitland, Bryan - FS, ID" w:date="2025-10-21T13:39:00Z" w16du:dateUtc="2025-10-21T19:39:00Z">
              <w:tcPr>
                <w:tcW w:w="1990" w:type="dxa"/>
                <w:tcBorders>
                  <w:top w:val="nil"/>
                  <w:left w:val="nil"/>
                  <w:bottom w:val="single" w:sz="8" w:space="0" w:color="000000"/>
                  <w:right w:val="nil"/>
                </w:tcBorders>
                <w:vAlign w:val="bottom"/>
                <w:hideMark/>
              </w:tcPr>
            </w:tcPrChange>
          </w:tcPr>
          <w:p w14:paraId="378FCAF2" w14:textId="63959850" w:rsidR="000C552A" w:rsidRPr="00613FB6" w:rsidDel="00B35ACD" w:rsidRDefault="000C552A" w:rsidP="000C552A">
            <w:pPr>
              <w:rPr>
                <w:del w:id="1150" w:author="Maitland, Bryan - FS, ID" w:date="2025-10-21T13:39:00Z" w16du:dateUtc="2025-10-21T19:39:00Z"/>
                <w:moveFrom w:id="1151" w:author="Maitland, Bryan - FS, ID" w:date="2025-10-20T12:32:00Z" w16du:dateUtc="2025-10-20T18:32:00Z"/>
                <w:rFonts w:eastAsia="Times New Roman"/>
                <w:i/>
                <w:iCs/>
                <w:color w:val="000000"/>
                <w:sz w:val="20"/>
                <w:szCs w:val="20"/>
                <w:rPrChange w:id="1152" w:author="Maitland, Bryan - FS, ID" w:date="2025-10-20T12:46:00Z" w16du:dateUtc="2025-10-20T18:46:00Z">
                  <w:rPr>
                    <w:del w:id="1153" w:author="Maitland, Bryan - FS, ID" w:date="2025-10-21T13:39:00Z" w16du:dateUtc="2025-10-21T19:39:00Z"/>
                    <w:moveFrom w:id="1154" w:author="Maitland, Bryan - FS, ID" w:date="2025-10-20T12:32:00Z" w16du:dateUtc="2025-10-20T18:32:00Z"/>
                    <w:rFonts w:ascii="Aptos Narrow" w:eastAsia="Times New Roman" w:hAnsi="Aptos Narrow"/>
                    <w:i/>
                    <w:iCs/>
                    <w:color w:val="000000"/>
                    <w:sz w:val="18"/>
                    <w:szCs w:val="18"/>
                  </w:rPr>
                </w:rPrChange>
              </w:rPr>
            </w:pPr>
            <w:moveFrom w:id="1155" w:author="Maitland, Bryan - FS, ID" w:date="2025-10-20T12:32:00Z" w16du:dateUtc="2025-10-20T18:32:00Z">
              <w:del w:id="1156" w:author="Maitland, Bryan - FS, ID" w:date="2025-10-21T13:39:00Z" w16du:dateUtc="2025-10-21T19:39:00Z">
                <w:r w:rsidRPr="00613FB6" w:rsidDel="00B35ACD">
                  <w:rPr>
                    <w:rFonts w:eastAsia="Times New Roman"/>
                    <w:i/>
                    <w:iCs/>
                    <w:color w:val="000000"/>
                    <w:sz w:val="20"/>
                    <w:szCs w:val="20"/>
                    <w:rPrChange w:id="1157" w:author="Maitland, Bryan - FS, ID" w:date="2025-10-20T12:46:00Z" w16du:dateUtc="2025-10-20T18:46:00Z">
                      <w:rPr>
                        <w:rFonts w:ascii="Aptos Narrow" w:eastAsia="Times New Roman" w:hAnsi="Aptos Narrow"/>
                        <w:i/>
                        <w:iCs/>
                        <w:color w:val="000000"/>
                        <w:sz w:val="18"/>
                        <w:szCs w:val="18"/>
                      </w:rPr>
                    </w:rPrChange>
                  </w:rPr>
                  <w:delText>Predictors</w:delText>
                </w:r>
              </w:del>
            </w:moveFrom>
          </w:p>
        </w:tc>
        <w:tc>
          <w:tcPr>
            <w:tcW w:w="994" w:type="dxa"/>
            <w:tcBorders>
              <w:top w:val="nil"/>
              <w:left w:val="nil"/>
              <w:bottom w:val="single" w:sz="8" w:space="0" w:color="000000"/>
              <w:right w:val="nil"/>
            </w:tcBorders>
            <w:vAlign w:val="bottom"/>
            <w:hideMark/>
            <w:tcPrChange w:id="1158" w:author="Maitland, Bryan - FS, ID" w:date="2025-10-21T13:39:00Z" w16du:dateUtc="2025-10-21T19:39:00Z">
              <w:tcPr>
                <w:tcW w:w="924" w:type="dxa"/>
                <w:tcBorders>
                  <w:top w:val="nil"/>
                  <w:left w:val="nil"/>
                  <w:bottom w:val="single" w:sz="8" w:space="0" w:color="000000"/>
                  <w:right w:val="nil"/>
                </w:tcBorders>
                <w:vAlign w:val="bottom"/>
                <w:hideMark/>
              </w:tcPr>
            </w:tcPrChange>
          </w:tcPr>
          <w:p w14:paraId="22696ADA" w14:textId="2FD8C0BC" w:rsidR="000C552A" w:rsidRPr="00613FB6" w:rsidDel="00B35ACD" w:rsidRDefault="000C552A" w:rsidP="000C552A">
            <w:pPr>
              <w:jc w:val="center"/>
              <w:rPr>
                <w:del w:id="1159" w:author="Maitland, Bryan - FS, ID" w:date="2025-10-21T13:39:00Z" w16du:dateUtc="2025-10-21T19:39:00Z"/>
                <w:moveFrom w:id="1160" w:author="Maitland, Bryan - FS, ID" w:date="2025-10-20T12:32:00Z" w16du:dateUtc="2025-10-20T18:32:00Z"/>
                <w:rFonts w:eastAsia="Times New Roman"/>
                <w:i/>
                <w:iCs/>
                <w:color w:val="000000"/>
                <w:sz w:val="20"/>
                <w:szCs w:val="20"/>
                <w:rPrChange w:id="1161" w:author="Maitland, Bryan - FS, ID" w:date="2025-10-20T12:46:00Z" w16du:dateUtc="2025-10-20T18:46:00Z">
                  <w:rPr>
                    <w:del w:id="1162" w:author="Maitland, Bryan - FS, ID" w:date="2025-10-21T13:39:00Z" w16du:dateUtc="2025-10-21T19:39:00Z"/>
                    <w:moveFrom w:id="1163" w:author="Maitland, Bryan - FS, ID" w:date="2025-10-20T12:32:00Z" w16du:dateUtc="2025-10-20T18:32:00Z"/>
                    <w:rFonts w:ascii="Aptos Narrow" w:eastAsia="Times New Roman" w:hAnsi="Aptos Narrow"/>
                    <w:i/>
                    <w:iCs/>
                    <w:color w:val="000000"/>
                    <w:sz w:val="18"/>
                    <w:szCs w:val="18"/>
                  </w:rPr>
                </w:rPrChange>
              </w:rPr>
            </w:pPr>
            <w:moveFrom w:id="1164" w:author="Maitland, Bryan - FS, ID" w:date="2025-10-20T12:32:00Z" w16du:dateUtc="2025-10-20T18:32:00Z">
              <w:del w:id="1165" w:author="Maitland, Bryan - FS, ID" w:date="2025-10-21T13:39:00Z" w16du:dateUtc="2025-10-21T19:39:00Z">
                <w:r w:rsidRPr="00613FB6" w:rsidDel="00B35ACD">
                  <w:rPr>
                    <w:rFonts w:eastAsia="Times New Roman"/>
                    <w:i/>
                    <w:iCs/>
                    <w:color w:val="000000"/>
                    <w:sz w:val="20"/>
                    <w:szCs w:val="20"/>
                    <w:rPrChange w:id="1166" w:author="Maitland, Bryan - FS, ID" w:date="2025-10-20T12:46:00Z" w16du:dateUtc="2025-10-20T18:46:00Z">
                      <w:rPr>
                        <w:rFonts w:ascii="Aptos Narrow" w:eastAsia="Times New Roman" w:hAnsi="Aptos Narrow"/>
                        <w:i/>
                        <w:iCs/>
                        <w:color w:val="000000"/>
                        <w:sz w:val="18"/>
                        <w:szCs w:val="18"/>
                      </w:rPr>
                    </w:rPrChange>
                  </w:rPr>
                  <w:delText>Estimates</w:delText>
                </w:r>
              </w:del>
            </w:moveFrom>
          </w:p>
        </w:tc>
        <w:tc>
          <w:tcPr>
            <w:tcW w:w="1516" w:type="dxa"/>
            <w:tcBorders>
              <w:top w:val="nil"/>
              <w:left w:val="nil"/>
              <w:bottom w:val="single" w:sz="8" w:space="0" w:color="000000"/>
              <w:right w:val="nil"/>
            </w:tcBorders>
            <w:vAlign w:val="bottom"/>
            <w:hideMark/>
            <w:tcPrChange w:id="1167" w:author="Maitland, Bryan - FS, ID" w:date="2025-10-21T13:39:00Z" w16du:dateUtc="2025-10-21T19:39:00Z">
              <w:tcPr>
                <w:tcW w:w="1365" w:type="dxa"/>
                <w:tcBorders>
                  <w:top w:val="nil"/>
                  <w:left w:val="nil"/>
                  <w:bottom w:val="single" w:sz="8" w:space="0" w:color="000000"/>
                  <w:right w:val="nil"/>
                </w:tcBorders>
                <w:vAlign w:val="bottom"/>
                <w:hideMark/>
              </w:tcPr>
            </w:tcPrChange>
          </w:tcPr>
          <w:p w14:paraId="4134E4DE" w14:textId="633427C5" w:rsidR="000C552A" w:rsidRPr="00613FB6" w:rsidDel="00B35ACD" w:rsidRDefault="000C552A" w:rsidP="000C552A">
            <w:pPr>
              <w:jc w:val="center"/>
              <w:rPr>
                <w:del w:id="1168" w:author="Maitland, Bryan - FS, ID" w:date="2025-10-21T13:39:00Z" w16du:dateUtc="2025-10-21T19:39:00Z"/>
                <w:moveFrom w:id="1169" w:author="Maitland, Bryan - FS, ID" w:date="2025-10-20T12:32:00Z" w16du:dateUtc="2025-10-20T18:32:00Z"/>
                <w:rFonts w:eastAsia="Times New Roman"/>
                <w:i/>
                <w:iCs/>
                <w:color w:val="000000"/>
                <w:sz w:val="20"/>
                <w:szCs w:val="20"/>
                <w:rPrChange w:id="1170" w:author="Maitland, Bryan - FS, ID" w:date="2025-10-20T12:46:00Z" w16du:dateUtc="2025-10-20T18:46:00Z">
                  <w:rPr>
                    <w:del w:id="1171" w:author="Maitland, Bryan - FS, ID" w:date="2025-10-21T13:39:00Z" w16du:dateUtc="2025-10-21T19:39:00Z"/>
                    <w:moveFrom w:id="1172" w:author="Maitland, Bryan - FS, ID" w:date="2025-10-20T12:32:00Z" w16du:dateUtc="2025-10-20T18:32:00Z"/>
                    <w:rFonts w:ascii="Aptos Narrow" w:eastAsia="Times New Roman" w:hAnsi="Aptos Narrow"/>
                    <w:i/>
                    <w:iCs/>
                    <w:color w:val="000000"/>
                    <w:sz w:val="18"/>
                    <w:szCs w:val="18"/>
                  </w:rPr>
                </w:rPrChange>
              </w:rPr>
            </w:pPr>
            <w:moveFrom w:id="1173" w:author="Maitland, Bryan - FS, ID" w:date="2025-10-20T12:32:00Z" w16du:dateUtc="2025-10-20T18:32:00Z">
              <w:del w:id="1174" w:author="Maitland, Bryan - FS, ID" w:date="2025-10-21T13:39:00Z" w16du:dateUtc="2025-10-21T19:39:00Z">
                <w:r w:rsidRPr="00613FB6" w:rsidDel="00B35ACD">
                  <w:rPr>
                    <w:rFonts w:eastAsia="Times New Roman"/>
                    <w:i/>
                    <w:iCs/>
                    <w:color w:val="000000"/>
                    <w:sz w:val="20"/>
                    <w:szCs w:val="20"/>
                    <w:rPrChange w:id="1175" w:author="Maitland, Bryan - FS, ID" w:date="2025-10-20T12:46:00Z" w16du:dateUtc="2025-10-20T18:46:00Z">
                      <w:rPr>
                        <w:rFonts w:ascii="Aptos Narrow" w:eastAsia="Times New Roman" w:hAnsi="Aptos Narrow"/>
                        <w:i/>
                        <w:iCs/>
                        <w:color w:val="000000"/>
                        <w:sz w:val="18"/>
                        <w:szCs w:val="18"/>
                      </w:rPr>
                    </w:rPrChange>
                  </w:rPr>
                  <w:delText>CI</w:delText>
                </w:r>
              </w:del>
            </w:moveFrom>
          </w:p>
        </w:tc>
        <w:tc>
          <w:tcPr>
            <w:tcW w:w="780" w:type="dxa"/>
            <w:tcBorders>
              <w:top w:val="nil"/>
              <w:left w:val="nil"/>
              <w:bottom w:val="single" w:sz="8" w:space="0" w:color="000000"/>
              <w:right w:val="nil"/>
            </w:tcBorders>
            <w:vAlign w:val="bottom"/>
            <w:hideMark/>
            <w:tcPrChange w:id="1176" w:author="Maitland, Bryan - FS, ID" w:date="2025-10-21T13:39:00Z" w16du:dateUtc="2025-10-21T19:39:00Z">
              <w:tcPr>
                <w:tcW w:w="721" w:type="dxa"/>
                <w:tcBorders>
                  <w:top w:val="nil"/>
                  <w:left w:val="nil"/>
                  <w:bottom w:val="single" w:sz="8" w:space="0" w:color="000000"/>
                  <w:right w:val="nil"/>
                </w:tcBorders>
                <w:vAlign w:val="bottom"/>
                <w:hideMark/>
              </w:tcPr>
            </w:tcPrChange>
          </w:tcPr>
          <w:p w14:paraId="253CF0EA" w14:textId="436F3166" w:rsidR="000C552A" w:rsidRPr="00613FB6" w:rsidDel="00B35ACD" w:rsidRDefault="000C552A" w:rsidP="000C552A">
            <w:pPr>
              <w:jc w:val="center"/>
              <w:rPr>
                <w:del w:id="1177" w:author="Maitland, Bryan - FS, ID" w:date="2025-10-21T13:39:00Z" w16du:dateUtc="2025-10-21T19:39:00Z"/>
                <w:moveFrom w:id="1178" w:author="Maitland, Bryan - FS, ID" w:date="2025-10-20T12:32:00Z" w16du:dateUtc="2025-10-20T18:32:00Z"/>
                <w:rFonts w:eastAsia="Times New Roman"/>
                <w:i/>
                <w:iCs/>
                <w:color w:val="000000"/>
                <w:sz w:val="20"/>
                <w:szCs w:val="20"/>
                <w:rPrChange w:id="1179" w:author="Maitland, Bryan - FS, ID" w:date="2025-10-20T12:46:00Z" w16du:dateUtc="2025-10-20T18:46:00Z">
                  <w:rPr>
                    <w:del w:id="1180" w:author="Maitland, Bryan - FS, ID" w:date="2025-10-21T13:39:00Z" w16du:dateUtc="2025-10-21T19:39:00Z"/>
                    <w:moveFrom w:id="1181" w:author="Maitland, Bryan - FS, ID" w:date="2025-10-20T12:32:00Z" w16du:dateUtc="2025-10-20T18:32:00Z"/>
                    <w:rFonts w:ascii="Aptos Narrow" w:eastAsia="Times New Roman" w:hAnsi="Aptos Narrow"/>
                    <w:i/>
                    <w:iCs/>
                    <w:color w:val="000000"/>
                    <w:sz w:val="18"/>
                    <w:szCs w:val="18"/>
                  </w:rPr>
                </w:rPrChange>
              </w:rPr>
            </w:pPr>
            <w:moveFrom w:id="1182" w:author="Maitland, Bryan - FS, ID" w:date="2025-10-20T12:32:00Z" w16du:dateUtc="2025-10-20T18:32:00Z">
              <w:del w:id="1183" w:author="Maitland, Bryan - FS, ID" w:date="2025-10-21T13:39:00Z" w16du:dateUtc="2025-10-21T19:39:00Z">
                <w:r w:rsidRPr="00613FB6" w:rsidDel="00B35ACD">
                  <w:rPr>
                    <w:rFonts w:eastAsia="Times New Roman"/>
                    <w:i/>
                    <w:iCs/>
                    <w:color w:val="000000"/>
                    <w:sz w:val="20"/>
                    <w:szCs w:val="20"/>
                    <w:rPrChange w:id="1184" w:author="Maitland, Bryan - FS, ID" w:date="2025-10-20T12:46:00Z" w16du:dateUtc="2025-10-20T18:46:00Z">
                      <w:rPr>
                        <w:rFonts w:ascii="Aptos Narrow" w:eastAsia="Times New Roman" w:hAnsi="Aptos Narrow"/>
                        <w:i/>
                        <w:iCs/>
                        <w:color w:val="000000"/>
                        <w:sz w:val="18"/>
                        <w:szCs w:val="18"/>
                      </w:rPr>
                    </w:rPrChange>
                  </w:rPr>
                  <w:delText>p</w:delText>
                </w:r>
              </w:del>
            </w:moveFrom>
          </w:p>
        </w:tc>
      </w:tr>
      <w:tr w:rsidR="000C552A" w:rsidRPr="00613FB6" w:rsidDel="00B35ACD" w14:paraId="52098335" w14:textId="2570DD95" w:rsidTr="00B35ACD">
        <w:trPr>
          <w:trHeight w:val="300"/>
          <w:del w:id="1185" w:author="Maitland, Bryan - FS, ID" w:date="2025-10-21T13:39:00Z" w16du:dateUtc="2025-10-21T19:39:00Z"/>
          <w:trPrChange w:id="1186" w:author="Maitland, Bryan - FS, ID" w:date="2025-10-21T13:39:00Z" w16du:dateUtc="2025-10-21T19:39:00Z">
            <w:trPr>
              <w:trHeight w:val="300"/>
            </w:trPr>
          </w:trPrChange>
        </w:trPr>
        <w:tc>
          <w:tcPr>
            <w:tcW w:w="1710" w:type="dxa"/>
            <w:tcBorders>
              <w:top w:val="nil"/>
              <w:left w:val="nil"/>
              <w:bottom w:val="nil"/>
              <w:right w:val="nil"/>
            </w:tcBorders>
            <w:hideMark/>
            <w:tcPrChange w:id="1187" w:author="Maitland, Bryan - FS, ID" w:date="2025-10-21T13:39:00Z" w16du:dateUtc="2025-10-21T19:39:00Z">
              <w:tcPr>
                <w:tcW w:w="1990" w:type="dxa"/>
                <w:tcBorders>
                  <w:top w:val="nil"/>
                  <w:left w:val="nil"/>
                  <w:bottom w:val="nil"/>
                  <w:right w:val="nil"/>
                </w:tcBorders>
                <w:hideMark/>
              </w:tcPr>
            </w:tcPrChange>
          </w:tcPr>
          <w:p w14:paraId="62318A50" w14:textId="3217A03D" w:rsidR="000C552A" w:rsidRPr="00613FB6" w:rsidDel="00B35ACD" w:rsidRDefault="000C552A" w:rsidP="000C552A">
            <w:pPr>
              <w:rPr>
                <w:del w:id="1188" w:author="Maitland, Bryan - FS, ID" w:date="2025-10-21T13:39:00Z" w16du:dateUtc="2025-10-21T19:39:00Z"/>
                <w:moveFrom w:id="1189" w:author="Maitland, Bryan - FS, ID" w:date="2025-10-20T12:32:00Z" w16du:dateUtc="2025-10-20T18:32:00Z"/>
                <w:rFonts w:eastAsia="Times New Roman"/>
                <w:color w:val="000000"/>
                <w:sz w:val="20"/>
                <w:szCs w:val="20"/>
                <w:rPrChange w:id="1190" w:author="Maitland, Bryan - FS, ID" w:date="2025-10-20T12:46:00Z" w16du:dateUtc="2025-10-20T18:46:00Z">
                  <w:rPr>
                    <w:del w:id="1191" w:author="Maitland, Bryan - FS, ID" w:date="2025-10-21T13:39:00Z" w16du:dateUtc="2025-10-21T19:39:00Z"/>
                    <w:moveFrom w:id="1192" w:author="Maitland, Bryan - FS, ID" w:date="2025-10-20T12:32:00Z" w16du:dateUtc="2025-10-20T18:32:00Z"/>
                    <w:rFonts w:ascii="Aptos Narrow" w:eastAsia="Times New Roman" w:hAnsi="Aptos Narrow"/>
                    <w:color w:val="000000"/>
                    <w:sz w:val="18"/>
                    <w:szCs w:val="18"/>
                  </w:rPr>
                </w:rPrChange>
              </w:rPr>
            </w:pPr>
            <w:moveFrom w:id="1193" w:author="Maitland, Bryan - FS, ID" w:date="2025-10-20T12:32:00Z" w16du:dateUtc="2025-10-20T18:32:00Z">
              <w:del w:id="1194" w:author="Maitland, Bryan - FS, ID" w:date="2025-10-21T13:39:00Z" w16du:dateUtc="2025-10-21T19:39:00Z">
                <w:r w:rsidRPr="00613FB6" w:rsidDel="00B35ACD">
                  <w:rPr>
                    <w:rFonts w:eastAsia="Times New Roman"/>
                    <w:color w:val="000000"/>
                    <w:sz w:val="20"/>
                    <w:szCs w:val="20"/>
                    <w:rPrChange w:id="1195" w:author="Maitland, Bryan - FS, ID" w:date="2025-10-20T12:46:00Z" w16du:dateUtc="2025-10-20T18:46:00Z">
                      <w:rPr>
                        <w:rFonts w:ascii="Aptos Narrow" w:eastAsia="Times New Roman" w:hAnsi="Aptos Narrow"/>
                        <w:color w:val="000000"/>
                        <w:sz w:val="18"/>
                        <w:szCs w:val="18"/>
                      </w:rPr>
                    </w:rPrChange>
                  </w:rPr>
                  <w:delText>(Intercept)</w:delText>
                </w:r>
              </w:del>
            </w:moveFrom>
          </w:p>
        </w:tc>
        <w:tc>
          <w:tcPr>
            <w:tcW w:w="994" w:type="dxa"/>
            <w:tcBorders>
              <w:top w:val="nil"/>
              <w:left w:val="nil"/>
              <w:bottom w:val="nil"/>
              <w:right w:val="nil"/>
            </w:tcBorders>
            <w:hideMark/>
            <w:tcPrChange w:id="1196" w:author="Maitland, Bryan - FS, ID" w:date="2025-10-21T13:39:00Z" w16du:dateUtc="2025-10-21T19:39:00Z">
              <w:tcPr>
                <w:tcW w:w="924" w:type="dxa"/>
                <w:tcBorders>
                  <w:top w:val="nil"/>
                  <w:left w:val="nil"/>
                  <w:bottom w:val="nil"/>
                  <w:right w:val="nil"/>
                </w:tcBorders>
                <w:hideMark/>
              </w:tcPr>
            </w:tcPrChange>
          </w:tcPr>
          <w:p w14:paraId="21940BC9" w14:textId="59E6A921" w:rsidR="000C552A" w:rsidRPr="00613FB6" w:rsidDel="00B35ACD" w:rsidRDefault="000C552A" w:rsidP="000C552A">
            <w:pPr>
              <w:jc w:val="center"/>
              <w:rPr>
                <w:del w:id="1197" w:author="Maitland, Bryan - FS, ID" w:date="2025-10-21T13:39:00Z" w16du:dateUtc="2025-10-21T19:39:00Z"/>
                <w:moveFrom w:id="1198" w:author="Maitland, Bryan - FS, ID" w:date="2025-10-20T12:32:00Z" w16du:dateUtc="2025-10-20T18:32:00Z"/>
                <w:rFonts w:eastAsia="Times New Roman"/>
                <w:color w:val="000000"/>
                <w:sz w:val="20"/>
                <w:szCs w:val="20"/>
                <w:rPrChange w:id="1199" w:author="Maitland, Bryan - FS, ID" w:date="2025-10-20T12:46:00Z" w16du:dateUtc="2025-10-20T18:46:00Z">
                  <w:rPr>
                    <w:del w:id="1200" w:author="Maitland, Bryan - FS, ID" w:date="2025-10-21T13:39:00Z" w16du:dateUtc="2025-10-21T19:39:00Z"/>
                    <w:moveFrom w:id="1201" w:author="Maitland, Bryan - FS, ID" w:date="2025-10-20T12:32:00Z" w16du:dateUtc="2025-10-20T18:32:00Z"/>
                    <w:rFonts w:ascii="Aptos Narrow" w:eastAsia="Times New Roman" w:hAnsi="Aptos Narrow"/>
                    <w:color w:val="000000"/>
                    <w:sz w:val="18"/>
                    <w:szCs w:val="18"/>
                  </w:rPr>
                </w:rPrChange>
              </w:rPr>
            </w:pPr>
            <w:moveFrom w:id="1202" w:author="Maitland, Bryan - FS, ID" w:date="2025-10-20T12:32:00Z" w16du:dateUtc="2025-10-20T18:32:00Z">
              <w:del w:id="1203" w:author="Maitland, Bryan - FS, ID" w:date="2025-10-21T13:39:00Z" w16du:dateUtc="2025-10-21T19:39:00Z">
                <w:r w:rsidRPr="00613FB6" w:rsidDel="00B35ACD">
                  <w:rPr>
                    <w:rFonts w:eastAsia="Times New Roman"/>
                    <w:color w:val="000000"/>
                    <w:sz w:val="20"/>
                    <w:szCs w:val="20"/>
                    <w:rPrChange w:id="1204" w:author="Maitland, Bryan - FS, ID" w:date="2025-10-20T12:46:00Z" w16du:dateUtc="2025-10-20T18:46:00Z">
                      <w:rPr>
                        <w:rFonts w:ascii="Aptos Narrow" w:eastAsia="Times New Roman" w:hAnsi="Aptos Narrow"/>
                        <w:color w:val="000000"/>
                        <w:sz w:val="18"/>
                        <w:szCs w:val="18"/>
                      </w:rPr>
                    </w:rPrChange>
                  </w:rPr>
                  <w:delText>235.09</w:delText>
                </w:r>
              </w:del>
            </w:moveFrom>
          </w:p>
        </w:tc>
        <w:tc>
          <w:tcPr>
            <w:tcW w:w="1516" w:type="dxa"/>
            <w:tcBorders>
              <w:top w:val="nil"/>
              <w:left w:val="nil"/>
              <w:bottom w:val="nil"/>
              <w:right w:val="nil"/>
            </w:tcBorders>
            <w:hideMark/>
            <w:tcPrChange w:id="1205" w:author="Maitland, Bryan - FS, ID" w:date="2025-10-21T13:39:00Z" w16du:dateUtc="2025-10-21T19:39:00Z">
              <w:tcPr>
                <w:tcW w:w="1365" w:type="dxa"/>
                <w:tcBorders>
                  <w:top w:val="nil"/>
                  <w:left w:val="nil"/>
                  <w:bottom w:val="nil"/>
                  <w:right w:val="nil"/>
                </w:tcBorders>
                <w:hideMark/>
              </w:tcPr>
            </w:tcPrChange>
          </w:tcPr>
          <w:p w14:paraId="4794E700" w14:textId="0F76863B" w:rsidR="000C552A" w:rsidRPr="00613FB6" w:rsidDel="00B35ACD" w:rsidRDefault="000C552A" w:rsidP="000C552A">
            <w:pPr>
              <w:jc w:val="center"/>
              <w:rPr>
                <w:del w:id="1206" w:author="Maitland, Bryan - FS, ID" w:date="2025-10-21T13:39:00Z" w16du:dateUtc="2025-10-21T19:39:00Z"/>
                <w:moveFrom w:id="1207" w:author="Maitland, Bryan - FS, ID" w:date="2025-10-20T12:32:00Z" w16du:dateUtc="2025-10-20T18:32:00Z"/>
                <w:rFonts w:eastAsia="Times New Roman"/>
                <w:color w:val="000000"/>
                <w:sz w:val="20"/>
                <w:szCs w:val="20"/>
                <w:rPrChange w:id="1208" w:author="Maitland, Bryan - FS, ID" w:date="2025-10-20T12:46:00Z" w16du:dateUtc="2025-10-20T18:46:00Z">
                  <w:rPr>
                    <w:del w:id="1209" w:author="Maitland, Bryan - FS, ID" w:date="2025-10-21T13:39:00Z" w16du:dateUtc="2025-10-21T19:39:00Z"/>
                    <w:moveFrom w:id="1210" w:author="Maitland, Bryan - FS, ID" w:date="2025-10-20T12:32:00Z" w16du:dateUtc="2025-10-20T18:32:00Z"/>
                    <w:rFonts w:ascii="Aptos Narrow" w:eastAsia="Times New Roman" w:hAnsi="Aptos Narrow"/>
                    <w:color w:val="000000"/>
                    <w:sz w:val="18"/>
                    <w:szCs w:val="18"/>
                  </w:rPr>
                </w:rPrChange>
              </w:rPr>
            </w:pPr>
            <w:moveFrom w:id="1211" w:author="Maitland, Bryan - FS, ID" w:date="2025-10-20T12:32:00Z" w16du:dateUtc="2025-10-20T18:32:00Z">
              <w:del w:id="1212" w:author="Maitland, Bryan - FS, ID" w:date="2025-10-21T13:39:00Z" w16du:dateUtc="2025-10-21T19:39:00Z">
                <w:r w:rsidRPr="00613FB6" w:rsidDel="00B35ACD">
                  <w:rPr>
                    <w:rFonts w:eastAsia="Times New Roman"/>
                    <w:color w:val="000000"/>
                    <w:sz w:val="20"/>
                    <w:szCs w:val="20"/>
                    <w:rPrChange w:id="1213" w:author="Maitland, Bryan - FS, ID" w:date="2025-10-20T12:46:00Z" w16du:dateUtc="2025-10-20T18:46:00Z">
                      <w:rPr>
                        <w:rFonts w:ascii="Aptos Narrow" w:eastAsia="Times New Roman" w:hAnsi="Aptos Narrow"/>
                        <w:color w:val="000000"/>
                        <w:sz w:val="18"/>
                        <w:szCs w:val="18"/>
                      </w:rPr>
                    </w:rPrChange>
                  </w:rPr>
                  <w:delText>230.95 – 239.22</w:delText>
                </w:r>
              </w:del>
            </w:moveFrom>
          </w:p>
        </w:tc>
        <w:tc>
          <w:tcPr>
            <w:tcW w:w="780" w:type="dxa"/>
            <w:tcBorders>
              <w:top w:val="nil"/>
              <w:left w:val="nil"/>
              <w:bottom w:val="nil"/>
              <w:right w:val="nil"/>
            </w:tcBorders>
            <w:hideMark/>
            <w:tcPrChange w:id="1214" w:author="Maitland, Bryan - FS, ID" w:date="2025-10-21T13:39:00Z" w16du:dateUtc="2025-10-21T19:39:00Z">
              <w:tcPr>
                <w:tcW w:w="721" w:type="dxa"/>
                <w:tcBorders>
                  <w:top w:val="nil"/>
                  <w:left w:val="nil"/>
                  <w:bottom w:val="nil"/>
                  <w:right w:val="nil"/>
                </w:tcBorders>
                <w:hideMark/>
              </w:tcPr>
            </w:tcPrChange>
          </w:tcPr>
          <w:p w14:paraId="366EC1B1" w14:textId="43A17E23" w:rsidR="000C552A" w:rsidRPr="00613FB6" w:rsidDel="00B35ACD" w:rsidRDefault="000C552A" w:rsidP="000C552A">
            <w:pPr>
              <w:jc w:val="center"/>
              <w:rPr>
                <w:del w:id="1215" w:author="Maitland, Bryan - FS, ID" w:date="2025-10-21T13:39:00Z" w16du:dateUtc="2025-10-21T19:39:00Z"/>
                <w:moveFrom w:id="1216" w:author="Maitland, Bryan - FS, ID" w:date="2025-10-20T12:32:00Z" w16du:dateUtc="2025-10-20T18:32:00Z"/>
                <w:rFonts w:eastAsia="Times New Roman"/>
                <w:b/>
                <w:bCs/>
                <w:color w:val="000000"/>
                <w:sz w:val="20"/>
                <w:szCs w:val="20"/>
                <w:rPrChange w:id="1217" w:author="Maitland, Bryan - FS, ID" w:date="2025-10-20T12:46:00Z" w16du:dateUtc="2025-10-20T18:46:00Z">
                  <w:rPr>
                    <w:del w:id="1218" w:author="Maitland, Bryan - FS, ID" w:date="2025-10-21T13:39:00Z" w16du:dateUtc="2025-10-21T19:39:00Z"/>
                    <w:moveFrom w:id="1219" w:author="Maitland, Bryan - FS, ID" w:date="2025-10-20T12:32:00Z" w16du:dateUtc="2025-10-20T18:32:00Z"/>
                    <w:rFonts w:ascii="Aptos Narrow" w:eastAsia="Times New Roman" w:hAnsi="Aptos Narrow"/>
                    <w:b/>
                    <w:bCs/>
                    <w:color w:val="000000"/>
                    <w:sz w:val="18"/>
                    <w:szCs w:val="18"/>
                  </w:rPr>
                </w:rPrChange>
              </w:rPr>
            </w:pPr>
            <w:moveFrom w:id="1220" w:author="Maitland, Bryan - FS, ID" w:date="2025-10-20T12:32:00Z" w16du:dateUtc="2025-10-20T18:32:00Z">
              <w:del w:id="1221" w:author="Maitland, Bryan - FS, ID" w:date="2025-10-21T13:39:00Z" w16du:dateUtc="2025-10-21T19:39:00Z">
                <w:r w:rsidRPr="00613FB6" w:rsidDel="00B35ACD">
                  <w:rPr>
                    <w:rFonts w:eastAsia="Times New Roman"/>
                    <w:b/>
                    <w:bCs/>
                    <w:color w:val="000000"/>
                    <w:sz w:val="20"/>
                    <w:szCs w:val="20"/>
                    <w:rPrChange w:id="1222" w:author="Maitland, Bryan - FS, ID" w:date="2025-10-20T12:46:00Z" w16du:dateUtc="2025-10-20T18:46:00Z">
                      <w:rPr>
                        <w:rFonts w:ascii="Aptos Narrow" w:eastAsia="Times New Roman" w:hAnsi="Aptos Narrow"/>
                        <w:b/>
                        <w:bCs/>
                        <w:color w:val="000000"/>
                        <w:sz w:val="18"/>
                        <w:szCs w:val="18"/>
                      </w:rPr>
                    </w:rPrChange>
                  </w:rPr>
                  <w:delText>&lt;0.001</w:delText>
                </w:r>
              </w:del>
            </w:moveFrom>
          </w:p>
        </w:tc>
      </w:tr>
      <w:tr w:rsidR="000C552A" w:rsidRPr="00613FB6" w:rsidDel="00B35ACD" w14:paraId="62DE6AC1" w14:textId="40CFEDFB" w:rsidTr="00B35ACD">
        <w:trPr>
          <w:trHeight w:val="300"/>
          <w:del w:id="1223" w:author="Maitland, Bryan - FS, ID" w:date="2025-10-21T13:39:00Z" w16du:dateUtc="2025-10-21T19:39:00Z"/>
          <w:trPrChange w:id="1224" w:author="Maitland, Bryan - FS, ID" w:date="2025-10-21T13:39:00Z" w16du:dateUtc="2025-10-21T19:39:00Z">
            <w:trPr>
              <w:trHeight w:val="300"/>
            </w:trPr>
          </w:trPrChange>
        </w:trPr>
        <w:tc>
          <w:tcPr>
            <w:tcW w:w="1710" w:type="dxa"/>
            <w:tcBorders>
              <w:top w:val="nil"/>
              <w:left w:val="nil"/>
              <w:bottom w:val="nil"/>
              <w:right w:val="nil"/>
            </w:tcBorders>
            <w:hideMark/>
            <w:tcPrChange w:id="1225" w:author="Maitland, Bryan - FS, ID" w:date="2025-10-21T13:39:00Z" w16du:dateUtc="2025-10-21T19:39:00Z">
              <w:tcPr>
                <w:tcW w:w="1990" w:type="dxa"/>
                <w:tcBorders>
                  <w:top w:val="nil"/>
                  <w:left w:val="nil"/>
                  <w:bottom w:val="nil"/>
                  <w:right w:val="nil"/>
                </w:tcBorders>
                <w:hideMark/>
              </w:tcPr>
            </w:tcPrChange>
          </w:tcPr>
          <w:p w14:paraId="51FB7546" w14:textId="4820BFCA" w:rsidR="000C552A" w:rsidRPr="00613FB6" w:rsidDel="00B35ACD" w:rsidRDefault="000C552A" w:rsidP="000C552A">
            <w:pPr>
              <w:rPr>
                <w:del w:id="1226" w:author="Maitland, Bryan - FS, ID" w:date="2025-10-21T13:39:00Z" w16du:dateUtc="2025-10-21T19:39:00Z"/>
                <w:moveFrom w:id="1227" w:author="Maitland, Bryan - FS, ID" w:date="2025-10-20T12:32:00Z" w16du:dateUtc="2025-10-20T18:32:00Z"/>
                <w:rFonts w:eastAsia="Times New Roman"/>
                <w:color w:val="000000"/>
                <w:sz w:val="20"/>
                <w:szCs w:val="20"/>
                <w:rPrChange w:id="1228" w:author="Maitland, Bryan - FS, ID" w:date="2025-10-20T12:46:00Z" w16du:dateUtc="2025-10-20T18:46:00Z">
                  <w:rPr>
                    <w:del w:id="1229" w:author="Maitland, Bryan - FS, ID" w:date="2025-10-21T13:39:00Z" w16du:dateUtc="2025-10-21T19:39:00Z"/>
                    <w:moveFrom w:id="1230" w:author="Maitland, Bryan - FS, ID" w:date="2025-10-20T12:32:00Z" w16du:dateUtc="2025-10-20T18:32:00Z"/>
                    <w:rFonts w:ascii="Aptos Narrow" w:eastAsia="Times New Roman" w:hAnsi="Aptos Narrow"/>
                    <w:color w:val="000000"/>
                    <w:sz w:val="18"/>
                    <w:szCs w:val="18"/>
                  </w:rPr>
                </w:rPrChange>
              </w:rPr>
            </w:pPr>
            <w:moveFrom w:id="1231" w:author="Maitland, Bryan - FS, ID" w:date="2025-10-20T12:32:00Z" w16du:dateUtc="2025-10-20T18:32:00Z">
              <w:del w:id="1232" w:author="Maitland, Bryan - FS, ID" w:date="2025-10-21T13:39:00Z" w16du:dateUtc="2025-10-21T19:39:00Z">
                <w:r w:rsidRPr="00613FB6" w:rsidDel="00B35ACD">
                  <w:rPr>
                    <w:rFonts w:eastAsia="Times New Roman"/>
                    <w:color w:val="000000"/>
                    <w:sz w:val="20"/>
                    <w:szCs w:val="20"/>
                    <w:rPrChange w:id="1233" w:author="Maitland, Bryan - FS, ID" w:date="2025-10-20T12:46:00Z" w16du:dateUtc="2025-10-20T18:46:00Z">
                      <w:rPr>
                        <w:rFonts w:ascii="Aptos Narrow" w:eastAsia="Times New Roman" w:hAnsi="Aptos Narrow"/>
                        <w:color w:val="000000"/>
                        <w:sz w:val="18"/>
                        <w:szCs w:val="18"/>
                      </w:rPr>
                    </w:rPrChange>
                  </w:rPr>
                  <w:delText>temp 90</w:delText>
                </w:r>
              </w:del>
            </w:moveFrom>
          </w:p>
        </w:tc>
        <w:tc>
          <w:tcPr>
            <w:tcW w:w="994" w:type="dxa"/>
            <w:tcBorders>
              <w:top w:val="nil"/>
              <w:left w:val="nil"/>
              <w:bottom w:val="nil"/>
              <w:right w:val="nil"/>
            </w:tcBorders>
            <w:hideMark/>
            <w:tcPrChange w:id="1234" w:author="Maitland, Bryan - FS, ID" w:date="2025-10-21T13:39:00Z" w16du:dateUtc="2025-10-21T19:39:00Z">
              <w:tcPr>
                <w:tcW w:w="924" w:type="dxa"/>
                <w:tcBorders>
                  <w:top w:val="nil"/>
                  <w:left w:val="nil"/>
                  <w:bottom w:val="nil"/>
                  <w:right w:val="nil"/>
                </w:tcBorders>
                <w:hideMark/>
              </w:tcPr>
            </w:tcPrChange>
          </w:tcPr>
          <w:p w14:paraId="36CEE349" w14:textId="2D9A32D5" w:rsidR="000C552A" w:rsidRPr="00613FB6" w:rsidDel="00B35ACD" w:rsidRDefault="000C552A" w:rsidP="000C552A">
            <w:pPr>
              <w:jc w:val="center"/>
              <w:rPr>
                <w:del w:id="1235" w:author="Maitland, Bryan - FS, ID" w:date="2025-10-21T13:39:00Z" w16du:dateUtc="2025-10-21T19:39:00Z"/>
                <w:moveFrom w:id="1236" w:author="Maitland, Bryan - FS, ID" w:date="2025-10-20T12:32:00Z" w16du:dateUtc="2025-10-20T18:32:00Z"/>
                <w:rFonts w:eastAsia="Times New Roman"/>
                <w:color w:val="000000"/>
                <w:sz w:val="20"/>
                <w:szCs w:val="20"/>
                <w:rPrChange w:id="1237" w:author="Maitland, Bryan - FS, ID" w:date="2025-10-20T12:46:00Z" w16du:dateUtc="2025-10-20T18:46:00Z">
                  <w:rPr>
                    <w:del w:id="1238" w:author="Maitland, Bryan - FS, ID" w:date="2025-10-21T13:39:00Z" w16du:dateUtc="2025-10-21T19:39:00Z"/>
                    <w:moveFrom w:id="1239" w:author="Maitland, Bryan - FS, ID" w:date="2025-10-20T12:32:00Z" w16du:dateUtc="2025-10-20T18:32:00Z"/>
                    <w:rFonts w:ascii="Aptos Narrow" w:eastAsia="Times New Roman" w:hAnsi="Aptos Narrow"/>
                    <w:color w:val="000000"/>
                    <w:sz w:val="18"/>
                    <w:szCs w:val="18"/>
                  </w:rPr>
                </w:rPrChange>
              </w:rPr>
            </w:pPr>
            <w:moveFrom w:id="1240" w:author="Maitland, Bryan - FS, ID" w:date="2025-10-20T12:32:00Z" w16du:dateUtc="2025-10-20T18:32:00Z">
              <w:del w:id="1241" w:author="Maitland, Bryan - FS, ID" w:date="2025-10-21T13:39:00Z" w16du:dateUtc="2025-10-21T19:39:00Z">
                <w:r w:rsidRPr="00613FB6" w:rsidDel="00B35ACD">
                  <w:rPr>
                    <w:rFonts w:eastAsia="Times New Roman"/>
                    <w:color w:val="000000"/>
                    <w:sz w:val="20"/>
                    <w:szCs w:val="20"/>
                    <w:rPrChange w:id="1242" w:author="Maitland, Bryan - FS, ID" w:date="2025-10-20T12:46:00Z" w16du:dateUtc="2025-10-20T18:46:00Z">
                      <w:rPr>
                        <w:rFonts w:ascii="Aptos Narrow" w:eastAsia="Times New Roman" w:hAnsi="Aptos Narrow"/>
                        <w:color w:val="000000"/>
                        <w:sz w:val="18"/>
                        <w:szCs w:val="18"/>
                      </w:rPr>
                    </w:rPrChange>
                  </w:rPr>
                  <w:delText>13.9</w:delText>
                </w:r>
              </w:del>
            </w:moveFrom>
          </w:p>
        </w:tc>
        <w:tc>
          <w:tcPr>
            <w:tcW w:w="1516" w:type="dxa"/>
            <w:tcBorders>
              <w:top w:val="nil"/>
              <w:left w:val="nil"/>
              <w:bottom w:val="nil"/>
              <w:right w:val="nil"/>
            </w:tcBorders>
            <w:hideMark/>
            <w:tcPrChange w:id="1243" w:author="Maitland, Bryan - FS, ID" w:date="2025-10-21T13:39:00Z" w16du:dateUtc="2025-10-21T19:39:00Z">
              <w:tcPr>
                <w:tcW w:w="1365" w:type="dxa"/>
                <w:tcBorders>
                  <w:top w:val="nil"/>
                  <w:left w:val="nil"/>
                  <w:bottom w:val="nil"/>
                  <w:right w:val="nil"/>
                </w:tcBorders>
                <w:hideMark/>
              </w:tcPr>
            </w:tcPrChange>
          </w:tcPr>
          <w:p w14:paraId="39F22DBA" w14:textId="1064621C" w:rsidR="000C552A" w:rsidRPr="00613FB6" w:rsidDel="00B35ACD" w:rsidRDefault="000C552A" w:rsidP="000C552A">
            <w:pPr>
              <w:jc w:val="center"/>
              <w:rPr>
                <w:del w:id="1244" w:author="Maitland, Bryan - FS, ID" w:date="2025-10-21T13:39:00Z" w16du:dateUtc="2025-10-21T19:39:00Z"/>
                <w:moveFrom w:id="1245" w:author="Maitland, Bryan - FS, ID" w:date="2025-10-20T12:32:00Z" w16du:dateUtc="2025-10-20T18:32:00Z"/>
                <w:rFonts w:eastAsia="Times New Roman"/>
                <w:color w:val="000000"/>
                <w:sz w:val="20"/>
                <w:szCs w:val="20"/>
                <w:rPrChange w:id="1246" w:author="Maitland, Bryan - FS, ID" w:date="2025-10-20T12:46:00Z" w16du:dateUtc="2025-10-20T18:46:00Z">
                  <w:rPr>
                    <w:del w:id="1247" w:author="Maitland, Bryan - FS, ID" w:date="2025-10-21T13:39:00Z" w16du:dateUtc="2025-10-21T19:39:00Z"/>
                    <w:moveFrom w:id="1248" w:author="Maitland, Bryan - FS, ID" w:date="2025-10-20T12:32:00Z" w16du:dateUtc="2025-10-20T18:32:00Z"/>
                    <w:rFonts w:ascii="Aptos Narrow" w:eastAsia="Times New Roman" w:hAnsi="Aptos Narrow"/>
                    <w:color w:val="000000"/>
                    <w:sz w:val="18"/>
                    <w:szCs w:val="18"/>
                  </w:rPr>
                </w:rPrChange>
              </w:rPr>
            </w:pPr>
            <w:moveFrom w:id="1249" w:author="Maitland, Bryan - FS, ID" w:date="2025-10-20T12:32:00Z" w16du:dateUtc="2025-10-20T18:32:00Z">
              <w:del w:id="1250" w:author="Maitland, Bryan - FS, ID" w:date="2025-10-21T13:39:00Z" w16du:dateUtc="2025-10-21T19:39:00Z">
                <w:r w:rsidRPr="00613FB6" w:rsidDel="00B35ACD">
                  <w:rPr>
                    <w:rFonts w:eastAsia="Times New Roman"/>
                    <w:color w:val="000000"/>
                    <w:sz w:val="20"/>
                    <w:szCs w:val="20"/>
                    <w:rPrChange w:id="1251" w:author="Maitland, Bryan - FS, ID" w:date="2025-10-20T12:46:00Z" w16du:dateUtc="2025-10-20T18:46:00Z">
                      <w:rPr>
                        <w:rFonts w:ascii="Aptos Narrow" w:eastAsia="Times New Roman" w:hAnsi="Aptos Narrow"/>
                        <w:color w:val="000000"/>
                        <w:sz w:val="18"/>
                        <w:szCs w:val="18"/>
                      </w:rPr>
                    </w:rPrChange>
                  </w:rPr>
                  <w:delText>13.06 – 14.74</w:delText>
                </w:r>
              </w:del>
            </w:moveFrom>
          </w:p>
        </w:tc>
        <w:tc>
          <w:tcPr>
            <w:tcW w:w="780" w:type="dxa"/>
            <w:tcBorders>
              <w:top w:val="nil"/>
              <w:left w:val="nil"/>
              <w:bottom w:val="nil"/>
              <w:right w:val="nil"/>
            </w:tcBorders>
            <w:hideMark/>
            <w:tcPrChange w:id="1252" w:author="Maitland, Bryan - FS, ID" w:date="2025-10-21T13:39:00Z" w16du:dateUtc="2025-10-21T19:39:00Z">
              <w:tcPr>
                <w:tcW w:w="721" w:type="dxa"/>
                <w:tcBorders>
                  <w:top w:val="nil"/>
                  <w:left w:val="nil"/>
                  <w:bottom w:val="nil"/>
                  <w:right w:val="nil"/>
                </w:tcBorders>
                <w:hideMark/>
              </w:tcPr>
            </w:tcPrChange>
          </w:tcPr>
          <w:p w14:paraId="1AD119FB" w14:textId="0A74E05C" w:rsidR="000C552A" w:rsidRPr="00613FB6" w:rsidDel="00B35ACD" w:rsidRDefault="000C552A" w:rsidP="000C552A">
            <w:pPr>
              <w:jc w:val="center"/>
              <w:rPr>
                <w:del w:id="1253" w:author="Maitland, Bryan - FS, ID" w:date="2025-10-21T13:39:00Z" w16du:dateUtc="2025-10-21T19:39:00Z"/>
                <w:moveFrom w:id="1254" w:author="Maitland, Bryan - FS, ID" w:date="2025-10-20T12:32:00Z" w16du:dateUtc="2025-10-20T18:32:00Z"/>
                <w:rFonts w:eastAsia="Times New Roman"/>
                <w:b/>
                <w:bCs/>
                <w:color w:val="000000"/>
                <w:sz w:val="20"/>
                <w:szCs w:val="20"/>
                <w:rPrChange w:id="1255" w:author="Maitland, Bryan - FS, ID" w:date="2025-10-20T12:46:00Z" w16du:dateUtc="2025-10-20T18:46:00Z">
                  <w:rPr>
                    <w:del w:id="1256" w:author="Maitland, Bryan - FS, ID" w:date="2025-10-21T13:39:00Z" w16du:dateUtc="2025-10-21T19:39:00Z"/>
                    <w:moveFrom w:id="1257" w:author="Maitland, Bryan - FS, ID" w:date="2025-10-20T12:32:00Z" w16du:dateUtc="2025-10-20T18:32:00Z"/>
                    <w:rFonts w:ascii="Aptos Narrow" w:eastAsia="Times New Roman" w:hAnsi="Aptos Narrow"/>
                    <w:b/>
                    <w:bCs/>
                    <w:color w:val="000000"/>
                    <w:sz w:val="18"/>
                    <w:szCs w:val="18"/>
                  </w:rPr>
                </w:rPrChange>
              </w:rPr>
            </w:pPr>
            <w:moveFrom w:id="1258" w:author="Maitland, Bryan - FS, ID" w:date="2025-10-20T12:32:00Z" w16du:dateUtc="2025-10-20T18:32:00Z">
              <w:del w:id="1259" w:author="Maitland, Bryan - FS, ID" w:date="2025-10-21T13:39:00Z" w16du:dateUtc="2025-10-21T19:39:00Z">
                <w:r w:rsidRPr="00613FB6" w:rsidDel="00B35ACD">
                  <w:rPr>
                    <w:rFonts w:eastAsia="Times New Roman"/>
                    <w:b/>
                    <w:bCs/>
                    <w:color w:val="000000"/>
                    <w:sz w:val="20"/>
                    <w:szCs w:val="20"/>
                    <w:rPrChange w:id="1260" w:author="Maitland, Bryan - FS, ID" w:date="2025-10-20T12:46:00Z" w16du:dateUtc="2025-10-20T18:46:00Z">
                      <w:rPr>
                        <w:rFonts w:ascii="Aptos Narrow" w:eastAsia="Times New Roman" w:hAnsi="Aptos Narrow"/>
                        <w:b/>
                        <w:bCs/>
                        <w:color w:val="000000"/>
                        <w:sz w:val="18"/>
                        <w:szCs w:val="18"/>
                      </w:rPr>
                    </w:rPrChange>
                  </w:rPr>
                  <w:delText>&lt;0.001</w:delText>
                </w:r>
              </w:del>
            </w:moveFrom>
          </w:p>
        </w:tc>
      </w:tr>
      <w:tr w:rsidR="000C552A" w:rsidRPr="00613FB6" w:rsidDel="00B35ACD" w14:paraId="74EFF419" w14:textId="0EE9DD74" w:rsidTr="00B35ACD">
        <w:trPr>
          <w:trHeight w:val="300"/>
          <w:del w:id="1261" w:author="Maitland, Bryan - FS, ID" w:date="2025-10-21T13:39:00Z" w16du:dateUtc="2025-10-21T19:39:00Z"/>
          <w:trPrChange w:id="1262" w:author="Maitland, Bryan - FS, ID" w:date="2025-10-21T13:39:00Z" w16du:dateUtc="2025-10-21T19:39:00Z">
            <w:trPr>
              <w:trHeight w:val="300"/>
            </w:trPr>
          </w:trPrChange>
        </w:trPr>
        <w:tc>
          <w:tcPr>
            <w:tcW w:w="1710" w:type="dxa"/>
            <w:tcBorders>
              <w:top w:val="nil"/>
              <w:left w:val="nil"/>
              <w:bottom w:val="nil"/>
              <w:right w:val="nil"/>
            </w:tcBorders>
            <w:hideMark/>
            <w:tcPrChange w:id="1263" w:author="Maitland, Bryan - FS, ID" w:date="2025-10-21T13:39:00Z" w16du:dateUtc="2025-10-21T19:39:00Z">
              <w:tcPr>
                <w:tcW w:w="1990" w:type="dxa"/>
                <w:tcBorders>
                  <w:top w:val="nil"/>
                  <w:left w:val="nil"/>
                  <w:bottom w:val="nil"/>
                  <w:right w:val="nil"/>
                </w:tcBorders>
                <w:hideMark/>
              </w:tcPr>
            </w:tcPrChange>
          </w:tcPr>
          <w:p w14:paraId="09B24D47" w14:textId="336F1A88" w:rsidR="000C552A" w:rsidRPr="00613FB6" w:rsidDel="00B35ACD" w:rsidRDefault="000C552A" w:rsidP="000C552A">
            <w:pPr>
              <w:rPr>
                <w:del w:id="1264" w:author="Maitland, Bryan - FS, ID" w:date="2025-10-21T13:39:00Z" w16du:dateUtc="2025-10-21T19:39:00Z"/>
                <w:moveFrom w:id="1265" w:author="Maitland, Bryan - FS, ID" w:date="2025-10-20T12:32:00Z" w16du:dateUtc="2025-10-20T18:32:00Z"/>
                <w:rFonts w:eastAsia="Times New Roman"/>
                <w:color w:val="000000"/>
                <w:sz w:val="20"/>
                <w:szCs w:val="20"/>
                <w:rPrChange w:id="1266" w:author="Maitland, Bryan - FS, ID" w:date="2025-10-20T12:46:00Z" w16du:dateUtc="2025-10-20T18:46:00Z">
                  <w:rPr>
                    <w:del w:id="1267" w:author="Maitland, Bryan - FS, ID" w:date="2025-10-21T13:39:00Z" w16du:dateUtc="2025-10-21T19:39:00Z"/>
                    <w:moveFrom w:id="1268" w:author="Maitland, Bryan - FS, ID" w:date="2025-10-20T12:32:00Z" w16du:dateUtc="2025-10-20T18:32:00Z"/>
                    <w:rFonts w:ascii="Aptos Narrow" w:eastAsia="Times New Roman" w:hAnsi="Aptos Narrow"/>
                    <w:color w:val="000000"/>
                    <w:sz w:val="18"/>
                    <w:szCs w:val="18"/>
                  </w:rPr>
                </w:rPrChange>
              </w:rPr>
            </w:pPr>
            <w:moveFrom w:id="1269" w:author="Maitland, Bryan - FS, ID" w:date="2025-10-20T12:32:00Z" w16du:dateUtc="2025-10-20T18:32:00Z">
              <w:del w:id="1270" w:author="Maitland, Bryan - FS, ID" w:date="2025-10-21T13:39:00Z" w16du:dateUtc="2025-10-21T19:39:00Z">
                <w:r w:rsidRPr="00613FB6" w:rsidDel="00B35ACD">
                  <w:rPr>
                    <w:rFonts w:eastAsia="Times New Roman"/>
                    <w:color w:val="000000"/>
                    <w:sz w:val="20"/>
                    <w:szCs w:val="20"/>
                    <w:rPrChange w:id="1271" w:author="Maitland, Bryan - FS, ID" w:date="2025-10-20T12:46:00Z" w16du:dateUtc="2025-10-20T18:46:00Z">
                      <w:rPr>
                        <w:rFonts w:ascii="Aptos Narrow" w:eastAsia="Times New Roman" w:hAnsi="Aptos Narrow"/>
                        <w:color w:val="000000"/>
                        <w:sz w:val="18"/>
                        <w:szCs w:val="18"/>
                      </w:rPr>
                    </w:rPrChange>
                  </w:rPr>
                  <w:delText>temp 90^2</w:delText>
                </w:r>
              </w:del>
            </w:moveFrom>
          </w:p>
        </w:tc>
        <w:tc>
          <w:tcPr>
            <w:tcW w:w="994" w:type="dxa"/>
            <w:tcBorders>
              <w:top w:val="nil"/>
              <w:left w:val="nil"/>
              <w:bottom w:val="nil"/>
              <w:right w:val="nil"/>
            </w:tcBorders>
            <w:hideMark/>
            <w:tcPrChange w:id="1272" w:author="Maitland, Bryan - FS, ID" w:date="2025-10-21T13:39:00Z" w16du:dateUtc="2025-10-21T19:39:00Z">
              <w:tcPr>
                <w:tcW w:w="924" w:type="dxa"/>
                <w:tcBorders>
                  <w:top w:val="nil"/>
                  <w:left w:val="nil"/>
                  <w:bottom w:val="nil"/>
                  <w:right w:val="nil"/>
                </w:tcBorders>
                <w:hideMark/>
              </w:tcPr>
            </w:tcPrChange>
          </w:tcPr>
          <w:p w14:paraId="184B4422" w14:textId="32E8009A" w:rsidR="000C552A" w:rsidRPr="00613FB6" w:rsidDel="00B35ACD" w:rsidRDefault="000C552A" w:rsidP="000C552A">
            <w:pPr>
              <w:jc w:val="center"/>
              <w:rPr>
                <w:del w:id="1273" w:author="Maitland, Bryan - FS, ID" w:date="2025-10-21T13:39:00Z" w16du:dateUtc="2025-10-21T19:39:00Z"/>
                <w:moveFrom w:id="1274" w:author="Maitland, Bryan - FS, ID" w:date="2025-10-20T12:32:00Z" w16du:dateUtc="2025-10-20T18:32:00Z"/>
                <w:rFonts w:eastAsia="Times New Roman"/>
                <w:color w:val="000000"/>
                <w:sz w:val="20"/>
                <w:szCs w:val="20"/>
                <w:rPrChange w:id="1275" w:author="Maitland, Bryan - FS, ID" w:date="2025-10-20T12:46:00Z" w16du:dateUtc="2025-10-20T18:46:00Z">
                  <w:rPr>
                    <w:del w:id="1276" w:author="Maitland, Bryan - FS, ID" w:date="2025-10-21T13:39:00Z" w16du:dateUtc="2025-10-21T19:39:00Z"/>
                    <w:moveFrom w:id="1277" w:author="Maitland, Bryan - FS, ID" w:date="2025-10-20T12:32:00Z" w16du:dateUtc="2025-10-20T18:32:00Z"/>
                    <w:rFonts w:ascii="Aptos Narrow" w:eastAsia="Times New Roman" w:hAnsi="Aptos Narrow"/>
                    <w:color w:val="000000"/>
                    <w:sz w:val="18"/>
                    <w:szCs w:val="18"/>
                  </w:rPr>
                </w:rPrChange>
              </w:rPr>
            </w:pPr>
            <w:moveFrom w:id="1278" w:author="Maitland, Bryan - FS, ID" w:date="2025-10-20T12:32:00Z" w16du:dateUtc="2025-10-20T18:32:00Z">
              <w:del w:id="1279" w:author="Maitland, Bryan - FS, ID" w:date="2025-10-21T13:39:00Z" w16du:dateUtc="2025-10-21T19:39:00Z">
                <w:r w:rsidRPr="00613FB6" w:rsidDel="00B35ACD">
                  <w:rPr>
                    <w:rFonts w:eastAsia="Times New Roman"/>
                    <w:color w:val="000000"/>
                    <w:sz w:val="20"/>
                    <w:szCs w:val="20"/>
                    <w:rPrChange w:id="1280" w:author="Maitland, Bryan - FS, ID" w:date="2025-10-20T12:46:00Z" w16du:dateUtc="2025-10-20T18:46:00Z">
                      <w:rPr>
                        <w:rFonts w:ascii="Aptos Narrow" w:eastAsia="Times New Roman" w:hAnsi="Aptos Narrow"/>
                        <w:color w:val="000000"/>
                        <w:sz w:val="18"/>
                        <w:szCs w:val="18"/>
                      </w:rPr>
                    </w:rPrChange>
                  </w:rPr>
                  <w:delText>-0.85</w:delText>
                </w:r>
              </w:del>
            </w:moveFrom>
          </w:p>
        </w:tc>
        <w:tc>
          <w:tcPr>
            <w:tcW w:w="1516" w:type="dxa"/>
            <w:tcBorders>
              <w:top w:val="nil"/>
              <w:left w:val="nil"/>
              <w:bottom w:val="nil"/>
              <w:right w:val="nil"/>
            </w:tcBorders>
            <w:hideMark/>
            <w:tcPrChange w:id="1281" w:author="Maitland, Bryan - FS, ID" w:date="2025-10-21T13:39:00Z" w16du:dateUtc="2025-10-21T19:39:00Z">
              <w:tcPr>
                <w:tcW w:w="1365" w:type="dxa"/>
                <w:tcBorders>
                  <w:top w:val="nil"/>
                  <w:left w:val="nil"/>
                  <w:bottom w:val="nil"/>
                  <w:right w:val="nil"/>
                </w:tcBorders>
                <w:hideMark/>
              </w:tcPr>
            </w:tcPrChange>
          </w:tcPr>
          <w:p w14:paraId="1A818DB1" w14:textId="0D939DED" w:rsidR="000C552A" w:rsidRPr="00613FB6" w:rsidDel="00B35ACD" w:rsidRDefault="000C552A" w:rsidP="000C552A">
            <w:pPr>
              <w:jc w:val="center"/>
              <w:rPr>
                <w:del w:id="1282" w:author="Maitland, Bryan - FS, ID" w:date="2025-10-21T13:39:00Z" w16du:dateUtc="2025-10-21T19:39:00Z"/>
                <w:moveFrom w:id="1283" w:author="Maitland, Bryan - FS, ID" w:date="2025-10-20T12:32:00Z" w16du:dateUtc="2025-10-20T18:32:00Z"/>
                <w:rFonts w:eastAsia="Times New Roman"/>
                <w:color w:val="000000"/>
                <w:sz w:val="20"/>
                <w:szCs w:val="20"/>
                <w:rPrChange w:id="1284" w:author="Maitland, Bryan - FS, ID" w:date="2025-10-20T12:46:00Z" w16du:dateUtc="2025-10-20T18:46:00Z">
                  <w:rPr>
                    <w:del w:id="1285" w:author="Maitland, Bryan - FS, ID" w:date="2025-10-21T13:39:00Z" w16du:dateUtc="2025-10-21T19:39:00Z"/>
                    <w:moveFrom w:id="1286" w:author="Maitland, Bryan - FS, ID" w:date="2025-10-20T12:32:00Z" w16du:dateUtc="2025-10-20T18:32:00Z"/>
                    <w:rFonts w:ascii="Aptos Narrow" w:eastAsia="Times New Roman" w:hAnsi="Aptos Narrow"/>
                    <w:color w:val="000000"/>
                    <w:sz w:val="18"/>
                    <w:szCs w:val="18"/>
                  </w:rPr>
                </w:rPrChange>
              </w:rPr>
            </w:pPr>
            <w:moveFrom w:id="1287" w:author="Maitland, Bryan - FS, ID" w:date="2025-10-20T12:32:00Z" w16du:dateUtc="2025-10-20T18:32:00Z">
              <w:del w:id="1288" w:author="Maitland, Bryan - FS, ID" w:date="2025-10-21T13:39:00Z" w16du:dateUtc="2025-10-21T19:39:00Z">
                <w:r w:rsidRPr="00613FB6" w:rsidDel="00B35ACD">
                  <w:rPr>
                    <w:rFonts w:eastAsia="Times New Roman"/>
                    <w:color w:val="000000"/>
                    <w:sz w:val="20"/>
                    <w:szCs w:val="20"/>
                    <w:rPrChange w:id="1289" w:author="Maitland, Bryan - FS, ID" w:date="2025-10-20T12:46:00Z" w16du:dateUtc="2025-10-20T18:46:00Z">
                      <w:rPr>
                        <w:rFonts w:ascii="Aptos Narrow" w:eastAsia="Times New Roman" w:hAnsi="Aptos Narrow"/>
                        <w:color w:val="000000"/>
                        <w:sz w:val="18"/>
                        <w:szCs w:val="18"/>
                      </w:rPr>
                    </w:rPrChange>
                  </w:rPr>
                  <w:delText>-1.15 – -0.55</w:delText>
                </w:r>
              </w:del>
            </w:moveFrom>
          </w:p>
        </w:tc>
        <w:tc>
          <w:tcPr>
            <w:tcW w:w="780" w:type="dxa"/>
            <w:tcBorders>
              <w:top w:val="nil"/>
              <w:left w:val="nil"/>
              <w:bottom w:val="nil"/>
              <w:right w:val="nil"/>
            </w:tcBorders>
            <w:hideMark/>
            <w:tcPrChange w:id="1290" w:author="Maitland, Bryan - FS, ID" w:date="2025-10-21T13:39:00Z" w16du:dateUtc="2025-10-21T19:39:00Z">
              <w:tcPr>
                <w:tcW w:w="721" w:type="dxa"/>
                <w:tcBorders>
                  <w:top w:val="nil"/>
                  <w:left w:val="nil"/>
                  <w:bottom w:val="nil"/>
                  <w:right w:val="nil"/>
                </w:tcBorders>
                <w:hideMark/>
              </w:tcPr>
            </w:tcPrChange>
          </w:tcPr>
          <w:p w14:paraId="772581C2" w14:textId="6BD96AFA" w:rsidR="000C552A" w:rsidRPr="00613FB6" w:rsidDel="00B35ACD" w:rsidRDefault="000C552A" w:rsidP="000C552A">
            <w:pPr>
              <w:jc w:val="center"/>
              <w:rPr>
                <w:del w:id="1291" w:author="Maitland, Bryan - FS, ID" w:date="2025-10-21T13:39:00Z" w16du:dateUtc="2025-10-21T19:39:00Z"/>
                <w:moveFrom w:id="1292" w:author="Maitland, Bryan - FS, ID" w:date="2025-10-20T12:32:00Z" w16du:dateUtc="2025-10-20T18:32:00Z"/>
                <w:rFonts w:eastAsia="Times New Roman"/>
                <w:b/>
                <w:bCs/>
                <w:color w:val="000000"/>
                <w:sz w:val="20"/>
                <w:szCs w:val="20"/>
                <w:rPrChange w:id="1293" w:author="Maitland, Bryan - FS, ID" w:date="2025-10-20T12:46:00Z" w16du:dateUtc="2025-10-20T18:46:00Z">
                  <w:rPr>
                    <w:del w:id="1294" w:author="Maitland, Bryan - FS, ID" w:date="2025-10-21T13:39:00Z" w16du:dateUtc="2025-10-21T19:39:00Z"/>
                    <w:moveFrom w:id="1295" w:author="Maitland, Bryan - FS, ID" w:date="2025-10-20T12:32:00Z" w16du:dateUtc="2025-10-20T18:32:00Z"/>
                    <w:rFonts w:ascii="Aptos Narrow" w:eastAsia="Times New Roman" w:hAnsi="Aptos Narrow"/>
                    <w:b/>
                    <w:bCs/>
                    <w:color w:val="000000"/>
                    <w:sz w:val="18"/>
                    <w:szCs w:val="18"/>
                  </w:rPr>
                </w:rPrChange>
              </w:rPr>
            </w:pPr>
            <w:moveFrom w:id="1296" w:author="Maitland, Bryan - FS, ID" w:date="2025-10-20T12:32:00Z" w16du:dateUtc="2025-10-20T18:32:00Z">
              <w:del w:id="1297" w:author="Maitland, Bryan - FS, ID" w:date="2025-10-21T13:39:00Z" w16du:dateUtc="2025-10-21T19:39:00Z">
                <w:r w:rsidRPr="00613FB6" w:rsidDel="00B35ACD">
                  <w:rPr>
                    <w:rFonts w:eastAsia="Times New Roman"/>
                    <w:b/>
                    <w:bCs/>
                    <w:color w:val="000000"/>
                    <w:sz w:val="20"/>
                    <w:szCs w:val="20"/>
                    <w:rPrChange w:id="1298" w:author="Maitland, Bryan - FS, ID" w:date="2025-10-20T12:46:00Z" w16du:dateUtc="2025-10-20T18:46:00Z">
                      <w:rPr>
                        <w:rFonts w:ascii="Aptos Narrow" w:eastAsia="Times New Roman" w:hAnsi="Aptos Narrow"/>
                        <w:b/>
                        <w:bCs/>
                        <w:color w:val="000000"/>
                        <w:sz w:val="18"/>
                        <w:szCs w:val="18"/>
                      </w:rPr>
                    </w:rPrChange>
                  </w:rPr>
                  <w:delText>&lt;0.001</w:delText>
                </w:r>
              </w:del>
            </w:moveFrom>
          </w:p>
        </w:tc>
      </w:tr>
      <w:tr w:rsidR="000C552A" w:rsidRPr="00613FB6" w:rsidDel="00B35ACD" w14:paraId="29E9CB41" w14:textId="3C617374" w:rsidTr="00B35ACD">
        <w:trPr>
          <w:trHeight w:val="300"/>
          <w:del w:id="1299" w:author="Maitland, Bryan - FS, ID" w:date="2025-10-21T13:39:00Z" w16du:dateUtc="2025-10-21T19:39:00Z"/>
          <w:trPrChange w:id="1300" w:author="Maitland, Bryan - FS, ID" w:date="2025-10-21T13:39:00Z" w16du:dateUtc="2025-10-21T19:39:00Z">
            <w:trPr>
              <w:trHeight w:val="300"/>
            </w:trPr>
          </w:trPrChange>
        </w:trPr>
        <w:tc>
          <w:tcPr>
            <w:tcW w:w="1710" w:type="dxa"/>
            <w:tcBorders>
              <w:top w:val="nil"/>
              <w:left w:val="nil"/>
              <w:bottom w:val="nil"/>
              <w:right w:val="nil"/>
            </w:tcBorders>
            <w:hideMark/>
            <w:tcPrChange w:id="1301" w:author="Maitland, Bryan - FS, ID" w:date="2025-10-21T13:39:00Z" w16du:dateUtc="2025-10-21T19:39:00Z">
              <w:tcPr>
                <w:tcW w:w="1990" w:type="dxa"/>
                <w:tcBorders>
                  <w:top w:val="nil"/>
                  <w:left w:val="nil"/>
                  <w:bottom w:val="nil"/>
                  <w:right w:val="nil"/>
                </w:tcBorders>
                <w:hideMark/>
              </w:tcPr>
            </w:tcPrChange>
          </w:tcPr>
          <w:p w14:paraId="34745067" w14:textId="2CA728B1" w:rsidR="000C552A" w:rsidRPr="00613FB6" w:rsidDel="00B35ACD" w:rsidRDefault="000C552A" w:rsidP="000C552A">
            <w:pPr>
              <w:rPr>
                <w:del w:id="1302" w:author="Maitland, Bryan - FS, ID" w:date="2025-10-21T13:39:00Z" w16du:dateUtc="2025-10-21T19:39:00Z"/>
                <w:moveFrom w:id="1303" w:author="Maitland, Bryan - FS, ID" w:date="2025-10-20T12:32:00Z" w16du:dateUtc="2025-10-20T18:32:00Z"/>
                <w:rFonts w:eastAsia="Times New Roman"/>
                <w:color w:val="000000"/>
                <w:sz w:val="20"/>
                <w:szCs w:val="20"/>
                <w:rPrChange w:id="1304" w:author="Maitland, Bryan - FS, ID" w:date="2025-10-20T12:46:00Z" w16du:dateUtc="2025-10-20T18:46:00Z">
                  <w:rPr>
                    <w:del w:id="1305" w:author="Maitland, Bryan - FS, ID" w:date="2025-10-21T13:39:00Z" w16du:dateUtc="2025-10-21T19:39:00Z"/>
                    <w:moveFrom w:id="1306" w:author="Maitland, Bryan - FS, ID" w:date="2025-10-20T12:32:00Z" w16du:dateUtc="2025-10-20T18:32:00Z"/>
                    <w:rFonts w:ascii="Aptos Narrow" w:eastAsia="Times New Roman" w:hAnsi="Aptos Narrow"/>
                    <w:color w:val="000000"/>
                    <w:sz w:val="18"/>
                    <w:szCs w:val="18"/>
                  </w:rPr>
                </w:rPrChange>
              </w:rPr>
            </w:pPr>
            <w:moveFrom w:id="1307" w:author="Maitland, Bryan - FS, ID" w:date="2025-10-20T12:32:00Z" w16du:dateUtc="2025-10-20T18:32:00Z">
              <w:del w:id="1308" w:author="Maitland, Bryan - FS, ID" w:date="2025-10-21T13:39:00Z" w16du:dateUtc="2025-10-21T19:39:00Z">
                <w:r w:rsidRPr="00613FB6" w:rsidDel="00B35ACD">
                  <w:rPr>
                    <w:rFonts w:eastAsia="Times New Roman"/>
                    <w:color w:val="000000"/>
                    <w:sz w:val="20"/>
                    <w:szCs w:val="20"/>
                    <w:rPrChange w:id="1309" w:author="Maitland, Bryan - FS, ID" w:date="2025-10-20T12:46:00Z" w16du:dateUtc="2025-10-20T18:46:00Z">
                      <w:rPr>
                        <w:rFonts w:ascii="Aptos Narrow" w:eastAsia="Times New Roman" w:hAnsi="Aptos Narrow"/>
                        <w:color w:val="000000"/>
                        <w:sz w:val="18"/>
                        <w:szCs w:val="18"/>
                      </w:rPr>
                    </w:rPrChange>
                  </w:rPr>
                  <w:delText>stream [Beaver]</w:delText>
                </w:r>
              </w:del>
            </w:moveFrom>
          </w:p>
        </w:tc>
        <w:tc>
          <w:tcPr>
            <w:tcW w:w="994" w:type="dxa"/>
            <w:tcBorders>
              <w:top w:val="nil"/>
              <w:left w:val="nil"/>
              <w:bottom w:val="nil"/>
              <w:right w:val="nil"/>
            </w:tcBorders>
            <w:hideMark/>
            <w:tcPrChange w:id="1310" w:author="Maitland, Bryan - FS, ID" w:date="2025-10-21T13:39:00Z" w16du:dateUtc="2025-10-21T19:39:00Z">
              <w:tcPr>
                <w:tcW w:w="924" w:type="dxa"/>
                <w:tcBorders>
                  <w:top w:val="nil"/>
                  <w:left w:val="nil"/>
                  <w:bottom w:val="nil"/>
                  <w:right w:val="nil"/>
                </w:tcBorders>
                <w:hideMark/>
              </w:tcPr>
            </w:tcPrChange>
          </w:tcPr>
          <w:p w14:paraId="6D3D59DB" w14:textId="2060BF03" w:rsidR="000C552A" w:rsidRPr="00613FB6" w:rsidDel="00B35ACD" w:rsidRDefault="000C552A" w:rsidP="000C552A">
            <w:pPr>
              <w:jc w:val="center"/>
              <w:rPr>
                <w:del w:id="1311" w:author="Maitland, Bryan - FS, ID" w:date="2025-10-21T13:39:00Z" w16du:dateUtc="2025-10-21T19:39:00Z"/>
                <w:moveFrom w:id="1312" w:author="Maitland, Bryan - FS, ID" w:date="2025-10-20T12:32:00Z" w16du:dateUtc="2025-10-20T18:32:00Z"/>
                <w:rFonts w:eastAsia="Times New Roman"/>
                <w:color w:val="000000"/>
                <w:sz w:val="20"/>
                <w:szCs w:val="20"/>
                <w:rPrChange w:id="1313" w:author="Maitland, Bryan - FS, ID" w:date="2025-10-20T12:46:00Z" w16du:dateUtc="2025-10-20T18:46:00Z">
                  <w:rPr>
                    <w:del w:id="1314" w:author="Maitland, Bryan - FS, ID" w:date="2025-10-21T13:39:00Z" w16du:dateUtc="2025-10-21T19:39:00Z"/>
                    <w:moveFrom w:id="1315" w:author="Maitland, Bryan - FS, ID" w:date="2025-10-20T12:32:00Z" w16du:dateUtc="2025-10-20T18:32:00Z"/>
                    <w:rFonts w:ascii="Aptos Narrow" w:eastAsia="Times New Roman" w:hAnsi="Aptos Narrow"/>
                    <w:color w:val="000000"/>
                    <w:sz w:val="18"/>
                    <w:szCs w:val="18"/>
                  </w:rPr>
                </w:rPrChange>
              </w:rPr>
            </w:pPr>
            <w:moveFrom w:id="1316" w:author="Maitland, Bryan - FS, ID" w:date="2025-10-20T12:32:00Z" w16du:dateUtc="2025-10-20T18:32:00Z">
              <w:del w:id="1317" w:author="Maitland, Bryan - FS, ID" w:date="2025-10-21T13:39:00Z" w16du:dateUtc="2025-10-21T19:39:00Z">
                <w:r w:rsidRPr="00613FB6" w:rsidDel="00B35ACD">
                  <w:rPr>
                    <w:rFonts w:eastAsia="Times New Roman"/>
                    <w:color w:val="000000"/>
                    <w:sz w:val="20"/>
                    <w:szCs w:val="20"/>
                    <w:rPrChange w:id="1318" w:author="Maitland, Bryan - FS, ID" w:date="2025-10-20T12:46:00Z" w16du:dateUtc="2025-10-20T18:46:00Z">
                      <w:rPr>
                        <w:rFonts w:ascii="Aptos Narrow" w:eastAsia="Times New Roman" w:hAnsi="Aptos Narrow"/>
                        <w:color w:val="000000"/>
                        <w:sz w:val="18"/>
                        <w:szCs w:val="18"/>
                      </w:rPr>
                    </w:rPrChange>
                  </w:rPr>
                  <w:delText>17.41</w:delText>
                </w:r>
              </w:del>
            </w:moveFrom>
          </w:p>
        </w:tc>
        <w:tc>
          <w:tcPr>
            <w:tcW w:w="1516" w:type="dxa"/>
            <w:tcBorders>
              <w:top w:val="nil"/>
              <w:left w:val="nil"/>
              <w:bottom w:val="nil"/>
              <w:right w:val="nil"/>
            </w:tcBorders>
            <w:hideMark/>
            <w:tcPrChange w:id="1319" w:author="Maitland, Bryan - FS, ID" w:date="2025-10-21T13:39:00Z" w16du:dateUtc="2025-10-21T19:39:00Z">
              <w:tcPr>
                <w:tcW w:w="1365" w:type="dxa"/>
                <w:tcBorders>
                  <w:top w:val="nil"/>
                  <w:left w:val="nil"/>
                  <w:bottom w:val="nil"/>
                  <w:right w:val="nil"/>
                </w:tcBorders>
                <w:hideMark/>
              </w:tcPr>
            </w:tcPrChange>
          </w:tcPr>
          <w:p w14:paraId="65AD099D" w14:textId="3DB143E6" w:rsidR="000C552A" w:rsidRPr="00613FB6" w:rsidDel="00B35ACD" w:rsidRDefault="000C552A" w:rsidP="000C552A">
            <w:pPr>
              <w:jc w:val="center"/>
              <w:rPr>
                <w:del w:id="1320" w:author="Maitland, Bryan - FS, ID" w:date="2025-10-21T13:39:00Z" w16du:dateUtc="2025-10-21T19:39:00Z"/>
                <w:moveFrom w:id="1321" w:author="Maitland, Bryan - FS, ID" w:date="2025-10-20T12:32:00Z" w16du:dateUtc="2025-10-20T18:32:00Z"/>
                <w:rFonts w:eastAsia="Times New Roman"/>
                <w:color w:val="000000"/>
                <w:sz w:val="20"/>
                <w:szCs w:val="20"/>
                <w:rPrChange w:id="1322" w:author="Maitland, Bryan - FS, ID" w:date="2025-10-20T12:46:00Z" w16du:dateUtc="2025-10-20T18:46:00Z">
                  <w:rPr>
                    <w:del w:id="1323" w:author="Maitland, Bryan - FS, ID" w:date="2025-10-21T13:39:00Z" w16du:dateUtc="2025-10-21T19:39:00Z"/>
                    <w:moveFrom w:id="1324" w:author="Maitland, Bryan - FS, ID" w:date="2025-10-20T12:32:00Z" w16du:dateUtc="2025-10-20T18:32:00Z"/>
                    <w:rFonts w:ascii="Aptos Narrow" w:eastAsia="Times New Roman" w:hAnsi="Aptos Narrow"/>
                    <w:color w:val="000000"/>
                    <w:sz w:val="18"/>
                    <w:szCs w:val="18"/>
                  </w:rPr>
                </w:rPrChange>
              </w:rPr>
            </w:pPr>
            <w:moveFrom w:id="1325" w:author="Maitland, Bryan - FS, ID" w:date="2025-10-20T12:32:00Z" w16du:dateUtc="2025-10-20T18:32:00Z">
              <w:del w:id="1326" w:author="Maitland, Bryan - FS, ID" w:date="2025-10-21T13:39:00Z" w16du:dateUtc="2025-10-21T19:39:00Z">
                <w:r w:rsidRPr="00613FB6" w:rsidDel="00B35ACD">
                  <w:rPr>
                    <w:rFonts w:eastAsia="Times New Roman"/>
                    <w:color w:val="000000"/>
                    <w:sz w:val="20"/>
                    <w:szCs w:val="20"/>
                    <w:rPrChange w:id="1327" w:author="Maitland, Bryan - FS, ID" w:date="2025-10-20T12:46:00Z" w16du:dateUtc="2025-10-20T18:46:00Z">
                      <w:rPr>
                        <w:rFonts w:ascii="Aptos Narrow" w:eastAsia="Times New Roman" w:hAnsi="Aptos Narrow"/>
                        <w:color w:val="000000"/>
                        <w:sz w:val="18"/>
                        <w:szCs w:val="18"/>
                      </w:rPr>
                    </w:rPrChange>
                  </w:rPr>
                  <w:delText>10.62 – 24.19</w:delText>
                </w:r>
              </w:del>
            </w:moveFrom>
          </w:p>
        </w:tc>
        <w:tc>
          <w:tcPr>
            <w:tcW w:w="780" w:type="dxa"/>
            <w:tcBorders>
              <w:top w:val="nil"/>
              <w:left w:val="nil"/>
              <w:bottom w:val="nil"/>
              <w:right w:val="nil"/>
            </w:tcBorders>
            <w:hideMark/>
            <w:tcPrChange w:id="1328" w:author="Maitland, Bryan - FS, ID" w:date="2025-10-21T13:39:00Z" w16du:dateUtc="2025-10-21T19:39:00Z">
              <w:tcPr>
                <w:tcW w:w="721" w:type="dxa"/>
                <w:tcBorders>
                  <w:top w:val="nil"/>
                  <w:left w:val="nil"/>
                  <w:bottom w:val="nil"/>
                  <w:right w:val="nil"/>
                </w:tcBorders>
                <w:hideMark/>
              </w:tcPr>
            </w:tcPrChange>
          </w:tcPr>
          <w:p w14:paraId="3A56AAF8" w14:textId="4BE8C885" w:rsidR="000C552A" w:rsidRPr="00613FB6" w:rsidDel="00B35ACD" w:rsidRDefault="000C552A" w:rsidP="000C552A">
            <w:pPr>
              <w:jc w:val="center"/>
              <w:rPr>
                <w:del w:id="1329" w:author="Maitland, Bryan - FS, ID" w:date="2025-10-21T13:39:00Z" w16du:dateUtc="2025-10-21T19:39:00Z"/>
                <w:moveFrom w:id="1330" w:author="Maitland, Bryan - FS, ID" w:date="2025-10-20T12:32:00Z" w16du:dateUtc="2025-10-20T18:32:00Z"/>
                <w:rFonts w:eastAsia="Times New Roman"/>
                <w:b/>
                <w:bCs/>
                <w:color w:val="000000"/>
                <w:sz w:val="20"/>
                <w:szCs w:val="20"/>
                <w:rPrChange w:id="1331" w:author="Maitland, Bryan - FS, ID" w:date="2025-10-20T12:46:00Z" w16du:dateUtc="2025-10-20T18:46:00Z">
                  <w:rPr>
                    <w:del w:id="1332" w:author="Maitland, Bryan - FS, ID" w:date="2025-10-21T13:39:00Z" w16du:dateUtc="2025-10-21T19:39:00Z"/>
                    <w:moveFrom w:id="1333" w:author="Maitland, Bryan - FS, ID" w:date="2025-10-20T12:32:00Z" w16du:dateUtc="2025-10-20T18:32:00Z"/>
                    <w:rFonts w:ascii="Aptos Narrow" w:eastAsia="Times New Roman" w:hAnsi="Aptos Narrow"/>
                    <w:b/>
                    <w:bCs/>
                    <w:color w:val="000000"/>
                    <w:sz w:val="18"/>
                    <w:szCs w:val="18"/>
                  </w:rPr>
                </w:rPrChange>
              </w:rPr>
            </w:pPr>
            <w:moveFrom w:id="1334" w:author="Maitland, Bryan - FS, ID" w:date="2025-10-20T12:32:00Z" w16du:dateUtc="2025-10-20T18:32:00Z">
              <w:del w:id="1335" w:author="Maitland, Bryan - FS, ID" w:date="2025-10-21T13:39:00Z" w16du:dateUtc="2025-10-21T19:39:00Z">
                <w:r w:rsidRPr="00613FB6" w:rsidDel="00B35ACD">
                  <w:rPr>
                    <w:rFonts w:eastAsia="Times New Roman"/>
                    <w:b/>
                    <w:bCs/>
                    <w:color w:val="000000"/>
                    <w:sz w:val="20"/>
                    <w:szCs w:val="20"/>
                    <w:rPrChange w:id="1336" w:author="Maitland, Bryan - FS, ID" w:date="2025-10-20T12:46:00Z" w16du:dateUtc="2025-10-20T18:46:00Z">
                      <w:rPr>
                        <w:rFonts w:ascii="Aptos Narrow" w:eastAsia="Times New Roman" w:hAnsi="Aptos Narrow"/>
                        <w:b/>
                        <w:bCs/>
                        <w:color w:val="000000"/>
                        <w:sz w:val="18"/>
                        <w:szCs w:val="18"/>
                      </w:rPr>
                    </w:rPrChange>
                  </w:rPr>
                  <w:delText>&lt;0.001</w:delText>
                </w:r>
              </w:del>
            </w:moveFrom>
          </w:p>
        </w:tc>
      </w:tr>
      <w:tr w:rsidR="000C552A" w:rsidRPr="00613FB6" w:rsidDel="00B35ACD" w14:paraId="23F245A0" w14:textId="6F1A1B60" w:rsidTr="00B35ACD">
        <w:trPr>
          <w:trHeight w:val="300"/>
          <w:del w:id="1337" w:author="Maitland, Bryan - FS, ID" w:date="2025-10-21T13:39:00Z" w16du:dateUtc="2025-10-21T19:39:00Z"/>
          <w:trPrChange w:id="1338" w:author="Maitland, Bryan - FS, ID" w:date="2025-10-21T13:39:00Z" w16du:dateUtc="2025-10-21T19:39:00Z">
            <w:trPr>
              <w:trHeight w:val="300"/>
            </w:trPr>
          </w:trPrChange>
        </w:trPr>
        <w:tc>
          <w:tcPr>
            <w:tcW w:w="1710" w:type="dxa"/>
            <w:tcBorders>
              <w:top w:val="nil"/>
              <w:left w:val="nil"/>
              <w:bottom w:val="nil"/>
              <w:right w:val="nil"/>
            </w:tcBorders>
            <w:hideMark/>
            <w:tcPrChange w:id="1339" w:author="Maitland, Bryan - FS, ID" w:date="2025-10-21T13:39:00Z" w16du:dateUtc="2025-10-21T19:39:00Z">
              <w:tcPr>
                <w:tcW w:w="1990" w:type="dxa"/>
                <w:tcBorders>
                  <w:top w:val="nil"/>
                  <w:left w:val="nil"/>
                  <w:bottom w:val="nil"/>
                  <w:right w:val="nil"/>
                </w:tcBorders>
                <w:hideMark/>
              </w:tcPr>
            </w:tcPrChange>
          </w:tcPr>
          <w:p w14:paraId="09274A51" w14:textId="18155779" w:rsidR="000C552A" w:rsidRPr="00613FB6" w:rsidDel="00B35ACD" w:rsidRDefault="000C552A" w:rsidP="000C552A">
            <w:pPr>
              <w:rPr>
                <w:del w:id="1340" w:author="Maitland, Bryan - FS, ID" w:date="2025-10-21T13:39:00Z" w16du:dateUtc="2025-10-21T19:39:00Z"/>
                <w:moveFrom w:id="1341" w:author="Maitland, Bryan - FS, ID" w:date="2025-10-20T12:32:00Z" w16du:dateUtc="2025-10-20T18:32:00Z"/>
                <w:rFonts w:eastAsia="Times New Roman"/>
                <w:color w:val="000000"/>
                <w:sz w:val="20"/>
                <w:szCs w:val="20"/>
                <w:rPrChange w:id="1342" w:author="Maitland, Bryan - FS, ID" w:date="2025-10-20T12:46:00Z" w16du:dateUtc="2025-10-20T18:46:00Z">
                  <w:rPr>
                    <w:del w:id="1343" w:author="Maitland, Bryan - FS, ID" w:date="2025-10-21T13:39:00Z" w16du:dateUtc="2025-10-21T19:39:00Z"/>
                    <w:moveFrom w:id="1344" w:author="Maitland, Bryan - FS, ID" w:date="2025-10-20T12:32:00Z" w16du:dateUtc="2025-10-20T18:32:00Z"/>
                    <w:rFonts w:ascii="Aptos Narrow" w:eastAsia="Times New Roman" w:hAnsi="Aptos Narrow"/>
                    <w:color w:val="000000"/>
                    <w:sz w:val="18"/>
                    <w:szCs w:val="18"/>
                  </w:rPr>
                </w:rPrChange>
              </w:rPr>
            </w:pPr>
            <w:moveFrom w:id="1345" w:author="Maitland, Bryan - FS, ID" w:date="2025-10-20T12:32:00Z" w16du:dateUtc="2025-10-20T18:32:00Z">
              <w:del w:id="1346" w:author="Maitland, Bryan - FS, ID" w:date="2025-10-21T13:39:00Z" w16du:dateUtc="2025-10-21T19:39:00Z">
                <w:r w:rsidRPr="00613FB6" w:rsidDel="00B35ACD">
                  <w:rPr>
                    <w:rFonts w:eastAsia="Times New Roman"/>
                    <w:color w:val="000000"/>
                    <w:sz w:val="20"/>
                    <w:szCs w:val="20"/>
                    <w:rPrChange w:id="1347" w:author="Maitland, Bryan - FS, ID" w:date="2025-10-20T12:46:00Z" w16du:dateUtc="2025-10-20T18:46:00Z">
                      <w:rPr>
                        <w:rFonts w:ascii="Aptos Narrow" w:eastAsia="Times New Roman" w:hAnsi="Aptos Narrow"/>
                        <w:color w:val="000000"/>
                        <w:sz w:val="18"/>
                        <w:szCs w:val="18"/>
                      </w:rPr>
                    </w:rPrChange>
                  </w:rPr>
                  <w:delText>stream [Big]</w:delText>
                </w:r>
              </w:del>
            </w:moveFrom>
          </w:p>
        </w:tc>
        <w:tc>
          <w:tcPr>
            <w:tcW w:w="994" w:type="dxa"/>
            <w:tcBorders>
              <w:top w:val="nil"/>
              <w:left w:val="nil"/>
              <w:bottom w:val="nil"/>
              <w:right w:val="nil"/>
            </w:tcBorders>
            <w:hideMark/>
            <w:tcPrChange w:id="1348" w:author="Maitland, Bryan - FS, ID" w:date="2025-10-21T13:39:00Z" w16du:dateUtc="2025-10-21T19:39:00Z">
              <w:tcPr>
                <w:tcW w:w="924" w:type="dxa"/>
                <w:tcBorders>
                  <w:top w:val="nil"/>
                  <w:left w:val="nil"/>
                  <w:bottom w:val="nil"/>
                  <w:right w:val="nil"/>
                </w:tcBorders>
                <w:hideMark/>
              </w:tcPr>
            </w:tcPrChange>
          </w:tcPr>
          <w:p w14:paraId="435AC6C3" w14:textId="1CA60718" w:rsidR="000C552A" w:rsidRPr="00613FB6" w:rsidDel="00B35ACD" w:rsidRDefault="000C552A" w:rsidP="000C552A">
            <w:pPr>
              <w:jc w:val="center"/>
              <w:rPr>
                <w:del w:id="1349" w:author="Maitland, Bryan - FS, ID" w:date="2025-10-21T13:39:00Z" w16du:dateUtc="2025-10-21T19:39:00Z"/>
                <w:moveFrom w:id="1350" w:author="Maitland, Bryan - FS, ID" w:date="2025-10-20T12:32:00Z" w16du:dateUtc="2025-10-20T18:32:00Z"/>
                <w:rFonts w:eastAsia="Times New Roman"/>
                <w:color w:val="000000"/>
                <w:sz w:val="20"/>
                <w:szCs w:val="20"/>
                <w:rPrChange w:id="1351" w:author="Maitland, Bryan - FS, ID" w:date="2025-10-20T12:46:00Z" w16du:dateUtc="2025-10-20T18:46:00Z">
                  <w:rPr>
                    <w:del w:id="1352" w:author="Maitland, Bryan - FS, ID" w:date="2025-10-21T13:39:00Z" w16du:dateUtc="2025-10-21T19:39:00Z"/>
                    <w:moveFrom w:id="1353" w:author="Maitland, Bryan - FS, ID" w:date="2025-10-20T12:32:00Z" w16du:dateUtc="2025-10-20T18:32:00Z"/>
                    <w:rFonts w:ascii="Aptos Narrow" w:eastAsia="Times New Roman" w:hAnsi="Aptos Narrow"/>
                    <w:color w:val="000000"/>
                    <w:sz w:val="18"/>
                    <w:szCs w:val="18"/>
                  </w:rPr>
                </w:rPrChange>
              </w:rPr>
            </w:pPr>
            <w:moveFrom w:id="1354" w:author="Maitland, Bryan - FS, ID" w:date="2025-10-20T12:32:00Z" w16du:dateUtc="2025-10-20T18:32:00Z">
              <w:del w:id="1355" w:author="Maitland, Bryan - FS, ID" w:date="2025-10-21T13:39:00Z" w16du:dateUtc="2025-10-21T19:39:00Z">
                <w:r w:rsidRPr="00613FB6" w:rsidDel="00B35ACD">
                  <w:rPr>
                    <w:rFonts w:eastAsia="Times New Roman"/>
                    <w:color w:val="000000"/>
                    <w:sz w:val="20"/>
                    <w:szCs w:val="20"/>
                    <w:rPrChange w:id="1356" w:author="Maitland, Bryan - FS, ID" w:date="2025-10-20T12:46:00Z" w16du:dateUtc="2025-10-20T18:46:00Z">
                      <w:rPr>
                        <w:rFonts w:ascii="Aptos Narrow" w:eastAsia="Times New Roman" w:hAnsi="Aptos Narrow"/>
                        <w:color w:val="000000"/>
                        <w:sz w:val="18"/>
                        <w:szCs w:val="18"/>
                      </w:rPr>
                    </w:rPrChange>
                  </w:rPr>
                  <w:delText>-0.19</w:delText>
                </w:r>
              </w:del>
            </w:moveFrom>
          </w:p>
        </w:tc>
        <w:tc>
          <w:tcPr>
            <w:tcW w:w="1516" w:type="dxa"/>
            <w:tcBorders>
              <w:top w:val="nil"/>
              <w:left w:val="nil"/>
              <w:bottom w:val="nil"/>
              <w:right w:val="nil"/>
            </w:tcBorders>
            <w:hideMark/>
            <w:tcPrChange w:id="1357" w:author="Maitland, Bryan - FS, ID" w:date="2025-10-21T13:39:00Z" w16du:dateUtc="2025-10-21T19:39:00Z">
              <w:tcPr>
                <w:tcW w:w="1365" w:type="dxa"/>
                <w:tcBorders>
                  <w:top w:val="nil"/>
                  <w:left w:val="nil"/>
                  <w:bottom w:val="nil"/>
                  <w:right w:val="nil"/>
                </w:tcBorders>
                <w:hideMark/>
              </w:tcPr>
            </w:tcPrChange>
          </w:tcPr>
          <w:p w14:paraId="0C880FAB" w14:textId="2809012B" w:rsidR="000C552A" w:rsidRPr="00613FB6" w:rsidDel="00B35ACD" w:rsidRDefault="000C552A" w:rsidP="000C552A">
            <w:pPr>
              <w:jc w:val="center"/>
              <w:rPr>
                <w:del w:id="1358" w:author="Maitland, Bryan - FS, ID" w:date="2025-10-21T13:39:00Z" w16du:dateUtc="2025-10-21T19:39:00Z"/>
                <w:moveFrom w:id="1359" w:author="Maitland, Bryan - FS, ID" w:date="2025-10-20T12:32:00Z" w16du:dateUtc="2025-10-20T18:32:00Z"/>
                <w:rFonts w:eastAsia="Times New Roman"/>
                <w:color w:val="000000"/>
                <w:sz w:val="20"/>
                <w:szCs w:val="20"/>
                <w:rPrChange w:id="1360" w:author="Maitland, Bryan - FS, ID" w:date="2025-10-20T12:46:00Z" w16du:dateUtc="2025-10-20T18:46:00Z">
                  <w:rPr>
                    <w:del w:id="1361" w:author="Maitland, Bryan - FS, ID" w:date="2025-10-21T13:39:00Z" w16du:dateUtc="2025-10-21T19:39:00Z"/>
                    <w:moveFrom w:id="1362" w:author="Maitland, Bryan - FS, ID" w:date="2025-10-20T12:32:00Z" w16du:dateUtc="2025-10-20T18:32:00Z"/>
                    <w:rFonts w:ascii="Aptos Narrow" w:eastAsia="Times New Roman" w:hAnsi="Aptos Narrow"/>
                    <w:color w:val="000000"/>
                    <w:sz w:val="18"/>
                    <w:szCs w:val="18"/>
                  </w:rPr>
                </w:rPrChange>
              </w:rPr>
            </w:pPr>
            <w:moveFrom w:id="1363" w:author="Maitland, Bryan - FS, ID" w:date="2025-10-20T12:32:00Z" w16du:dateUtc="2025-10-20T18:32:00Z">
              <w:del w:id="1364" w:author="Maitland, Bryan - FS, ID" w:date="2025-10-21T13:39:00Z" w16du:dateUtc="2025-10-21T19:39:00Z">
                <w:r w:rsidRPr="00613FB6" w:rsidDel="00B35ACD">
                  <w:rPr>
                    <w:rFonts w:eastAsia="Times New Roman"/>
                    <w:color w:val="000000"/>
                    <w:sz w:val="20"/>
                    <w:szCs w:val="20"/>
                    <w:rPrChange w:id="1365" w:author="Maitland, Bryan - FS, ID" w:date="2025-10-20T12:46:00Z" w16du:dateUtc="2025-10-20T18:46:00Z">
                      <w:rPr>
                        <w:rFonts w:ascii="Aptos Narrow" w:eastAsia="Times New Roman" w:hAnsi="Aptos Narrow"/>
                        <w:color w:val="000000"/>
                        <w:sz w:val="18"/>
                        <w:szCs w:val="18"/>
                      </w:rPr>
                    </w:rPrChange>
                  </w:rPr>
                  <w:delText>-5.37 – 5.00</w:delText>
                </w:r>
              </w:del>
            </w:moveFrom>
          </w:p>
        </w:tc>
        <w:tc>
          <w:tcPr>
            <w:tcW w:w="780" w:type="dxa"/>
            <w:tcBorders>
              <w:top w:val="nil"/>
              <w:left w:val="nil"/>
              <w:bottom w:val="nil"/>
              <w:right w:val="nil"/>
            </w:tcBorders>
            <w:hideMark/>
            <w:tcPrChange w:id="1366" w:author="Maitland, Bryan - FS, ID" w:date="2025-10-21T13:39:00Z" w16du:dateUtc="2025-10-21T19:39:00Z">
              <w:tcPr>
                <w:tcW w:w="721" w:type="dxa"/>
                <w:tcBorders>
                  <w:top w:val="nil"/>
                  <w:left w:val="nil"/>
                  <w:bottom w:val="nil"/>
                  <w:right w:val="nil"/>
                </w:tcBorders>
                <w:hideMark/>
              </w:tcPr>
            </w:tcPrChange>
          </w:tcPr>
          <w:p w14:paraId="5ACDCB04" w14:textId="1D44AFD4" w:rsidR="000C552A" w:rsidRPr="00613FB6" w:rsidDel="00B35ACD" w:rsidRDefault="000C552A" w:rsidP="000C552A">
            <w:pPr>
              <w:jc w:val="center"/>
              <w:rPr>
                <w:del w:id="1367" w:author="Maitland, Bryan - FS, ID" w:date="2025-10-21T13:39:00Z" w16du:dateUtc="2025-10-21T19:39:00Z"/>
                <w:moveFrom w:id="1368" w:author="Maitland, Bryan - FS, ID" w:date="2025-10-20T12:32:00Z" w16du:dateUtc="2025-10-20T18:32:00Z"/>
                <w:rFonts w:eastAsia="Times New Roman"/>
                <w:color w:val="000000"/>
                <w:sz w:val="20"/>
                <w:szCs w:val="20"/>
                <w:rPrChange w:id="1369" w:author="Maitland, Bryan - FS, ID" w:date="2025-10-20T12:46:00Z" w16du:dateUtc="2025-10-20T18:46:00Z">
                  <w:rPr>
                    <w:del w:id="1370" w:author="Maitland, Bryan - FS, ID" w:date="2025-10-21T13:39:00Z" w16du:dateUtc="2025-10-21T19:39:00Z"/>
                    <w:moveFrom w:id="1371" w:author="Maitland, Bryan - FS, ID" w:date="2025-10-20T12:32:00Z" w16du:dateUtc="2025-10-20T18:32:00Z"/>
                    <w:rFonts w:ascii="Aptos Narrow" w:eastAsia="Times New Roman" w:hAnsi="Aptos Narrow"/>
                    <w:color w:val="000000"/>
                    <w:sz w:val="18"/>
                    <w:szCs w:val="18"/>
                  </w:rPr>
                </w:rPrChange>
              </w:rPr>
            </w:pPr>
            <w:moveFrom w:id="1372" w:author="Maitland, Bryan - FS, ID" w:date="2025-10-20T12:32:00Z" w16du:dateUtc="2025-10-20T18:32:00Z">
              <w:del w:id="1373" w:author="Maitland, Bryan - FS, ID" w:date="2025-10-21T13:39:00Z" w16du:dateUtc="2025-10-21T19:39:00Z">
                <w:r w:rsidRPr="00613FB6" w:rsidDel="00B35ACD">
                  <w:rPr>
                    <w:rFonts w:eastAsia="Times New Roman"/>
                    <w:color w:val="000000"/>
                    <w:sz w:val="20"/>
                    <w:szCs w:val="20"/>
                    <w:rPrChange w:id="1374" w:author="Maitland, Bryan - FS, ID" w:date="2025-10-20T12:46:00Z" w16du:dateUtc="2025-10-20T18:46:00Z">
                      <w:rPr>
                        <w:rFonts w:ascii="Aptos Narrow" w:eastAsia="Times New Roman" w:hAnsi="Aptos Narrow"/>
                        <w:color w:val="000000"/>
                        <w:sz w:val="18"/>
                        <w:szCs w:val="18"/>
                      </w:rPr>
                    </w:rPrChange>
                  </w:rPr>
                  <w:delText>0.944</w:delText>
                </w:r>
              </w:del>
            </w:moveFrom>
          </w:p>
        </w:tc>
      </w:tr>
      <w:tr w:rsidR="000C552A" w:rsidRPr="00613FB6" w:rsidDel="00B35ACD" w14:paraId="3292C60B" w14:textId="5E584733" w:rsidTr="00B35ACD">
        <w:trPr>
          <w:trHeight w:val="300"/>
          <w:del w:id="1375" w:author="Maitland, Bryan - FS, ID" w:date="2025-10-21T13:39:00Z" w16du:dateUtc="2025-10-21T19:39:00Z"/>
          <w:trPrChange w:id="1376" w:author="Maitland, Bryan - FS, ID" w:date="2025-10-21T13:39:00Z" w16du:dateUtc="2025-10-21T19:39:00Z">
            <w:trPr>
              <w:trHeight w:val="300"/>
            </w:trPr>
          </w:trPrChange>
        </w:trPr>
        <w:tc>
          <w:tcPr>
            <w:tcW w:w="1710" w:type="dxa"/>
            <w:tcBorders>
              <w:top w:val="nil"/>
              <w:left w:val="nil"/>
              <w:bottom w:val="nil"/>
              <w:right w:val="nil"/>
            </w:tcBorders>
            <w:hideMark/>
            <w:tcPrChange w:id="1377" w:author="Maitland, Bryan - FS, ID" w:date="2025-10-21T13:39:00Z" w16du:dateUtc="2025-10-21T19:39:00Z">
              <w:tcPr>
                <w:tcW w:w="1990" w:type="dxa"/>
                <w:tcBorders>
                  <w:top w:val="nil"/>
                  <w:left w:val="nil"/>
                  <w:bottom w:val="nil"/>
                  <w:right w:val="nil"/>
                </w:tcBorders>
                <w:hideMark/>
              </w:tcPr>
            </w:tcPrChange>
          </w:tcPr>
          <w:p w14:paraId="2065D78E" w14:textId="271549C7" w:rsidR="000C552A" w:rsidRPr="00613FB6" w:rsidDel="00B35ACD" w:rsidRDefault="000C552A" w:rsidP="000C552A">
            <w:pPr>
              <w:rPr>
                <w:del w:id="1378" w:author="Maitland, Bryan - FS, ID" w:date="2025-10-21T13:39:00Z" w16du:dateUtc="2025-10-21T19:39:00Z"/>
                <w:moveFrom w:id="1379" w:author="Maitland, Bryan - FS, ID" w:date="2025-10-20T12:32:00Z" w16du:dateUtc="2025-10-20T18:32:00Z"/>
                <w:rFonts w:eastAsia="Times New Roman"/>
                <w:color w:val="000000"/>
                <w:sz w:val="20"/>
                <w:szCs w:val="20"/>
                <w:rPrChange w:id="1380" w:author="Maitland, Bryan - FS, ID" w:date="2025-10-20T12:46:00Z" w16du:dateUtc="2025-10-20T18:46:00Z">
                  <w:rPr>
                    <w:del w:id="1381" w:author="Maitland, Bryan - FS, ID" w:date="2025-10-21T13:39:00Z" w16du:dateUtc="2025-10-21T19:39:00Z"/>
                    <w:moveFrom w:id="1382" w:author="Maitland, Bryan - FS, ID" w:date="2025-10-20T12:32:00Z" w16du:dateUtc="2025-10-20T18:32:00Z"/>
                    <w:rFonts w:ascii="Aptos Narrow" w:eastAsia="Times New Roman" w:hAnsi="Aptos Narrow"/>
                    <w:color w:val="000000"/>
                    <w:sz w:val="18"/>
                    <w:szCs w:val="18"/>
                  </w:rPr>
                </w:rPrChange>
              </w:rPr>
            </w:pPr>
            <w:moveFrom w:id="1383" w:author="Maitland, Bryan - FS, ID" w:date="2025-10-20T12:32:00Z" w16du:dateUtc="2025-10-20T18:32:00Z">
              <w:del w:id="1384" w:author="Maitland, Bryan - FS, ID" w:date="2025-10-21T13:39:00Z" w16du:dateUtc="2025-10-21T19:39:00Z">
                <w:r w:rsidRPr="00613FB6" w:rsidDel="00B35ACD">
                  <w:rPr>
                    <w:rFonts w:eastAsia="Times New Roman"/>
                    <w:color w:val="000000"/>
                    <w:sz w:val="20"/>
                    <w:szCs w:val="20"/>
                    <w:rPrChange w:id="1385" w:author="Maitland, Bryan - FS, ID" w:date="2025-10-20T12:46:00Z" w16du:dateUtc="2025-10-20T18:46:00Z">
                      <w:rPr>
                        <w:rFonts w:ascii="Aptos Narrow" w:eastAsia="Times New Roman" w:hAnsi="Aptos Narrow"/>
                        <w:color w:val="000000"/>
                        <w:sz w:val="18"/>
                        <w:szCs w:val="18"/>
                      </w:rPr>
                    </w:rPrChange>
                  </w:rPr>
                  <w:delText>stream [Camas]</w:delText>
                </w:r>
              </w:del>
            </w:moveFrom>
          </w:p>
        </w:tc>
        <w:tc>
          <w:tcPr>
            <w:tcW w:w="994" w:type="dxa"/>
            <w:tcBorders>
              <w:top w:val="nil"/>
              <w:left w:val="nil"/>
              <w:bottom w:val="nil"/>
              <w:right w:val="nil"/>
            </w:tcBorders>
            <w:hideMark/>
            <w:tcPrChange w:id="1386" w:author="Maitland, Bryan - FS, ID" w:date="2025-10-21T13:39:00Z" w16du:dateUtc="2025-10-21T19:39:00Z">
              <w:tcPr>
                <w:tcW w:w="924" w:type="dxa"/>
                <w:tcBorders>
                  <w:top w:val="nil"/>
                  <w:left w:val="nil"/>
                  <w:bottom w:val="nil"/>
                  <w:right w:val="nil"/>
                </w:tcBorders>
                <w:hideMark/>
              </w:tcPr>
            </w:tcPrChange>
          </w:tcPr>
          <w:p w14:paraId="7E0B208C" w14:textId="27B69093" w:rsidR="000C552A" w:rsidRPr="00613FB6" w:rsidDel="00B35ACD" w:rsidRDefault="000C552A" w:rsidP="000C552A">
            <w:pPr>
              <w:jc w:val="center"/>
              <w:rPr>
                <w:del w:id="1387" w:author="Maitland, Bryan - FS, ID" w:date="2025-10-21T13:39:00Z" w16du:dateUtc="2025-10-21T19:39:00Z"/>
                <w:moveFrom w:id="1388" w:author="Maitland, Bryan - FS, ID" w:date="2025-10-20T12:32:00Z" w16du:dateUtc="2025-10-20T18:32:00Z"/>
                <w:rFonts w:eastAsia="Times New Roman"/>
                <w:color w:val="000000"/>
                <w:sz w:val="20"/>
                <w:szCs w:val="20"/>
                <w:rPrChange w:id="1389" w:author="Maitland, Bryan - FS, ID" w:date="2025-10-20T12:46:00Z" w16du:dateUtc="2025-10-20T18:46:00Z">
                  <w:rPr>
                    <w:del w:id="1390" w:author="Maitland, Bryan - FS, ID" w:date="2025-10-21T13:39:00Z" w16du:dateUtc="2025-10-21T19:39:00Z"/>
                    <w:moveFrom w:id="1391" w:author="Maitland, Bryan - FS, ID" w:date="2025-10-20T12:32:00Z" w16du:dateUtc="2025-10-20T18:32:00Z"/>
                    <w:rFonts w:ascii="Aptos Narrow" w:eastAsia="Times New Roman" w:hAnsi="Aptos Narrow"/>
                    <w:color w:val="000000"/>
                    <w:sz w:val="18"/>
                    <w:szCs w:val="18"/>
                  </w:rPr>
                </w:rPrChange>
              </w:rPr>
            </w:pPr>
            <w:moveFrom w:id="1392" w:author="Maitland, Bryan - FS, ID" w:date="2025-10-20T12:32:00Z" w16du:dateUtc="2025-10-20T18:32:00Z">
              <w:del w:id="1393" w:author="Maitland, Bryan - FS, ID" w:date="2025-10-21T13:39:00Z" w16du:dateUtc="2025-10-21T19:39:00Z">
                <w:r w:rsidRPr="00613FB6" w:rsidDel="00B35ACD">
                  <w:rPr>
                    <w:rFonts w:eastAsia="Times New Roman"/>
                    <w:color w:val="000000"/>
                    <w:sz w:val="20"/>
                    <w:szCs w:val="20"/>
                    <w:rPrChange w:id="1394" w:author="Maitland, Bryan - FS, ID" w:date="2025-10-20T12:46:00Z" w16du:dateUtc="2025-10-20T18:46:00Z">
                      <w:rPr>
                        <w:rFonts w:ascii="Aptos Narrow" w:eastAsia="Times New Roman" w:hAnsi="Aptos Narrow"/>
                        <w:color w:val="000000"/>
                        <w:sz w:val="18"/>
                        <w:szCs w:val="18"/>
                      </w:rPr>
                    </w:rPrChange>
                  </w:rPr>
                  <w:delText>2.3</w:delText>
                </w:r>
              </w:del>
            </w:moveFrom>
          </w:p>
        </w:tc>
        <w:tc>
          <w:tcPr>
            <w:tcW w:w="1516" w:type="dxa"/>
            <w:tcBorders>
              <w:top w:val="nil"/>
              <w:left w:val="nil"/>
              <w:bottom w:val="nil"/>
              <w:right w:val="nil"/>
            </w:tcBorders>
            <w:hideMark/>
            <w:tcPrChange w:id="1395" w:author="Maitland, Bryan - FS, ID" w:date="2025-10-21T13:39:00Z" w16du:dateUtc="2025-10-21T19:39:00Z">
              <w:tcPr>
                <w:tcW w:w="1365" w:type="dxa"/>
                <w:tcBorders>
                  <w:top w:val="nil"/>
                  <w:left w:val="nil"/>
                  <w:bottom w:val="nil"/>
                  <w:right w:val="nil"/>
                </w:tcBorders>
                <w:hideMark/>
              </w:tcPr>
            </w:tcPrChange>
          </w:tcPr>
          <w:p w14:paraId="0BECA362" w14:textId="099E36E8" w:rsidR="000C552A" w:rsidRPr="00613FB6" w:rsidDel="00B35ACD" w:rsidRDefault="000C552A" w:rsidP="000C552A">
            <w:pPr>
              <w:jc w:val="center"/>
              <w:rPr>
                <w:del w:id="1396" w:author="Maitland, Bryan - FS, ID" w:date="2025-10-21T13:39:00Z" w16du:dateUtc="2025-10-21T19:39:00Z"/>
                <w:moveFrom w:id="1397" w:author="Maitland, Bryan - FS, ID" w:date="2025-10-20T12:32:00Z" w16du:dateUtc="2025-10-20T18:32:00Z"/>
                <w:rFonts w:eastAsia="Times New Roman"/>
                <w:color w:val="000000"/>
                <w:sz w:val="20"/>
                <w:szCs w:val="20"/>
                <w:rPrChange w:id="1398" w:author="Maitland, Bryan - FS, ID" w:date="2025-10-20T12:46:00Z" w16du:dateUtc="2025-10-20T18:46:00Z">
                  <w:rPr>
                    <w:del w:id="1399" w:author="Maitland, Bryan - FS, ID" w:date="2025-10-21T13:39:00Z" w16du:dateUtc="2025-10-21T19:39:00Z"/>
                    <w:moveFrom w:id="1400" w:author="Maitland, Bryan - FS, ID" w:date="2025-10-20T12:32:00Z" w16du:dateUtc="2025-10-20T18:32:00Z"/>
                    <w:rFonts w:ascii="Aptos Narrow" w:eastAsia="Times New Roman" w:hAnsi="Aptos Narrow"/>
                    <w:color w:val="000000"/>
                    <w:sz w:val="18"/>
                    <w:szCs w:val="18"/>
                  </w:rPr>
                </w:rPrChange>
              </w:rPr>
            </w:pPr>
            <w:moveFrom w:id="1401" w:author="Maitland, Bryan - FS, ID" w:date="2025-10-20T12:32:00Z" w16du:dateUtc="2025-10-20T18:32:00Z">
              <w:del w:id="1402" w:author="Maitland, Bryan - FS, ID" w:date="2025-10-21T13:39:00Z" w16du:dateUtc="2025-10-21T19:39:00Z">
                <w:r w:rsidRPr="00613FB6" w:rsidDel="00B35ACD">
                  <w:rPr>
                    <w:rFonts w:eastAsia="Times New Roman"/>
                    <w:color w:val="000000"/>
                    <w:sz w:val="20"/>
                    <w:szCs w:val="20"/>
                    <w:rPrChange w:id="1403" w:author="Maitland, Bryan - FS, ID" w:date="2025-10-20T12:46:00Z" w16du:dateUtc="2025-10-20T18:46:00Z">
                      <w:rPr>
                        <w:rFonts w:ascii="Aptos Narrow" w:eastAsia="Times New Roman" w:hAnsi="Aptos Narrow"/>
                        <w:color w:val="000000"/>
                        <w:sz w:val="18"/>
                        <w:szCs w:val="18"/>
                      </w:rPr>
                    </w:rPrChange>
                  </w:rPr>
                  <w:delText>-3.08 – 7.69</w:delText>
                </w:r>
              </w:del>
            </w:moveFrom>
          </w:p>
        </w:tc>
        <w:tc>
          <w:tcPr>
            <w:tcW w:w="780" w:type="dxa"/>
            <w:tcBorders>
              <w:top w:val="nil"/>
              <w:left w:val="nil"/>
              <w:bottom w:val="nil"/>
              <w:right w:val="nil"/>
            </w:tcBorders>
            <w:hideMark/>
            <w:tcPrChange w:id="1404" w:author="Maitland, Bryan - FS, ID" w:date="2025-10-21T13:39:00Z" w16du:dateUtc="2025-10-21T19:39:00Z">
              <w:tcPr>
                <w:tcW w:w="721" w:type="dxa"/>
                <w:tcBorders>
                  <w:top w:val="nil"/>
                  <w:left w:val="nil"/>
                  <w:bottom w:val="nil"/>
                  <w:right w:val="nil"/>
                </w:tcBorders>
                <w:hideMark/>
              </w:tcPr>
            </w:tcPrChange>
          </w:tcPr>
          <w:p w14:paraId="10449848" w14:textId="2E506C52" w:rsidR="000C552A" w:rsidRPr="00613FB6" w:rsidDel="00B35ACD" w:rsidRDefault="000C552A" w:rsidP="000C552A">
            <w:pPr>
              <w:jc w:val="center"/>
              <w:rPr>
                <w:del w:id="1405" w:author="Maitland, Bryan - FS, ID" w:date="2025-10-21T13:39:00Z" w16du:dateUtc="2025-10-21T19:39:00Z"/>
                <w:moveFrom w:id="1406" w:author="Maitland, Bryan - FS, ID" w:date="2025-10-20T12:32:00Z" w16du:dateUtc="2025-10-20T18:32:00Z"/>
                <w:rFonts w:eastAsia="Times New Roman"/>
                <w:color w:val="000000"/>
                <w:sz w:val="20"/>
                <w:szCs w:val="20"/>
                <w:rPrChange w:id="1407" w:author="Maitland, Bryan - FS, ID" w:date="2025-10-20T12:46:00Z" w16du:dateUtc="2025-10-20T18:46:00Z">
                  <w:rPr>
                    <w:del w:id="1408" w:author="Maitland, Bryan - FS, ID" w:date="2025-10-21T13:39:00Z" w16du:dateUtc="2025-10-21T19:39:00Z"/>
                    <w:moveFrom w:id="1409" w:author="Maitland, Bryan - FS, ID" w:date="2025-10-20T12:32:00Z" w16du:dateUtc="2025-10-20T18:32:00Z"/>
                    <w:rFonts w:ascii="Aptos Narrow" w:eastAsia="Times New Roman" w:hAnsi="Aptos Narrow"/>
                    <w:color w:val="000000"/>
                    <w:sz w:val="18"/>
                    <w:szCs w:val="18"/>
                  </w:rPr>
                </w:rPrChange>
              </w:rPr>
            </w:pPr>
            <w:moveFrom w:id="1410" w:author="Maitland, Bryan - FS, ID" w:date="2025-10-20T12:32:00Z" w16du:dateUtc="2025-10-20T18:32:00Z">
              <w:del w:id="1411" w:author="Maitland, Bryan - FS, ID" w:date="2025-10-21T13:39:00Z" w16du:dateUtc="2025-10-21T19:39:00Z">
                <w:r w:rsidRPr="00613FB6" w:rsidDel="00B35ACD">
                  <w:rPr>
                    <w:rFonts w:eastAsia="Times New Roman"/>
                    <w:color w:val="000000"/>
                    <w:sz w:val="20"/>
                    <w:szCs w:val="20"/>
                    <w:rPrChange w:id="1412" w:author="Maitland, Bryan - FS, ID" w:date="2025-10-20T12:46:00Z" w16du:dateUtc="2025-10-20T18:46:00Z">
                      <w:rPr>
                        <w:rFonts w:ascii="Aptos Narrow" w:eastAsia="Times New Roman" w:hAnsi="Aptos Narrow"/>
                        <w:color w:val="000000"/>
                        <w:sz w:val="18"/>
                        <w:szCs w:val="18"/>
                      </w:rPr>
                    </w:rPrChange>
                  </w:rPr>
                  <w:delText>0.402</w:delText>
                </w:r>
              </w:del>
            </w:moveFrom>
          </w:p>
        </w:tc>
      </w:tr>
      <w:tr w:rsidR="000C552A" w:rsidRPr="00613FB6" w:rsidDel="00B35ACD" w14:paraId="7228507D" w14:textId="36E8DB55" w:rsidTr="00B35ACD">
        <w:trPr>
          <w:trHeight w:val="300"/>
          <w:del w:id="1413" w:author="Maitland, Bryan - FS, ID" w:date="2025-10-21T13:39:00Z" w16du:dateUtc="2025-10-21T19:39:00Z"/>
          <w:trPrChange w:id="1414" w:author="Maitland, Bryan - FS, ID" w:date="2025-10-21T13:39:00Z" w16du:dateUtc="2025-10-21T19:39:00Z">
            <w:trPr>
              <w:trHeight w:val="300"/>
            </w:trPr>
          </w:trPrChange>
        </w:trPr>
        <w:tc>
          <w:tcPr>
            <w:tcW w:w="1710" w:type="dxa"/>
            <w:tcBorders>
              <w:top w:val="nil"/>
              <w:left w:val="nil"/>
              <w:bottom w:val="nil"/>
              <w:right w:val="nil"/>
            </w:tcBorders>
            <w:hideMark/>
            <w:tcPrChange w:id="1415" w:author="Maitland, Bryan - FS, ID" w:date="2025-10-21T13:39:00Z" w16du:dateUtc="2025-10-21T19:39:00Z">
              <w:tcPr>
                <w:tcW w:w="1990" w:type="dxa"/>
                <w:tcBorders>
                  <w:top w:val="nil"/>
                  <w:left w:val="nil"/>
                  <w:bottom w:val="nil"/>
                  <w:right w:val="nil"/>
                </w:tcBorders>
                <w:hideMark/>
              </w:tcPr>
            </w:tcPrChange>
          </w:tcPr>
          <w:p w14:paraId="43C45D33" w14:textId="3845A6EE" w:rsidR="000C552A" w:rsidRPr="00613FB6" w:rsidDel="00B35ACD" w:rsidRDefault="000C552A" w:rsidP="000C552A">
            <w:pPr>
              <w:rPr>
                <w:del w:id="1416" w:author="Maitland, Bryan - FS, ID" w:date="2025-10-21T13:39:00Z" w16du:dateUtc="2025-10-21T19:39:00Z"/>
                <w:moveFrom w:id="1417" w:author="Maitland, Bryan - FS, ID" w:date="2025-10-20T12:32:00Z" w16du:dateUtc="2025-10-20T18:32:00Z"/>
                <w:rFonts w:eastAsia="Times New Roman"/>
                <w:color w:val="000000"/>
                <w:sz w:val="20"/>
                <w:szCs w:val="20"/>
                <w:rPrChange w:id="1418" w:author="Maitland, Bryan - FS, ID" w:date="2025-10-20T12:46:00Z" w16du:dateUtc="2025-10-20T18:46:00Z">
                  <w:rPr>
                    <w:del w:id="1419" w:author="Maitland, Bryan - FS, ID" w:date="2025-10-21T13:39:00Z" w16du:dateUtc="2025-10-21T19:39:00Z"/>
                    <w:moveFrom w:id="1420" w:author="Maitland, Bryan - FS, ID" w:date="2025-10-20T12:32:00Z" w16du:dateUtc="2025-10-20T18:32:00Z"/>
                    <w:rFonts w:ascii="Aptos Narrow" w:eastAsia="Times New Roman" w:hAnsi="Aptos Narrow"/>
                    <w:color w:val="000000"/>
                    <w:sz w:val="18"/>
                    <w:szCs w:val="18"/>
                  </w:rPr>
                </w:rPrChange>
              </w:rPr>
            </w:pPr>
            <w:moveFrom w:id="1421" w:author="Maitland, Bryan - FS, ID" w:date="2025-10-20T12:32:00Z" w16du:dateUtc="2025-10-20T18:32:00Z">
              <w:del w:id="1422" w:author="Maitland, Bryan - FS, ID" w:date="2025-10-21T13:39:00Z" w16du:dateUtc="2025-10-21T19:39:00Z">
                <w:r w:rsidRPr="00613FB6" w:rsidDel="00B35ACD">
                  <w:rPr>
                    <w:rFonts w:eastAsia="Times New Roman"/>
                    <w:color w:val="000000"/>
                    <w:sz w:val="20"/>
                    <w:szCs w:val="20"/>
                    <w:rPrChange w:id="1423" w:author="Maitland, Bryan - FS, ID" w:date="2025-10-20T12:46:00Z" w16du:dateUtc="2025-10-20T18:46:00Z">
                      <w:rPr>
                        <w:rFonts w:ascii="Aptos Narrow" w:eastAsia="Times New Roman" w:hAnsi="Aptos Narrow"/>
                        <w:color w:val="000000"/>
                        <w:sz w:val="18"/>
                        <w:szCs w:val="18"/>
                      </w:rPr>
                    </w:rPrChange>
                  </w:rPr>
                  <w:delText>stream [Elk]</w:delText>
                </w:r>
              </w:del>
            </w:moveFrom>
          </w:p>
        </w:tc>
        <w:tc>
          <w:tcPr>
            <w:tcW w:w="994" w:type="dxa"/>
            <w:tcBorders>
              <w:top w:val="nil"/>
              <w:left w:val="nil"/>
              <w:bottom w:val="nil"/>
              <w:right w:val="nil"/>
            </w:tcBorders>
            <w:hideMark/>
            <w:tcPrChange w:id="1424" w:author="Maitland, Bryan - FS, ID" w:date="2025-10-21T13:39:00Z" w16du:dateUtc="2025-10-21T19:39:00Z">
              <w:tcPr>
                <w:tcW w:w="924" w:type="dxa"/>
                <w:tcBorders>
                  <w:top w:val="nil"/>
                  <w:left w:val="nil"/>
                  <w:bottom w:val="nil"/>
                  <w:right w:val="nil"/>
                </w:tcBorders>
                <w:hideMark/>
              </w:tcPr>
            </w:tcPrChange>
          </w:tcPr>
          <w:p w14:paraId="5F38591F" w14:textId="20C4C5B8" w:rsidR="000C552A" w:rsidRPr="00613FB6" w:rsidDel="00B35ACD" w:rsidRDefault="000C552A" w:rsidP="000C552A">
            <w:pPr>
              <w:jc w:val="center"/>
              <w:rPr>
                <w:del w:id="1425" w:author="Maitland, Bryan - FS, ID" w:date="2025-10-21T13:39:00Z" w16du:dateUtc="2025-10-21T19:39:00Z"/>
                <w:moveFrom w:id="1426" w:author="Maitland, Bryan - FS, ID" w:date="2025-10-20T12:32:00Z" w16du:dateUtc="2025-10-20T18:32:00Z"/>
                <w:rFonts w:eastAsia="Times New Roman"/>
                <w:color w:val="000000"/>
                <w:sz w:val="20"/>
                <w:szCs w:val="20"/>
                <w:rPrChange w:id="1427" w:author="Maitland, Bryan - FS, ID" w:date="2025-10-20T12:46:00Z" w16du:dateUtc="2025-10-20T18:46:00Z">
                  <w:rPr>
                    <w:del w:id="1428" w:author="Maitland, Bryan - FS, ID" w:date="2025-10-21T13:39:00Z" w16du:dateUtc="2025-10-21T19:39:00Z"/>
                    <w:moveFrom w:id="1429" w:author="Maitland, Bryan - FS, ID" w:date="2025-10-20T12:32:00Z" w16du:dateUtc="2025-10-20T18:32:00Z"/>
                    <w:rFonts w:ascii="Aptos Narrow" w:eastAsia="Times New Roman" w:hAnsi="Aptos Narrow"/>
                    <w:color w:val="000000"/>
                    <w:sz w:val="18"/>
                    <w:szCs w:val="18"/>
                  </w:rPr>
                </w:rPrChange>
              </w:rPr>
            </w:pPr>
            <w:moveFrom w:id="1430" w:author="Maitland, Bryan - FS, ID" w:date="2025-10-20T12:32:00Z" w16du:dateUtc="2025-10-20T18:32:00Z">
              <w:del w:id="1431" w:author="Maitland, Bryan - FS, ID" w:date="2025-10-21T13:39:00Z" w16du:dateUtc="2025-10-21T19:39:00Z">
                <w:r w:rsidRPr="00613FB6" w:rsidDel="00B35ACD">
                  <w:rPr>
                    <w:rFonts w:eastAsia="Times New Roman"/>
                    <w:color w:val="000000"/>
                    <w:sz w:val="20"/>
                    <w:szCs w:val="20"/>
                    <w:rPrChange w:id="1432" w:author="Maitland, Bryan - FS, ID" w:date="2025-10-20T12:46:00Z" w16du:dateUtc="2025-10-20T18:46:00Z">
                      <w:rPr>
                        <w:rFonts w:ascii="Aptos Narrow" w:eastAsia="Times New Roman" w:hAnsi="Aptos Narrow"/>
                        <w:color w:val="000000"/>
                        <w:sz w:val="18"/>
                        <w:szCs w:val="18"/>
                      </w:rPr>
                    </w:rPrChange>
                  </w:rPr>
                  <w:delText>11.97</w:delText>
                </w:r>
              </w:del>
            </w:moveFrom>
          </w:p>
        </w:tc>
        <w:tc>
          <w:tcPr>
            <w:tcW w:w="1516" w:type="dxa"/>
            <w:tcBorders>
              <w:top w:val="nil"/>
              <w:left w:val="nil"/>
              <w:bottom w:val="nil"/>
              <w:right w:val="nil"/>
            </w:tcBorders>
            <w:hideMark/>
            <w:tcPrChange w:id="1433" w:author="Maitland, Bryan - FS, ID" w:date="2025-10-21T13:39:00Z" w16du:dateUtc="2025-10-21T19:39:00Z">
              <w:tcPr>
                <w:tcW w:w="1365" w:type="dxa"/>
                <w:tcBorders>
                  <w:top w:val="nil"/>
                  <w:left w:val="nil"/>
                  <w:bottom w:val="nil"/>
                  <w:right w:val="nil"/>
                </w:tcBorders>
                <w:hideMark/>
              </w:tcPr>
            </w:tcPrChange>
          </w:tcPr>
          <w:p w14:paraId="0FBFF42C" w14:textId="71ABCCD1" w:rsidR="000C552A" w:rsidRPr="00613FB6" w:rsidDel="00B35ACD" w:rsidRDefault="000C552A" w:rsidP="000C552A">
            <w:pPr>
              <w:jc w:val="center"/>
              <w:rPr>
                <w:del w:id="1434" w:author="Maitland, Bryan - FS, ID" w:date="2025-10-21T13:39:00Z" w16du:dateUtc="2025-10-21T19:39:00Z"/>
                <w:moveFrom w:id="1435" w:author="Maitland, Bryan - FS, ID" w:date="2025-10-20T12:32:00Z" w16du:dateUtc="2025-10-20T18:32:00Z"/>
                <w:rFonts w:eastAsia="Times New Roman"/>
                <w:color w:val="000000"/>
                <w:sz w:val="20"/>
                <w:szCs w:val="20"/>
                <w:rPrChange w:id="1436" w:author="Maitland, Bryan - FS, ID" w:date="2025-10-20T12:46:00Z" w16du:dateUtc="2025-10-20T18:46:00Z">
                  <w:rPr>
                    <w:del w:id="1437" w:author="Maitland, Bryan - FS, ID" w:date="2025-10-21T13:39:00Z" w16du:dateUtc="2025-10-21T19:39:00Z"/>
                    <w:moveFrom w:id="1438" w:author="Maitland, Bryan - FS, ID" w:date="2025-10-20T12:32:00Z" w16du:dateUtc="2025-10-20T18:32:00Z"/>
                    <w:rFonts w:ascii="Aptos Narrow" w:eastAsia="Times New Roman" w:hAnsi="Aptos Narrow"/>
                    <w:color w:val="000000"/>
                    <w:sz w:val="18"/>
                    <w:szCs w:val="18"/>
                  </w:rPr>
                </w:rPrChange>
              </w:rPr>
            </w:pPr>
            <w:moveFrom w:id="1439" w:author="Maitland, Bryan - FS, ID" w:date="2025-10-20T12:32:00Z" w16du:dateUtc="2025-10-20T18:32:00Z">
              <w:del w:id="1440" w:author="Maitland, Bryan - FS, ID" w:date="2025-10-21T13:39:00Z" w16du:dateUtc="2025-10-21T19:39:00Z">
                <w:r w:rsidRPr="00613FB6" w:rsidDel="00B35ACD">
                  <w:rPr>
                    <w:rFonts w:eastAsia="Times New Roman"/>
                    <w:color w:val="000000"/>
                    <w:sz w:val="20"/>
                    <w:szCs w:val="20"/>
                    <w:rPrChange w:id="1441" w:author="Maitland, Bryan - FS, ID" w:date="2025-10-20T12:46:00Z" w16du:dateUtc="2025-10-20T18:46:00Z">
                      <w:rPr>
                        <w:rFonts w:ascii="Aptos Narrow" w:eastAsia="Times New Roman" w:hAnsi="Aptos Narrow"/>
                        <w:color w:val="000000"/>
                        <w:sz w:val="18"/>
                        <w:szCs w:val="18"/>
                      </w:rPr>
                    </w:rPrChange>
                  </w:rPr>
                  <w:delText>4.88 – 19.06</w:delText>
                </w:r>
              </w:del>
            </w:moveFrom>
          </w:p>
        </w:tc>
        <w:tc>
          <w:tcPr>
            <w:tcW w:w="780" w:type="dxa"/>
            <w:tcBorders>
              <w:top w:val="nil"/>
              <w:left w:val="nil"/>
              <w:bottom w:val="nil"/>
              <w:right w:val="nil"/>
            </w:tcBorders>
            <w:hideMark/>
            <w:tcPrChange w:id="1442" w:author="Maitland, Bryan - FS, ID" w:date="2025-10-21T13:39:00Z" w16du:dateUtc="2025-10-21T19:39:00Z">
              <w:tcPr>
                <w:tcW w:w="721" w:type="dxa"/>
                <w:tcBorders>
                  <w:top w:val="nil"/>
                  <w:left w:val="nil"/>
                  <w:bottom w:val="nil"/>
                  <w:right w:val="nil"/>
                </w:tcBorders>
                <w:hideMark/>
              </w:tcPr>
            </w:tcPrChange>
          </w:tcPr>
          <w:p w14:paraId="520703C4" w14:textId="54616191" w:rsidR="000C552A" w:rsidRPr="00613FB6" w:rsidDel="00B35ACD" w:rsidRDefault="000C552A" w:rsidP="000C552A">
            <w:pPr>
              <w:jc w:val="center"/>
              <w:rPr>
                <w:del w:id="1443" w:author="Maitland, Bryan - FS, ID" w:date="2025-10-21T13:39:00Z" w16du:dateUtc="2025-10-21T19:39:00Z"/>
                <w:moveFrom w:id="1444" w:author="Maitland, Bryan - FS, ID" w:date="2025-10-20T12:32:00Z" w16du:dateUtc="2025-10-20T18:32:00Z"/>
                <w:rFonts w:eastAsia="Times New Roman"/>
                <w:b/>
                <w:bCs/>
                <w:color w:val="000000"/>
                <w:sz w:val="20"/>
                <w:szCs w:val="20"/>
                <w:rPrChange w:id="1445" w:author="Maitland, Bryan - FS, ID" w:date="2025-10-20T12:46:00Z" w16du:dateUtc="2025-10-20T18:46:00Z">
                  <w:rPr>
                    <w:del w:id="1446" w:author="Maitland, Bryan - FS, ID" w:date="2025-10-21T13:39:00Z" w16du:dateUtc="2025-10-21T19:39:00Z"/>
                    <w:moveFrom w:id="1447" w:author="Maitland, Bryan - FS, ID" w:date="2025-10-20T12:32:00Z" w16du:dateUtc="2025-10-20T18:32:00Z"/>
                    <w:rFonts w:ascii="Aptos Narrow" w:eastAsia="Times New Roman" w:hAnsi="Aptos Narrow"/>
                    <w:b/>
                    <w:bCs/>
                    <w:color w:val="000000"/>
                    <w:sz w:val="18"/>
                    <w:szCs w:val="18"/>
                  </w:rPr>
                </w:rPrChange>
              </w:rPr>
            </w:pPr>
            <w:moveFrom w:id="1448" w:author="Maitland, Bryan - FS, ID" w:date="2025-10-20T12:32:00Z" w16du:dateUtc="2025-10-20T18:32:00Z">
              <w:del w:id="1449" w:author="Maitland, Bryan - FS, ID" w:date="2025-10-21T13:39:00Z" w16du:dateUtc="2025-10-21T19:39:00Z">
                <w:r w:rsidRPr="00613FB6" w:rsidDel="00B35ACD">
                  <w:rPr>
                    <w:rFonts w:eastAsia="Times New Roman"/>
                    <w:b/>
                    <w:bCs/>
                    <w:color w:val="000000"/>
                    <w:sz w:val="20"/>
                    <w:szCs w:val="20"/>
                    <w:rPrChange w:id="1450" w:author="Maitland, Bryan - FS, ID" w:date="2025-10-20T12:46:00Z" w16du:dateUtc="2025-10-20T18:46:00Z">
                      <w:rPr>
                        <w:rFonts w:ascii="Aptos Narrow" w:eastAsia="Times New Roman" w:hAnsi="Aptos Narrow"/>
                        <w:b/>
                        <w:bCs/>
                        <w:color w:val="000000"/>
                        <w:sz w:val="18"/>
                        <w:szCs w:val="18"/>
                      </w:rPr>
                    </w:rPrChange>
                  </w:rPr>
                  <w:delText>0.001</w:delText>
                </w:r>
              </w:del>
            </w:moveFrom>
          </w:p>
        </w:tc>
      </w:tr>
      <w:tr w:rsidR="000C552A" w:rsidRPr="00613FB6" w:rsidDel="00B35ACD" w14:paraId="0C55B4A1" w14:textId="1B58A46A" w:rsidTr="00B35ACD">
        <w:trPr>
          <w:trHeight w:val="300"/>
          <w:del w:id="1451" w:author="Maitland, Bryan - FS, ID" w:date="2025-10-21T13:39:00Z" w16du:dateUtc="2025-10-21T19:39:00Z"/>
          <w:trPrChange w:id="1452" w:author="Maitland, Bryan - FS, ID" w:date="2025-10-21T13:39:00Z" w16du:dateUtc="2025-10-21T19:39:00Z">
            <w:trPr>
              <w:trHeight w:val="300"/>
            </w:trPr>
          </w:trPrChange>
        </w:trPr>
        <w:tc>
          <w:tcPr>
            <w:tcW w:w="1710" w:type="dxa"/>
            <w:tcBorders>
              <w:top w:val="nil"/>
              <w:left w:val="nil"/>
              <w:bottom w:val="nil"/>
              <w:right w:val="nil"/>
            </w:tcBorders>
            <w:hideMark/>
            <w:tcPrChange w:id="1453" w:author="Maitland, Bryan - FS, ID" w:date="2025-10-21T13:39:00Z" w16du:dateUtc="2025-10-21T19:39:00Z">
              <w:tcPr>
                <w:tcW w:w="1990" w:type="dxa"/>
                <w:tcBorders>
                  <w:top w:val="nil"/>
                  <w:left w:val="nil"/>
                  <w:bottom w:val="nil"/>
                  <w:right w:val="nil"/>
                </w:tcBorders>
                <w:hideMark/>
              </w:tcPr>
            </w:tcPrChange>
          </w:tcPr>
          <w:p w14:paraId="0FA4C6E5" w14:textId="28D3B131" w:rsidR="000C552A" w:rsidRPr="00613FB6" w:rsidDel="00B35ACD" w:rsidRDefault="000C552A" w:rsidP="000C552A">
            <w:pPr>
              <w:rPr>
                <w:del w:id="1454" w:author="Maitland, Bryan - FS, ID" w:date="2025-10-21T13:39:00Z" w16du:dateUtc="2025-10-21T19:39:00Z"/>
                <w:moveFrom w:id="1455" w:author="Maitland, Bryan - FS, ID" w:date="2025-10-20T12:32:00Z" w16du:dateUtc="2025-10-20T18:32:00Z"/>
                <w:rFonts w:eastAsia="Times New Roman"/>
                <w:color w:val="000000"/>
                <w:sz w:val="20"/>
                <w:szCs w:val="20"/>
                <w:rPrChange w:id="1456" w:author="Maitland, Bryan - FS, ID" w:date="2025-10-20T12:46:00Z" w16du:dateUtc="2025-10-20T18:46:00Z">
                  <w:rPr>
                    <w:del w:id="1457" w:author="Maitland, Bryan - FS, ID" w:date="2025-10-21T13:39:00Z" w16du:dateUtc="2025-10-21T19:39:00Z"/>
                    <w:moveFrom w:id="1458" w:author="Maitland, Bryan - FS, ID" w:date="2025-10-20T12:32:00Z" w16du:dateUtc="2025-10-20T18:32:00Z"/>
                    <w:rFonts w:ascii="Aptos Narrow" w:eastAsia="Times New Roman" w:hAnsi="Aptos Narrow"/>
                    <w:color w:val="000000"/>
                    <w:sz w:val="18"/>
                    <w:szCs w:val="18"/>
                  </w:rPr>
                </w:rPrChange>
              </w:rPr>
            </w:pPr>
            <w:moveFrom w:id="1459" w:author="Maitland, Bryan - FS, ID" w:date="2025-10-20T12:32:00Z" w16du:dateUtc="2025-10-20T18:32:00Z">
              <w:del w:id="1460" w:author="Maitland, Bryan - FS, ID" w:date="2025-10-21T13:39:00Z" w16du:dateUtc="2025-10-21T19:39:00Z">
                <w:r w:rsidRPr="00613FB6" w:rsidDel="00B35ACD">
                  <w:rPr>
                    <w:rFonts w:eastAsia="Times New Roman"/>
                    <w:color w:val="000000"/>
                    <w:sz w:val="20"/>
                    <w:szCs w:val="20"/>
                    <w:rPrChange w:id="1461" w:author="Maitland, Bryan - FS, ID" w:date="2025-10-20T12:46:00Z" w16du:dateUtc="2025-10-20T18:46:00Z">
                      <w:rPr>
                        <w:rFonts w:ascii="Aptos Narrow" w:eastAsia="Times New Roman" w:hAnsi="Aptos Narrow"/>
                        <w:color w:val="000000"/>
                        <w:sz w:val="18"/>
                        <w:szCs w:val="18"/>
                      </w:rPr>
                    </w:rPrChange>
                  </w:rPr>
                  <w:delText>stream [Loon]</w:delText>
                </w:r>
              </w:del>
            </w:moveFrom>
          </w:p>
        </w:tc>
        <w:tc>
          <w:tcPr>
            <w:tcW w:w="994" w:type="dxa"/>
            <w:tcBorders>
              <w:top w:val="nil"/>
              <w:left w:val="nil"/>
              <w:bottom w:val="nil"/>
              <w:right w:val="nil"/>
            </w:tcBorders>
            <w:hideMark/>
            <w:tcPrChange w:id="1462" w:author="Maitland, Bryan - FS, ID" w:date="2025-10-21T13:39:00Z" w16du:dateUtc="2025-10-21T19:39:00Z">
              <w:tcPr>
                <w:tcW w:w="924" w:type="dxa"/>
                <w:tcBorders>
                  <w:top w:val="nil"/>
                  <w:left w:val="nil"/>
                  <w:bottom w:val="nil"/>
                  <w:right w:val="nil"/>
                </w:tcBorders>
                <w:hideMark/>
              </w:tcPr>
            </w:tcPrChange>
          </w:tcPr>
          <w:p w14:paraId="3F6EFFDB" w14:textId="5781ACCD" w:rsidR="000C552A" w:rsidRPr="00613FB6" w:rsidDel="00B35ACD" w:rsidRDefault="000C552A" w:rsidP="000C552A">
            <w:pPr>
              <w:jc w:val="center"/>
              <w:rPr>
                <w:del w:id="1463" w:author="Maitland, Bryan - FS, ID" w:date="2025-10-21T13:39:00Z" w16du:dateUtc="2025-10-21T19:39:00Z"/>
                <w:moveFrom w:id="1464" w:author="Maitland, Bryan - FS, ID" w:date="2025-10-20T12:32:00Z" w16du:dateUtc="2025-10-20T18:32:00Z"/>
                <w:rFonts w:eastAsia="Times New Roman"/>
                <w:color w:val="000000"/>
                <w:sz w:val="20"/>
                <w:szCs w:val="20"/>
                <w:rPrChange w:id="1465" w:author="Maitland, Bryan - FS, ID" w:date="2025-10-20T12:46:00Z" w16du:dateUtc="2025-10-20T18:46:00Z">
                  <w:rPr>
                    <w:del w:id="1466" w:author="Maitland, Bryan - FS, ID" w:date="2025-10-21T13:39:00Z" w16du:dateUtc="2025-10-21T19:39:00Z"/>
                    <w:moveFrom w:id="1467" w:author="Maitland, Bryan - FS, ID" w:date="2025-10-20T12:32:00Z" w16du:dateUtc="2025-10-20T18:32:00Z"/>
                    <w:rFonts w:ascii="Aptos Narrow" w:eastAsia="Times New Roman" w:hAnsi="Aptos Narrow"/>
                    <w:color w:val="000000"/>
                    <w:sz w:val="18"/>
                    <w:szCs w:val="18"/>
                  </w:rPr>
                </w:rPrChange>
              </w:rPr>
            </w:pPr>
            <w:moveFrom w:id="1468" w:author="Maitland, Bryan - FS, ID" w:date="2025-10-20T12:32:00Z" w16du:dateUtc="2025-10-20T18:32:00Z">
              <w:del w:id="1469" w:author="Maitland, Bryan - FS, ID" w:date="2025-10-21T13:39:00Z" w16du:dateUtc="2025-10-21T19:39:00Z">
                <w:r w:rsidRPr="00613FB6" w:rsidDel="00B35ACD">
                  <w:rPr>
                    <w:rFonts w:eastAsia="Times New Roman"/>
                    <w:color w:val="000000"/>
                    <w:sz w:val="20"/>
                    <w:szCs w:val="20"/>
                    <w:rPrChange w:id="1470" w:author="Maitland, Bryan - FS, ID" w:date="2025-10-20T12:46:00Z" w16du:dateUtc="2025-10-20T18:46:00Z">
                      <w:rPr>
                        <w:rFonts w:ascii="Aptos Narrow" w:eastAsia="Times New Roman" w:hAnsi="Aptos Narrow"/>
                        <w:color w:val="000000"/>
                        <w:sz w:val="18"/>
                        <w:szCs w:val="18"/>
                      </w:rPr>
                    </w:rPrChange>
                  </w:rPr>
                  <w:delText>2.8</w:delText>
                </w:r>
              </w:del>
            </w:moveFrom>
          </w:p>
        </w:tc>
        <w:tc>
          <w:tcPr>
            <w:tcW w:w="1516" w:type="dxa"/>
            <w:tcBorders>
              <w:top w:val="nil"/>
              <w:left w:val="nil"/>
              <w:bottom w:val="nil"/>
              <w:right w:val="nil"/>
            </w:tcBorders>
            <w:hideMark/>
            <w:tcPrChange w:id="1471" w:author="Maitland, Bryan - FS, ID" w:date="2025-10-21T13:39:00Z" w16du:dateUtc="2025-10-21T19:39:00Z">
              <w:tcPr>
                <w:tcW w:w="1365" w:type="dxa"/>
                <w:tcBorders>
                  <w:top w:val="nil"/>
                  <w:left w:val="nil"/>
                  <w:bottom w:val="nil"/>
                  <w:right w:val="nil"/>
                </w:tcBorders>
                <w:hideMark/>
              </w:tcPr>
            </w:tcPrChange>
          </w:tcPr>
          <w:p w14:paraId="205A4509" w14:textId="37FD125F" w:rsidR="000C552A" w:rsidRPr="00613FB6" w:rsidDel="00B35ACD" w:rsidRDefault="000C552A" w:rsidP="000C552A">
            <w:pPr>
              <w:jc w:val="center"/>
              <w:rPr>
                <w:del w:id="1472" w:author="Maitland, Bryan - FS, ID" w:date="2025-10-21T13:39:00Z" w16du:dateUtc="2025-10-21T19:39:00Z"/>
                <w:moveFrom w:id="1473" w:author="Maitland, Bryan - FS, ID" w:date="2025-10-20T12:32:00Z" w16du:dateUtc="2025-10-20T18:32:00Z"/>
                <w:rFonts w:eastAsia="Times New Roman"/>
                <w:color w:val="000000"/>
                <w:sz w:val="20"/>
                <w:szCs w:val="20"/>
                <w:rPrChange w:id="1474" w:author="Maitland, Bryan - FS, ID" w:date="2025-10-20T12:46:00Z" w16du:dateUtc="2025-10-20T18:46:00Z">
                  <w:rPr>
                    <w:del w:id="1475" w:author="Maitland, Bryan - FS, ID" w:date="2025-10-21T13:39:00Z" w16du:dateUtc="2025-10-21T19:39:00Z"/>
                    <w:moveFrom w:id="1476" w:author="Maitland, Bryan - FS, ID" w:date="2025-10-20T12:32:00Z" w16du:dateUtc="2025-10-20T18:32:00Z"/>
                    <w:rFonts w:ascii="Aptos Narrow" w:eastAsia="Times New Roman" w:hAnsi="Aptos Narrow"/>
                    <w:color w:val="000000"/>
                    <w:sz w:val="18"/>
                    <w:szCs w:val="18"/>
                  </w:rPr>
                </w:rPrChange>
              </w:rPr>
            </w:pPr>
            <w:moveFrom w:id="1477" w:author="Maitland, Bryan - FS, ID" w:date="2025-10-20T12:32:00Z" w16du:dateUtc="2025-10-20T18:32:00Z">
              <w:del w:id="1478" w:author="Maitland, Bryan - FS, ID" w:date="2025-10-21T13:39:00Z" w16du:dateUtc="2025-10-21T19:39:00Z">
                <w:r w:rsidRPr="00613FB6" w:rsidDel="00B35ACD">
                  <w:rPr>
                    <w:rFonts w:eastAsia="Times New Roman"/>
                    <w:color w:val="000000"/>
                    <w:sz w:val="20"/>
                    <w:szCs w:val="20"/>
                    <w:rPrChange w:id="1479" w:author="Maitland, Bryan - FS, ID" w:date="2025-10-20T12:46:00Z" w16du:dateUtc="2025-10-20T18:46:00Z">
                      <w:rPr>
                        <w:rFonts w:ascii="Aptos Narrow" w:eastAsia="Times New Roman" w:hAnsi="Aptos Narrow"/>
                        <w:color w:val="000000"/>
                        <w:sz w:val="18"/>
                        <w:szCs w:val="18"/>
                      </w:rPr>
                    </w:rPrChange>
                  </w:rPr>
                  <w:delText>-2.47 – 8.06</w:delText>
                </w:r>
              </w:del>
            </w:moveFrom>
          </w:p>
        </w:tc>
        <w:tc>
          <w:tcPr>
            <w:tcW w:w="780" w:type="dxa"/>
            <w:tcBorders>
              <w:top w:val="nil"/>
              <w:left w:val="nil"/>
              <w:bottom w:val="nil"/>
              <w:right w:val="nil"/>
            </w:tcBorders>
            <w:hideMark/>
            <w:tcPrChange w:id="1480" w:author="Maitland, Bryan - FS, ID" w:date="2025-10-21T13:39:00Z" w16du:dateUtc="2025-10-21T19:39:00Z">
              <w:tcPr>
                <w:tcW w:w="721" w:type="dxa"/>
                <w:tcBorders>
                  <w:top w:val="nil"/>
                  <w:left w:val="nil"/>
                  <w:bottom w:val="nil"/>
                  <w:right w:val="nil"/>
                </w:tcBorders>
                <w:hideMark/>
              </w:tcPr>
            </w:tcPrChange>
          </w:tcPr>
          <w:p w14:paraId="421720E4" w14:textId="31AB7FF5" w:rsidR="000C552A" w:rsidRPr="00613FB6" w:rsidDel="00B35ACD" w:rsidRDefault="000C552A" w:rsidP="000C552A">
            <w:pPr>
              <w:jc w:val="center"/>
              <w:rPr>
                <w:del w:id="1481" w:author="Maitland, Bryan - FS, ID" w:date="2025-10-21T13:39:00Z" w16du:dateUtc="2025-10-21T19:39:00Z"/>
                <w:moveFrom w:id="1482" w:author="Maitland, Bryan - FS, ID" w:date="2025-10-20T12:32:00Z" w16du:dateUtc="2025-10-20T18:32:00Z"/>
                <w:rFonts w:eastAsia="Times New Roman"/>
                <w:color w:val="000000"/>
                <w:sz w:val="20"/>
                <w:szCs w:val="20"/>
                <w:rPrChange w:id="1483" w:author="Maitland, Bryan - FS, ID" w:date="2025-10-20T12:46:00Z" w16du:dateUtc="2025-10-20T18:46:00Z">
                  <w:rPr>
                    <w:del w:id="1484" w:author="Maitland, Bryan - FS, ID" w:date="2025-10-21T13:39:00Z" w16du:dateUtc="2025-10-21T19:39:00Z"/>
                    <w:moveFrom w:id="1485" w:author="Maitland, Bryan - FS, ID" w:date="2025-10-20T12:32:00Z" w16du:dateUtc="2025-10-20T18:32:00Z"/>
                    <w:rFonts w:ascii="Aptos Narrow" w:eastAsia="Times New Roman" w:hAnsi="Aptos Narrow"/>
                    <w:color w:val="000000"/>
                    <w:sz w:val="18"/>
                    <w:szCs w:val="18"/>
                  </w:rPr>
                </w:rPrChange>
              </w:rPr>
            </w:pPr>
            <w:moveFrom w:id="1486" w:author="Maitland, Bryan - FS, ID" w:date="2025-10-20T12:32:00Z" w16du:dateUtc="2025-10-20T18:32:00Z">
              <w:del w:id="1487" w:author="Maitland, Bryan - FS, ID" w:date="2025-10-21T13:39:00Z" w16du:dateUtc="2025-10-21T19:39:00Z">
                <w:r w:rsidRPr="00613FB6" w:rsidDel="00B35ACD">
                  <w:rPr>
                    <w:rFonts w:eastAsia="Times New Roman"/>
                    <w:color w:val="000000"/>
                    <w:sz w:val="20"/>
                    <w:szCs w:val="20"/>
                    <w:rPrChange w:id="1488" w:author="Maitland, Bryan - FS, ID" w:date="2025-10-20T12:46:00Z" w16du:dateUtc="2025-10-20T18:46:00Z">
                      <w:rPr>
                        <w:rFonts w:ascii="Aptos Narrow" w:eastAsia="Times New Roman" w:hAnsi="Aptos Narrow"/>
                        <w:color w:val="000000"/>
                        <w:sz w:val="18"/>
                        <w:szCs w:val="18"/>
                      </w:rPr>
                    </w:rPrChange>
                  </w:rPr>
                  <w:delText>0.298</w:delText>
                </w:r>
              </w:del>
            </w:moveFrom>
          </w:p>
        </w:tc>
      </w:tr>
      <w:tr w:rsidR="000C552A" w:rsidRPr="00613FB6" w:rsidDel="00B35ACD" w14:paraId="41E2A663" w14:textId="0C6DB20E" w:rsidTr="00B35ACD">
        <w:trPr>
          <w:trHeight w:val="300"/>
          <w:del w:id="1489" w:author="Maitland, Bryan - FS, ID" w:date="2025-10-21T13:39:00Z" w16du:dateUtc="2025-10-21T19:39:00Z"/>
          <w:trPrChange w:id="1490" w:author="Maitland, Bryan - FS, ID" w:date="2025-10-21T13:39:00Z" w16du:dateUtc="2025-10-21T19:39:00Z">
            <w:trPr>
              <w:trHeight w:val="300"/>
            </w:trPr>
          </w:trPrChange>
        </w:trPr>
        <w:tc>
          <w:tcPr>
            <w:tcW w:w="1710" w:type="dxa"/>
            <w:tcBorders>
              <w:top w:val="nil"/>
              <w:left w:val="nil"/>
              <w:bottom w:val="nil"/>
              <w:right w:val="nil"/>
            </w:tcBorders>
            <w:hideMark/>
            <w:tcPrChange w:id="1491" w:author="Maitland, Bryan - FS, ID" w:date="2025-10-21T13:39:00Z" w16du:dateUtc="2025-10-21T19:39:00Z">
              <w:tcPr>
                <w:tcW w:w="1990" w:type="dxa"/>
                <w:tcBorders>
                  <w:top w:val="nil"/>
                  <w:left w:val="nil"/>
                  <w:bottom w:val="nil"/>
                  <w:right w:val="nil"/>
                </w:tcBorders>
                <w:hideMark/>
              </w:tcPr>
            </w:tcPrChange>
          </w:tcPr>
          <w:p w14:paraId="4EFF4A3F" w14:textId="78317C49" w:rsidR="000C552A" w:rsidRPr="00613FB6" w:rsidDel="00B35ACD" w:rsidRDefault="000C552A" w:rsidP="000C552A">
            <w:pPr>
              <w:rPr>
                <w:del w:id="1492" w:author="Maitland, Bryan - FS, ID" w:date="2025-10-21T13:39:00Z" w16du:dateUtc="2025-10-21T19:39:00Z"/>
                <w:moveFrom w:id="1493" w:author="Maitland, Bryan - FS, ID" w:date="2025-10-20T12:32:00Z" w16du:dateUtc="2025-10-20T18:32:00Z"/>
                <w:rFonts w:eastAsia="Times New Roman"/>
                <w:color w:val="000000"/>
                <w:sz w:val="20"/>
                <w:szCs w:val="20"/>
                <w:rPrChange w:id="1494" w:author="Maitland, Bryan - FS, ID" w:date="2025-10-20T12:46:00Z" w16du:dateUtc="2025-10-20T18:46:00Z">
                  <w:rPr>
                    <w:del w:id="1495" w:author="Maitland, Bryan - FS, ID" w:date="2025-10-21T13:39:00Z" w16du:dateUtc="2025-10-21T19:39:00Z"/>
                    <w:moveFrom w:id="1496" w:author="Maitland, Bryan - FS, ID" w:date="2025-10-20T12:32:00Z" w16du:dateUtc="2025-10-20T18:32:00Z"/>
                    <w:rFonts w:ascii="Aptos Narrow" w:eastAsia="Times New Roman" w:hAnsi="Aptos Narrow"/>
                    <w:color w:val="000000"/>
                    <w:sz w:val="18"/>
                    <w:szCs w:val="18"/>
                  </w:rPr>
                </w:rPrChange>
              </w:rPr>
            </w:pPr>
            <w:moveFrom w:id="1497" w:author="Maitland, Bryan - FS, ID" w:date="2025-10-20T12:32:00Z" w16du:dateUtc="2025-10-20T18:32:00Z">
              <w:del w:id="1498" w:author="Maitland, Bryan - FS, ID" w:date="2025-10-21T13:39:00Z" w16du:dateUtc="2025-10-21T19:39:00Z">
                <w:r w:rsidRPr="00613FB6" w:rsidDel="00B35ACD">
                  <w:rPr>
                    <w:rFonts w:eastAsia="Times New Roman"/>
                    <w:color w:val="000000"/>
                    <w:sz w:val="20"/>
                    <w:szCs w:val="20"/>
                    <w:rPrChange w:id="1499" w:author="Maitland, Bryan - FS, ID" w:date="2025-10-20T12:46:00Z" w16du:dateUtc="2025-10-20T18:46:00Z">
                      <w:rPr>
                        <w:rFonts w:ascii="Aptos Narrow" w:eastAsia="Times New Roman" w:hAnsi="Aptos Narrow"/>
                        <w:color w:val="000000"/>
                        <w:sz w:val="18"/>
                        <w:szCs w:val="18"/>
                      </w:rPr>
                    </w:rPrChange>
                  </w:rPr>
                  <w:delText>stream [Marsh]</w:delText>
                </w:r>
              </w:del>
            </w:moveFrom>
          </w:p>
        </w:tc>
        <w:tc>
          <w:tcPr>
            <w:tcW w:w="994" w:type="dxa"/>
            <w:tcBorders>
              <w:top w:val="nil"/>
              <w:left w:val="nil"/>
              <w:bottom w:val="nil"/>
              <w:right w:val="nil"/>
            </w:tcBorders>
            <w:hideMark/>
            <w:tcPrChange w:id="1500" w:author="Maitland, Bryan - FS, ID" w:date="2025-10-21T13:39:00Z" w16du:dateUtc="2025-10-21T19:39:00Z">
              <w:tcPr>
                <w:tcW w:w="924" w:type="dxa"/>
                <w:tcBorders>
                  <w:top w:val="nil"/>
                  <w:left w:val="nil"/>
                  <w:bottom w:val="nil"/>
                  <w:right w:val="nil"/>
                </w:tcBorders>
                <w:hideMark/>
              </w:tcPr>
            </w:tcPrChange>
          </w:tcPr>
          <w:p w14:paraId="32D030D9" w14:textId="6A31EA5A" w:rsidR="000C552A" w:rsidRPr="00613FB6" w:rsidDel="00B35ACD" w:rsidRDefault="000C552A" w:rsidP="000C552A">
            <w:pPr>
              <w:jc w:val="center"/>
              <w:rPr>
                <w:del w:id="1501" w:author="Maitland, Bryan - FS, ID" w:date="2025-10-21T13:39:00Z" w16du:dateUtc="2025-10-21T19:39:00Z"/>
                <w:moveFrom w:id="1502" w:author="Maitland, Bryan - FS, ID" w:date="2025-10-20T12:32:00Z" w16du:dateUtc="2025-10-20T18:32:00Z"/>
                <w:rFonts w:eastAsia="Times New Roman"/>
                <w:color w:val="000000"/>
                <w:sz w:val="20"/>
                <w:szCs w:val="20"/>
                <w:rPrChange w:id="1503" w:author="Maitland, Bryan - FS, ID" w:date="2025-10-20T12:46:00Z" w16du:dateUtc="2025-10-20T18:46:00Z">
                  <w:rPr>
                    <w:del w:id="1504" w:author="Maitland, Bryan - FS, ID" w:date="2025-10-21T13:39:00Z" w16du:dateUtc="2025-10-21T19:39:00Z"/>
                    <w:moveFrom w:id="1505" w:author="Maitland, Bryan - FS, ID" w:date="2025-10-20T12:32:00Z" w16du:dateUtc="2025-10-20T18:32:00Z"/>
                    <w:rFonts w:ascii="Aptos Narrow" w:eastAsia="Times New Roman" w:hAnsi="Aptos Narrow"/>
                    <w:color w:val="000000"/>
                    <w:sz w:val="18"/>
                    <w:szCs w:val="18"/>
                  </w:rPr>
                </w:rPrChange>
              </w:rPr>
            </w:pPr>
            <w:moveFrom w:id="1506" w:author="Maitland, Bryan - FS, ID" w:date="2025-10-20T12:32:00Z" w16du:dateUtc="2025-10-20T18:32:00Z">
              <w:del w:id="1507" w:author="Maitland, Bryan - FS, ID" w:date="2025-10-21T13:39:00Z" w16du:dateUtc="2025-10-21T19:39:00Z">
                <w:r w:rsidRPr="00613FB6" w:rsidDel="00B35ACD">
                  <w:rPr>
                    <w:rFonts w:eastAsia="Times New Roman"/>
                    <w:color w:val="000000"/>
                    <w:sz w:val="20"/>
                    <w:szCs w:val="20"/>
                    <w:rPrChange w:id="1508" w:author="Maitland, Bryan - FS, ID" w:date="2025-10-20T12:46:00Z" w16du:dateUtc="2025-10-20T18:46:00Z">
                      <w:rPr>
                        <w:rFonts w:ascii="Aptos Narrow" w:eastAsia="Times New Roman" w:hAnsi="Aptos Narrow"/>
                        <w:color w:val="000000"/>
                        <w:sz w:val="18"/>
                        <w:szCs w:val="18"/>
                      </w:rPr>
                    </w:rPrChange>
                  </w:rPr>
                  <w:delText>7.93</w:delText>
                </w:r>
              </w:del>
            </w:moveFrom>
          </w:p>
        </w:tc>
        <w:tc>
          <w:tcPr>
            <w:tcW w:w="1516" w:type="dxa"/>
            <w:tcBorders>
              <w:top w:val="nil"/>
              <w:left w:val="nil"/>
              <w:bottom w:val="nil"/>
              <w:right w:val="nil"/>
            </w:tcBorders>
            <w:hideMark/>
            <w:tcPrChange w:id="1509" w:author="Maitland, Bryan - FS, ID" w:date="2025-10-21T13:39:00Z" w16du:dateUtc="2025-10-21T19:39:00Z">
              <w:tcPr>
                <w:tcW w:w="1365" w:type="dxa"/>
                <w:tcBorders>
                  <w:top w:val="nil"/>
                  <w:left w:val="nil"/>
                  <w:bottom w:val="nil"/>
                  <w:right w:val="nil"/>
                </w:tcBorders>
                <w:hideMark/>
              </w:tcPr>
            </w:tcPrChange>
          </w:tcPr>
          <w:p w14:paraId="77EEC620" w14:textId="2F0A1EB1" w:rsidR="000C552A" w:rsidRPr="00613FB6" w:rsidDel="00B35ACD" w:rsidRDefault="000C552A" w:rsidP="000C552A">
            <w:pPr>
              <w:jc w:val="center"/>
              <w:rPr>
                <w:del w:id="1510" w:author="Maitland, Bryan - FS, ID" w:date="2025-10-21T13:39:00Z" w16du:dateUtc="2025-10-21T19:39:00Z"/>
                <w:moveFrom w:id="1511" w:author="Maitland, Bryan - FS, ID" w:date="2025-10-20T12:32:00Z" w16du:dateUtc="2025-10-20T18:32:00Z"/>
                <w:rFonts w:eastAsia="Times New Roman"/>
                <w:color w:val="000000"/>
                <w:sz w:val="20"/>
                <w:szCs w:val="20"/>
                <w:rPrChange w:id="1512" w:author="Maitland, Bryan - FS, ID" w:date="2025-10-20T12:46:00Z" w16du:dateUtc="2025-10-20T18:46:00Z">
                  <w:rPr>
                    <w:del w:id="1513" w:author="Maitland, Bryan - FS, ID" w:date="2025-10-21T13:39:00Z" w16du:dateUtc="2025-10-21T19:39:00Z"/>
                    <w:moveFrom w:id="1514" w:author="Maitland, Bryan - FS, ID" w:date="2025-10-20T12:32:00Z" w16du:dateUtc="2025-10-20T18:32:00Z"/>
                    <w:rFonts w:ascii="Aptos Narrow" w:eastAsia="Times New Roman" w:hAnsi="Aptos Narrow"/>
                    <w:color w:val="000000"/>
                    <w:sz w:val="18"/>
                    <w:szCs w:val="18"/>
                  </w:rPr>
                </w:rPrChange>
              </w:rPr>
            </w:pPr>
            <w:moveFrom w:id="1515" w:author="Maitland, Bryan - FS, ID" w:date="2025-10-20T12:32:00Z" w16du:dateUtc="2025-10-20T18:32:00Z">
              <w:del w:id="1516" w:author="Maitland, Bryan - FS, ID" w:date="2025-10-21T13:39:00Z" w16du:dateUtc="2025-10-21T19:39:00Z">
                <w:r w:rsidRPr="00613FB6" w:rsidDel="00B35ACD">
                  <w:rPr>
                    <w:rFonts w:eastAsia="Times New Roman"/>
                    <w:color w:val="000000"/>
                    <w:sz w:val="20"/>
                    <w:szCs w:val="20"/>
                    <w:rPrChange w:id="1517" w:author="Maitland, Bryan - FS, ID" w:date="2025-10-20T12:46:00Z" w16du:dateUtc="2025-10-20T18:46:00Z">
                      <w:rPr>
                        <w:rFonts w:ascii="Aptos Narrow" w:eastAsia="Times New Roman" w:hAnsi="Aptos Narrow"/>
                        <w:color w:val="000000"/>
                        <w:sz w:val="18"/>
                        <w:szCs w:val="18"/>
                      </w:rPr>
                    </w:rPrChange>
                  </w:rPr>
                  <w:delText>2.30 – 13.56</w:delText>
                </w:r>
              </w:del>
            </w:moveFrom>
          </w:p>
        </w:tc>
        <w:tc>
          <w:tcPr>
            <w:tcW w:w="780" w:type="dxa"/>
            <w:tcBorders>
              <w:top w:val="nil"/>
              <w:left w:val="nil"/>
              <w:bottom w:val="nil"/>
              <w:right w:val="nil"/>
            </w:tcBorders>
            <w:hideMark/>
            <w:tcPrChange w:id="1518" w:author="Maitland, Bryan - FS, ID" w:date="2025-10-21T13:39:00Z" w16du:dateUtc="2025-10-21T19:39:00Z">
              <w:tcPr>
                <w:tcW w:w="721" w:type="dxa"/>
                <w:tcBorders>
                  <w:top w:val="nil"/>
                  <w:left w:val="nil"/>
                  <w:bottom w:val="nil"/>
                  <w:right w:val="nil"/>
                </w:tcBorders>
                <w:hideMark/>
              </w:tcPr>
            </w:tcPrChange>
          </w:tcPr>
          <w:p w14:paraId="1E33BCE7" w14:textId="16566BAE" w:rsidR="000C552A" w:rsidRPr="00613FB6" w:rsidDel="00B35ACD" w:rsidRDefault="000C552A" w:rsidP="000C552A">
            <w:pPr>
              <w:jc w:val="center"/>
              <w:rPr>
                <w:del w:id="1519" w:author="Maitland, Bryan - FS, ID" w:date="2025-10-21T13:39:00Z" w16du:dateUtc="2025-10-21T19:39:00Z"/>
                <w:moveFrom w:id="1520" w:author="Maitland, Bryan - FS, ID" w:date="2025-10-20T12:32:00Z" w16du:dateUtc="2025-10-20T18:32:00Z"/>
                <w:rFonts w:eastAsia="Times New Roman"/>
                <w:b/>
                <w:bCs/>
                <w:color w:val="000000"/>
                <w:sz w:val="20"/>
                <w:szCs w:val="20"/>
                <w:rPrChange w:id="1521" w:author="Maitland, Bryan - FS, ID" w:date="2025-10-20T12:46:00Z" w16du:dateUtc="2025-10-20T18:46:00Z">
                  <w:rPr>
                    <w:del w:id="1522" w:author="Maitland, Bryan - FS, ID" w:date="2025-10-21T13:39:00Z" w16du:dateUtc="2025-10-21T19:39:00Z"/>
                    <w:moveFrom w:id="1523" w:author="Maitland, Bryan - FS, ID" w:date="2025-10-20T12:32:00Z" w16du:dateUtc="2025-10-20T18:32:00Z"/>
                    <w:rFonts w:ascii="Aptos Narrow" w:eastAsia="Times New Roman" w:hAnsi="Aptos Narrow"/>
                    <w:b/>
                    <w:bCs/>
                    <w:color w:val="000000"/>
                    <w:sz w:val="18"/>
                    <w:szCs w:val="18"/>
                  </w:rPr>
                </w:rPrChange>
              </w:rPr>
            </w:pPr>
            <w:moveFrom w:id="1524" w:author="Maitland, Bryan - FS, ID" w:date="2025-10-20T12:32:00Z" w16du:dateUtc="2025-10-20T18:32:00Z">
              <w:del w:id="1525" w:author="Maitland, Bryan - FS, ID" w:date="2025-10-21T13:39:00Z" w16du:dateUtc="2025-10-21T19:39:00Z">
                <w:r w:rsidRPr="00613FB6" w:rsidDel="00B35ACD">
                  <w:rPr>
                    <w:rFonts w:eastAsia="Times New Roman"/>
                    <w:b/>
                    <w:bCs/>
                    <w:color w:val="000000"/>
                    <w:sz w:val="20"/>
                    <w:szCs w:val="20"/>
                    <w:rPrChange w:id="1526" w:author="Maitland, Bryan - FS, ID" w:date="2025-10-20T12:46:00Z" w16du:dateUtc="2025-10-20T18:46:00Z">
                      <w:rPr>
                        <w:rFonts w:ascii="Aptos Narrow" w:eastAsia="Times New Roman" w:hAnsi="Aptos Narrow"/>
                        <w:b/>
                        <w:bCs/>
                        <w:color w:val="000000"/>
                        <w:sz w:val="18"/>
                        <w:szCs w:val="18"/>
                      </w:rPr>
                    </w:rPrChange>
                  </w:rPr>
                  <w:delText>0.006</w:delText>
                </w:r>
              </w:del>
            </w:moveFrom>
          </w:p>
        </w:tc>
      </w:tr>
      <w:tr w:rsidR="000C552A" w:rsidRPr="00613FB6" w:rsidDel="00B35ACD" w14:paraId="57533448" w14:textId="0943860F" w:rsidTr="00B35ACD">
        <w:trPr>
          <w:trHeight w:val="300"/>
          <w:del w:id="1527" w:author="Maitland, Bryan - FS, ID" w:date="2025-10-21T13:39:00Z" w16du:dateUtc="2025-10-21T19:39:00Z"/>
          <w:trPrChange w:id="1528" w:author="Maitland, Bryan - FS, ID" w:date="2025-10-21T13:39:00Z" w16du:dateUtc="2025-10-21T19:39:00Z">
            <w:trPr>
              <w:trHeight w:val="300"/>
            </w:trPr>
          </w:trPrChange>
        </w:trPr>
        <w:tc>
          <w:tcPr>
            <w:tcW w:w="1710" w:type="dxa"/>
            <w:tcBorders>
              <w:top w:val="nil"/>
              <w:left w:val="nil"/>
              <w:bottom w:val="nil"/>
              <w:right w:val="nil"/>
            </w:tcBorders>
            <w:hideMark/>
            <w:tcPrChange w:id="1529" w:author="Maitland, Bryan - FS, ID" w:date="2025-10-21T13:39:00Z" w16du:dateUtc="2025-10-21T19:39:00Z">
              <w:tcPr>
                <w:tcW w:w="1990" w:type="dxa"/>
                <w:tcBorders>
                  <w:top w:val="nil"/>
                  <w:left w:val="nil"/>
                  <w:bottom w:val="nil"/>
                  <w:right w:val="nil"/>
                </w:tcBorders>
                <w:hideMark/>
              </w:tcPr>
            </w:tcPrChange>
          </w:tcPr>
          <w:p w14:paraId="2F15EDD8" w14:textId="2CF0D406" w:rsidR="000C552A" w:rsidRPr="00613FB6" w:rsidDel="00B35ACD" w:rsidRDefault="000C552A" w:rsidP="000C552A">
            <w:pPr>
              <w:rPr>
                <w:del w:id="1530" w:author="Maitland, Bryan - FS, ID" w:date="2025-10-21T13:39:00Z" w16du:dateUtc="2025-10-21T19:39:00Z"/>
                <w:moveFrom w:id="1531" w:author="Maitland, Bryan - FS, ID" w:date="2025-10-20T12:32:00Z" w16du:dateUtc="2025-10-20T18:32:00Z"/>
                <w:rFonts w:eastAsia="Times New Roman"/>
                <w:color w:val="000000"/>
                <w:sz w:val="20"/>
                <w:szCs w:val="20"/>
                <w:rPrChange w:id="1532" w:author="Maitland, Bryan - FS, ID" w:date="2025-10-20T12:46:00Z" w16du:dateUtc="2025-10-20T18:46:00Z">
                  <w:rPr>
                    <w:del w:id="1533" w:author="Maitland, Bryan - FS, ID" w:date="2025-10-21T13:39:00Z" w16du:dateUtc="2025-10-21T19:39:00Z"/>
                    <w:moveFrom w:id="1534" w:author="Maitland, Bryan - FS, ID" w:date="2025-10-20T12:32:00Z" w16du:dateUtc="2025-10-20T18:32:00Z"/>
                    <w:rFonts w:ascii="Aptos Narrow" w:eastAsia="Times New Roman" w:hAnsi="Aptos Narrow"/>
                    <w:color w:val="000000"/>
                    <w:sz w:val="18"/>
                    <w:szCs w:val="18"/>
                  </w:rPr>
                </w:rPrChange>
              </w:rPr>
            </w:pPr>
            <w:moveFrom w:id="1535" w:author="Maitland, Bryan - FS, ID" w:date="2025-10-20T12:32:00Z" w16du:dateUtc="2025-10-20T18:32:00Z">
              <w:del w:id="1536" w:author="Maitland, Bryan - FS, ID" w:date="2025-10-21T13:39:00Z" w16du:dateUtc="2025-10-21T19:39:00Z">
                <w:r w:rsidRPr="00613FB6" w:rsidDel="00B35ACD">
                  <w:rPr>
                    <w:rFonts w:eastAsia="Times New Roman"/>
                    <w:color w:val="000000"/>
                    <w:sz w:val="20"/>
                    <w:szCs w:val="20"/>
                    <w:rPrChange w:id="1537" w:author="Maitland, Bryan - FS, ID" w:date="2025-10-20T12:46:00Z" w16du:dateUtc="2025-10-20T18:46:00Z">
                      <w:rPr>
                        <w:rFonts w:ascii="Aptos Narrow" w:eastAsia="Times New Roman" w:hAnsi="Aptos Narrow"/>
                        <w:color w:val="000000"/>
                        <w:sz w:val="18"/>
                        <w:szCs w:val="18"/>
                      </w:rPr>
                    </w:rPrChange>
                  </w:rPr>
                  <w:delText>stream [Sulphur]</w:delText>
                </w:r>
              </w:del>
            </w:moveFrom>
          </w:p>
        </w:tc>
        <w:tc>
          <w:tcPr>
            <w:tcW w:w="994" w:type="dxa"/>
            <w:tcBorders>
              <w:top w:val="nil"/>
              <w:left w:val="nil"/>
              <w:bottom w:val="nil"/>
              <w:right w:val="nil"/>
            </w:tcBorders>
            <w:hideMark/>
            <w:tcPrChange w:id="1538" w:author="Maitland, Bryan - FS, ID" w:date="2025-10-21T13:39:00Z" w16du:dateUtc="2025-10-21T19:39:00Z">
              <w:tcPr>
                <w:tcW w:w="924" w:type="dxa"/>
                <w:tcBorders>
                  <w:top w:val="nil"/>
                  <w:left w:val="nil"/>
                  <w:bottom w:val="nil"/>
                  <w:right w:val="nil"/>
                </w:tcBorders>
                <w:hideMark/>
              </w:tcPr>
            </w:tcPrChange>
          </w:tcPr>
          <w:p w14:paraId="7752550D" w14:textId="372D3345" w:rsidR="000C552A" w:rsidRPr="00613FB6" w:rsidDel="00B35ACD" w:rsidRDefault="000C552A" w:rsidP="000C552A">
            <w:pPr>
              <w:jc w:val="center"/>
              <w:rPr>
                <w:del w:id="1539" w:author="Maitland, Bryan - FS, ID" w:date="2025-10-21T13:39:00Z" w16du:dateUtc="2025-10-21T19:39:00Z"/>
                <w:moveFrom w:id="1540" w:author="Maitland, Bryan - FS, ID" w:date="2025-10-20T12:32:00Z" w16du:dateUtc="2025-10-20T18:32:00Z"/>
                <w:rFonts w:eastAsia="Times New Roman"/>
                <w:color w:val="000000"/>
                <w:sz w:val="20"/>
                <w:szCs w:val="20"/>
                <w:rPrChange w:id="1541" w:author="Maitland, Bryan - FS, ID" w:date="2025-10-20T12:46:00Z" w16du:dateUtc="2025-10-20T18:46:00Z">
                  <w:rPr>
                    <w:del w:id="1542" w:author="Maitland, Bryan - FS, ID" w:date="2025-10-21T13:39:00Z" w16du:dateUtc="2025-10-21T19:39:00Z"/>
                    <w:moveFrom w:id="1543" w:author="Maitland, Bryan - FS, ID" w:date="2025-10-20T12:32:00Z" w16du:dateUtc="2025-10-20T18:32:00Z"/>
                    <w:rFonts w:ascii="Aptos Narrow" w:eastAsia="Times New Roman" w:hAnsi="Aptos Narrow"/>
                    <w:color w:val="000000"/>
                    <w:sz w:val="18"/>
                    <w:szCs w:val="18"/>
                  </w:rPr>
                </w:rPrChange>
              </w:rPr>
            </w:pPr>
            <w:moveFrom w:id="1544" w:author="Maitland, Bryan - FS, ID" w:date="2025-10-20T12:32:00Z" w16du:dateUtc="2025-10-20T18:32:00Z">
              <w:del w:id="1545" w:author="Maitland, Bryan - FS, ID" w:date="2025-10-21T13:39:00Z" w16du:dateUtc="2025-10-21T19:39:00Z">
                <w:r w:rsidRPr="00613FB6" w:rsidDel="00B35ACD">
                  <w:rPr>
                    <w:rFonts w:eastAsia="Times New Roman"/>
                    <w:color w:val="000000"/>
                    <w:sz w:val="20"/>
                    <w:szCs w:val="20"/>
                    <w:rPrChange w:id="1546" w:author="Maitland, Bryan - FS, ID" w:date="2025-10-20T12:46:00Z" w16du:dateUtc="2025-10-20T18:46:00Z">
                      <w:rPr>
                        <w:rFonts w:ascii="Aptos Narrow" w:eastAsia="Times New Roman" w:hAnsi="Aptos Narrow"/>
                        <w:color w:val="000000"/>
                        <w:sz w:val="18"/>
                        <w:szCs w:val="18"/>
                      </w:rPr>
                    </w:rPrChange>
                  </w:rPr>
                  <w:delText>14.69</w:delText>
                </w:r>
              </w:del>
            </w:moveFrom>
          </w:p>
        </w:tc>
        <w:tc>
          <w:tcPr>
            <w:tcW w:w="1516" w:type="dxa"/>
            <w:tcBorders>
              <w:top w:val="nil"/>
              <w:left w:val="nil"/>
              <w:bottom w:val="nil"/>
              <w:right w:val="nil"/>
            </w:tcBorders>
            <w:hideMark/>
            <w:tcPrChange w:id="1547" w:author="Maitland, Bryan - FS, ID" w:date="2025-10-21T13:39:00Z" w16du:dateUtc="2025-10-21T19:39:00Z">
              <w:tcPr>
                <w:tcW w:w="1365" w:type="dxa"/>
                <w:tcBorders>
                  <w:top w:val="nil"/>
                  <w:left w:val="nil"/>
                  <w:bottom w:val="nil"/>
                  <w:right w:val="nil"/>
                </w:tcBorders>
                <w:hideMark/>
              </w:tcPr>
            </w:tcPrChange>
          </w:tcPr>
          <w:p w14:paraId="2C95CEE8" w14:textId="21F70FEC" w:rsidR="000C552A" w:rsidRPr="00613FB6" w:rsidDel="00B35ACD" w:rsidRDefault="000C552A" w:rsidP="000C552A">
            <w:pPr>
              <w:jc w:val="center"/>
              <w:rPr>
                <w:del w:id="1548" w:author="Maitland, Bryan - FS, ID" w:date="2025-10-21T13:39:00Z" w16du:dateUtc="2025-10-21T19:39:00Z"/>
                <w:moveFrom w:id="1549" w:author="Maitland, Bryan - FS, ID" w:date="2025-10-20T12:32:00Z" w16du:dateUtc="2025-10-20T18:32:00Z"/>
                <w:rFonts w:eastAsia="Times New Roman"/>
                <w:color w:val="000000"/>
                <w:sz w:val="20"/>
                <w:szCs w:val="20"/>
                <w:rPrChange w:id="1550" w:author="Maitland, Bryan - FS, ID" w:date="2025-10-20T12:46:00Z" w16du:dateUtc="2025-10-20T18:46:00Z">
                  <w:rPr>
                    <w:del w:id="1551" w:author="Maitland, Bryan - FS, ID" w:date="2025-10-21T13:39:00Z" w16du:dateUtc="2025-10-21T19:39:00Z"/>
                    <w:moveFrom w:id="1552" w:author="Maitland, Bryan - FS, ID" w:date="2025-10-20T12:32:00Z" w16du:dateUtc="2025-10-20T18:32:00Z"/>
                    <w:rFonts w:ascii="Aptos Narrow" w:eastAsia="Times New Roman" w:hAnsi="Aptos Narrow"/>
                    <w:color w:val="000000"/>
                    <w:sz w:val="18"/>
                    <w:szCs w:val="18"/>
                  </w:rPr>
                </w:rPrChange>
              </w:rPr>
            </w:pPr>
            <w:moveFrom w:id="1553" w:author="Maitland, Bryan - FS, ID" w:date="2025-10-20T12:32:00Z" w16du:dateUtc="2025-10-20T18:32:00Z">
              <w:del w:id="1554" w:author="Maitland, Bryan - FS, ID" w:date="2025-10-21T13:39:00Z" w16du:dateUtc="2025-10-21T19:39:00Z">
                <w:r w:rsidRPr="00613FB6" w:rsidDel="00B35ACD">
                  <w:rPr>
                    <w:rFonts w:eastAsia="Times New Roman"/>
                    <w:color w:val="000000"/>
                    <w:sz w:val="20"/>
                    <w:szCs w:val="20"/>
                    <w:rPrChange w:id="1555" w:author="Maitland, Bryan - FS, ID" w:date="2025-10-20T12:46:00Z" w16du:dateUtc="2025-10-20T18:46:00Z">
                      <w:rPr>
                        <w:rFonts w:ascii="Aptos Narrow" w:eastAsia="Times New Roman" w:hAnsi="Aptos Narrow"/>
                        <w:color w:val="000000"/>
                        <w:sz w:val="18"/>
                        <w:szCs w:val="18"/>
                      </w:rPr>
                    </w:rPrChange>
                  </w:rPr>
                  <w:delText>8.69 – 20.69</w:delText>
                </w:r>
              </w:del>
            </w:moveFrom>
          </w:p>
        </w:tc>
        <w:tc>
          <w:tcPr>
            <w:tcW w:w="780" w:type="dxa"/>
            <w:tcBorders>
              <w:top w:val="nil"/>
              <w:left w:val="nil"/>
              <w:bottom w:val="nil"/>
              <w:right w:val="nil"/>
            </w:tcBorders>
            <w:hideMark/>
            <w:tcPrChange w:id="1556" w:author="Maitland, Bryan - FS, ID" w:date="2025-10-21T13:39:00Z" w16du:dateUtc="2025-10-21T19:39:00Z">
              <w:tcPr>
                <w:tcW w:w="721" w:type="dxa"/>
                <w:tcBorders>
                  <w:top w:val="nil"/>
                  <w:left w:val="nil"/>
                  <w:bottom w:val="nil"/>
                  <w:right w:val="nil"/>
                </w:tcBorders>
                <w:hideMark/>
              </w:tcPr>
            </w:tcPrChange>
          </w:tcPr>
          <w:p w14:paraId="0A2F6570" w14:textId="60DC94C0" w:rsidR="000C552A" w:rsidRPr="00613FB6" w:rsidDel="00B35ACD" w:rsidRDefault="000C552A" w:rsidP="000C552A">
            <w:pPr>
              <w:jc w:val="center"/>
              <w:rPr>
                <w:del w:id="1557" w:author="Maitland, Bryan - FS, ID" w:date="2025-10-21T13:39:00Z" w16du:dateUtc="2025-10-21T19:39:00Z"/>
                <w:moveFrom w:id="1558" w:author="Maitland, Bryan - FS, ID" w:date="2025-10-20T12:32:00Z" w16du:dateUtc="2025-10-20T18:32:00Z"/>
                <w:rFonts w:eastAsia="Times New Roman"/>
                <w:b/>
                <w:bCs/>
                <w:color w:val="000000"/>
                <w:sz w:val="20"/>
                <w:szCs w:val="20"/>
                <w:rPrChange w:id="1559" w:author="Maitland, Bryan - FS, ID" w:date="2025-10-20T12:46:00Z" w16du:dateUtc="2025-10-20T18:46:00Z">
                  <w:rPr>
                    <w:del w:id="1560" w:author="Maitland, Bryan - FS, ID" w:date="2025-10-21T13:39:00Z" w16du:dateUtc="2025-10-21T19:39:00Z"/>
                    <w:moveFrom w:id="1561" w:author="Maitland, Bryan - FS, ID" w:date="2025-10-20T12:32:00Z" w16du:dateUtc="2025-10-20T18:32:00Z"/>
                    <w:rFonts w:ascii="Aptos Narrow" w:eastAsia="Times New Roman" w:hAnsi="Aptos Narrow"/>
                    <w:b/>
                    <w:bCs/>
                    <w:color w:val="000000"/>
                    <w:sz w:val="18"/>
                    <w:szCs w:val="18"/>
                  </w:rPr>
                </w:rPrChange>
              </w:rPr>
            </w:pPr>
            <w:moveFrom w:id="1562" w:author="Maitland, Bryan - FS, ID" w:date="2025-10-20T12:32:00Z" w16du:dateUtc="2025-10-20T18:32:00Z">
              <w:del w:id="1563" w:author="Maitland, Bryan - FS, ID" w:date="2025-10-21T13:39:00Z" w16du:dateUtc="2025-10-21T19:39:00Z">
                <w:r w:rsidRPr="00613FB6" w:rsidDel="00B35ACD">
                  <w:rPr>
                    <w:rFonts w:eastAsia="Times New Roman"/>
                    <w:b/>
                    <w:bCs/>
                    <w:color w:val="000000"/>
                    <w:sz w:val="20"/>
                    <w:szCs w:val="20"/>
                    <w:rPrChange w:id="1564" w:author="Maitland, Bryan - FS, ID" w:date="2025-10-20T12:46:00Z" w16du:dateUtc="2025-10-20T18:46:00Z">
                      <w:rPr>
                        <w:rFonts w:ascii="Aptos Narrow" w:eastAsia="Times New Roman" w:hAnsi="Aptos Narrow"/>
                        <w:b/>
                        <w:bCs/>
                        <w:color w:val="000000"/>
                        <w:sz w:val="18"/>
                        <w:szCs w:val="18"/>
                      </w:rPr>
                    </w:rPrChange>
                  </w:rPr>
                  <w:delText>&lt;0.001</w:delText>
                </w:r>
              </w:del>
            </w:moveFrom>
          </w:p>
        </w:tc>
      </w:tr>
      <w:tr w:rsidR="000C552A" w:rsidRPr="00613FB6" w:rsidDel="00B35ACD" w14:paraId="05067127" w14:textId="15799C09" w:rsidTr="00B35ACD">
        <w:trPr>
          <w:trHeight w:val="300"/>
          <w:del w:id="1565" w:author="Maitland, Bryan - FS, ID" w:date="2025-10-21T13:39:00Z" w16du:dateUtc="2025-10-21T19:39:00Z"/>
          <w:trPrChange w:id="1566" w:author="Maitland, Bryan - FS, ID" w:date="2025-10-21T13:39:00Z" w16du:dateUtc="2025-10-21T19:39:00Z">
            <w:trPr>
              <w:trHeight w:val="300"/>
            </w:trPr>
          </w:trPrChange>
        </w:trPr>
        <w:tc>
          <w:tcPr>
            <w:tcW w:w="1710" w:type="dxa"/>
            <w:tcBorders>
              <w:top w:val="nil"/>
              <w:left w:val="nil"/>
              <w:bottom w:val="nil"/>
              <w:right w:val="nil"/>
            </w:tcBorders>
            <w:hideMark/>
            <w:tcPrChange w:id="1567" w:author="Maitland, Bryan - FS, ID" w:date="2025-10-21T13:39:00Z" w16du:dateUtc="2025-10-21T19:39:00Z">
              <w:tcPr>
                <w:tcW w:w="1990" w:type="dxa"/>
                <w:tcBorders>
                  <w:top w:val="nil"/>
                  <w:left w:val="nil"/>
                  <w:bottom w:val="nil"/>
                  <w:right w:val="nil"/>
                </w:tcBorders>
                <w:hideMark/>
              </w:tcPr>
            </w:tcPrChange>
          </w:tcPr>
          <w:p w14:paraId="2E0989A5" w14:textId="43737F23" w:rsidR="000C552A" w:rsidRPr="00613FB6" w:rsidDel="00B35ACD" w:rsidRDefault="000C552A" w:rsidP="000C552A">
            <w:pPr>
              <w:rPr>
                <w:del w:id="1568" w:author="Maitland, Bryan - FS, ID" w:date="2025-10-21T13:39:00Z" w16du:dateUtc="2025-10-21T19:39:00Z"/>
                <w:moveFrom w:id="1569" w:author="Maitland, Bryan - FS, ID" w:date="2025-10-20T12:32:00Z" w16du:dateUtc="2025-10-20T18:32:00Z"/>
                <w:rFonts w:eastAsia="Times New Roman"/>
                <w:color w:val="000000"/>
                <w:sz w:val="20"/>
                <w:szCs w:val="20"/>
                <w:rPrChange w:id="1570" w:author="Maitland, Bryan - FS, ID" w:date="2025-10-20T12:46:00Z" w16du:dateUtc="2025-10-20T18:46:00Z">
                  <w:rPr>
                    <w:del w:id="1571" w:author="Maitland, Bryan - FS, ID" w:date="2025-10-21T13:39:00Z" w16du:dateUtc="2025-10-21T19:39:00Z"/>
                    <w:moveFrom w:id="1572" w:author="Maitland, Bryan - FS, ID" w:date="2025-10-20T12:32:00Z" w16du:dateUtc="2025-10-20T18:32:00Z"/>
                    <w:rFonts w:ascii="Aptos Narrow" w:eastAsia="Times New Roman" w:hAnsi="Aptos Narrow"/>
                    <w:color w:val="000000"/>
                    <w:sz w:val="18"/>
                    <w:szCs w:val="18"/>
                  </w:rPr>
                </w:rPrChange>
              </w:rPr>
            </w:pPr>
            <w:moveFrom w:id="1573" w:author="Maitland, Bryan - FS, ID" w:date="2025-10-20T12:32:00Z" w16du:dateUtc="2025-10-20T18:32:00Z">
              <w:del w:id="1574" w:author="Maitland, Bryan - FS, ID" w:date="2025-10-21T13:39:00Z" w16du:dateUtc="2025-10-21T19:39:00Z">
                <w:r w:rsidRPr="00613FB6" w:rsidDel="00B35ACD">
                  <w:rPr>
                    <w:rFonts w:eastAsia="Times New Roman"/>
                    <w:color w:val="000000"/>
                    <w:sz w:val="20"/>
                    <w:szCs w:val="20"/>
                    <w:rPrChange w:id="1575" w:author="Maitland, Bryan - FS, ID" w:date="2025-10-20T12:46:00Z" w16du:dateUtc="2025-10-20T18:46:00Z">
                      <w:rPr>
                        <w:rFonts w:ascii="Aptos Narrow" w:eastAsia="Times New Roman" w:hAnsi="Aptos Narrow"/>
                        <w:color w:val="000000"/>
                        <w:sz w:val="18"/>
                        <w:szCs w:val="18"/>
                      </w:rPr>
                    </w:rPrChange>
                  </w:rPr>
                  <w:delText>year [2003]</w:delText>
                </w:r>
              </w:del>
            </w:moveFrom>
          </w:p>
        </w:tc>
        <w:tc>
          <w:tcPr>
            <w:tcW w:w="994" w:type="dxa"/>
            <w:tcBorders>
              <w:top w:val="nil"/>
              <w:left w:val="nil"/>
              <w:bottom w:val="nil"/>
              <w:right w:val="nil"/>
            </w:tcBorders>
            <w:hideMark/>
            <w:tcPrChange w:id="1576" w:author="Maitland, Bryan - FS, ID" w:date="2025-10-21T13:39:00Z" w16du:dateUtc="2025-10-21T19:39:00Z">
              <w:tcPr>
                <w:tcW w:w="924" w:type="dxa"/>
                <w:tcBorders>
                  <w:top w:val="nil"/>
                  <w:left w:val="nil"/>
                  <w:bottom w:val="nil"/>
                  <w:right w:val="nil"/>
                </w:tcBorders>
                <w:hideMark/>
              </w:tcPr>
            </w:tcPrChange>
          </w:tcPr>
          <w:p w14:paraId="3EF25077" w14:textId="1CD03B96" w:rsidR="000C552A" w:rsidRPr="00613FB6" w:rsidDel="00B35ACD" w:rsidRDefault="000C552A" w:rsidP="000C552A">
            <w:pPr>
              <w:jc w:val="center"/>
              <w:rPr>
                <w:del w:id="1577" w:author="Maitland, Bryan - FS, ID" w:date="2025-10-21T13:39:00Z" w16du:dateUtc="2025-10-21T19:39:00Z"/>
                <w:moveFrom w:id="1578" w:author="Maitland, Bryan - FS, ID" w:date="2025-10-20T12:32:00Z" w16du:dateUtc="2025-10-20T18:32:00Z"/>
                <w:rFonts w:eastAsia="Times New Roman"/>
                <w:color w:val="000000"/>
                <w:sz w:val="20"/>
                <w:szCs w:val="20"/>
                <w:rPrChange w:id="1579" w:author="Maitland, Bryan - FS, ID" w:date="2025-10-20T12:46:00Z" w16du:dateUtc="2025-10-20T18:46:00Z">
                  <w:rPr>
                    <w:del w:id="1580" w:author="Maitland, Bryan - FS, ID" w:date="2025-10-21T13:39:00Z" w16du:dateUtc="2025-10-21T19:39:00Z"/>
                    <w:moveFrom w:id="1581" w:author="Maitland, Bryan - FS, ID" w:date="2025-10-20T12:32:00Z" w16du:dateUtc="2025-10-20T18:32:00Z"/>
                    <w:rFonts w:ascii="Aptos Narrow" w:eastAsia="Times New Roman" w:hAnsi="Aptos Narrow"/>
                    <w:color w:val="000000"/>
                    <w:sz w:val="18"/>
                    <w:szCs w:val="18"/>
                  </w:rPr>
                </w:rPrChange>
              </w:rPr>
            </w:pPr>
            <w:moveFrom w:id="1582" w:author="Maitland, Bryan - FS, ID" w:date="2025-10-20T12:32:00Z" w16du:dateUtc="2025-10-20T18:32:00Z">
              <w:del w:id="1583" w:author="Maitland, Bryan - FS, ID" w:date="2025-10-21T13:39:00Z" w16du:dateUtc="2025-10-21T19:39:00Z">
                <w:r w:rsidRPr="00613FB6" w:rsidDel="00B35ACD">
                  <w:rPr>
                    <w:rFonts w:eastAsia="Times New Roman"/>
                    <w:color w:val="000000"/>
                    <w:sz w:val="20"/>
                    <w:szCs w:val="20"/>
                    <w:rPrChange w:id="1584" w:author="Maitland, Bryan - FS, ID" w:date="2025-10-20T12:46:00Z" w16du:dateUtc="2025-10-20T18:46:00Z">
                      <w:rPr>
                        <w:rFonts w:ascii="Aptos Narrow" w:eastAsia="Times New Roman" w:hAnsi="Aptos Narrow"/>
                        <w:color w:val="000000"/>
                        <w:sz w:val="18"/>
                        <w:szCs w:val="18"/>
                      </w:rPr>
                    </w:rPrChange>
                  </w:rPr>
                  <w:delText>-5</w:delText>
                </w:r>
              </w:del>
            </w:moveFrom>
          </w:p>
        </w:tc>
        <w:tc>
          <w:tcPr>
            <w:tcW w:w="1516" w:type="dxa"/>
            <w:tcBorders>
              <w:top w:val="nil"/>
              <w:left w:val="nil"/>
              <w:bottom w:val="nil"/>
              <w:right w:val="nil"/>
            </w:tcBorders>
            <w:hideMark/>
            <w:tcPrChange w:id="1585" w:author="Maitland, Bryan - FS, ID" w:date="2025-10-21T13:39:00Z" w16du:dateUtc="2025-10-21T19:39:00Z">
              <w:tcPr>
                <w:tcW w:w="1365" w:type="dxa"/>
                <w:tcBorders>
                  <w:top w:val="nil"/>
                  <w:left w:val="nil"/>
                  <w:bottom w:val="nil"/>
                  <w:right w:val="nil"/>
                </w:tcBorders>
                <w:hideMark/>
              </w:tcPr>
            </w:tcPrChange>
          </w:tcPr>
          <w:p w14:paraId="7105B0AE" w14:textId="125B093F" w:rsidR="000C552A" w:rsidRPr="00613FB6" w:rsidDel="00B35ACD" w:rsidRDefault="000C552A" w:rsidP="000C552A">
            <w:pPr>
              <w:jc w:val="center"/>
              <w:rPr>
                <w:del w:id="1586" w:author="Maitland, Bryan - FS, ID" w:date="2025-10-21T13:39:00Z" w16du:dateUtc="2025-10-21T19:39:00Z"/>
                <w:moveFrom w:id="1587" w:author="Maitland, Bryan - FS, ID" w:date="2025-10-20T12:32:00Z" w16du:dateUtc="2025-10-20T18:32:00Z"/>
                <w:rFonts w:eastAsia="Times New Roman"/>
                <w:color w:val="000000"/>
                <w:sz w:val="20"/>
                <w:szCs w:val="20"/>
                <w:rPrChange w:id="1588" w:author="Maitland, Bryan - FS, ID" w:date="2025-10-20T12:46:00Z" w16du:dateUtc="2025-10-20T18:46:00Z">
                  <w:rPr>
                    <w:del w:id="1589" w:author="Maitland, Bryan - FS, ID" w:date="2025-10-21T13:39:00Z" w16du:dateUtc="2025-10-21T19:39:00Z"/>
                    <w:moveFrom w:id="1590" w:author="Maitland, Bryan - FS, ID" w:date="2025-10-20T12:32:00Z" w16du:dateUtc="2025-10-20T18:32:00Z"/>
                    <w:rFonts w:ascii="Aptos Narrow" w:eastAsia="Times New Roman" w:hAnsi="Aptos Narrow"/>
                    <w:color w:val="000000"/>
                    <w:sz w:val="18"/>
                    <w:szCs w:val="18"/>
                  </w:rPr>
                </w:rPrChange>
              </w:rPr>
            </w:pPr>
            <w:moveFrom w:id="1591" w:author="Maitland, Bryan - FS, ID" w:date="2025-10-20T12:32:00Z" w16du:dateUtc="2025-10-20T18:32:00Z">
              <w:del w:id="1592" w:author="Maitland, Bryan - FS, ID" w:date="2025-10-21T13:39:00Z" w16du:dateUtc="2025-10-21T19:39:00Z">
                <w:r w:rsidRPr="00613FB6" w:rsidDel="00B35ACD">
                  <w:rPr>
                    <w:rFonts w:eastAsia="Times New Roman"/>
                    <w:color w:val="000000"/>
                    <w:sz w:val="20"/>
                    <w:szCs w:val="20"/>
                    <w:rPrChange w:id="1593" w:author="Maitland, Bryan - FS, ID" w:date="2025-10-20T12:46:00Z" w16du:dateUtc="2025-10-20T18:46:00Z">
                      <w:rPr>
                        <w:rFonts w:ascii="Aptos Narrow" w:eastAsia="Times New Roman" w:hAnsi="Aptos Narrow"/>
                        <w:color w:val="000000"/>
                        <w:sz w:val="18"/>
                        <w:szCs w:val="18"/>
                      </w:rPr>
                    </w:rPrChange>
                  </w:rPr>
                  <w:delText>-5.23 – -4.77</w:delText>
                </w:r>
              </w:del>
            </w:moveFrom>
          </w:p>
        </w:tc>
        <w:tc>
          <w:tcPr>
            <w:tcW w:w="780" w:type="dxa"/>
            <w:tcBorders>
              <w:top w:val="nil"/>
              <w:left w:val="nil"/>
              <w:bottom w:val="nil"/>
              <w:right w:val="nil"/>
            </w:tcBorders>
            <w:hideMark/>
            <w:tcPrChange w:id="1594" w:author="Maitland, Bryan - FS, ID" w:date="2025-10-21T13:39:00Z" w16du:dateUtc="2025-10-21T19:39:00Z">
              <w:tcPr>
                <w:tcW w:w="721" w:type="dxa"/>
                <w:tcBorders>
                  <w:top w:val="nil"/>
                  <w:left w:val="nil"/>
                  <w:bottom w:val="nil"/>
                  <w:right w:val="nil"/>
                </w:tcBorders>
                <w:hideMark/>
              </w:tcPr>
            </w:tcPrChange>
          </w:tcPr>
          <w:p w14:paraId="0258000C" w14:textId="154BBC0B" w:rsidR="000C552A" w:rsidRPr="00613FB6" w:rsidDel="00B35ACD" w:rsidRDefault="000C552A" w:rsidP="000C552A">
            <w:pPr>
              <w:jc w:val="center"/>
              <w:rPr>
                <w:del w:id="1595" w:author="Maitland, Bryan - FS, ID" w:date="2025-10-21T13:39:00Z" w16du:dateUtc="2025-10-21T19:39:00Z"/>
                <w:moveFrom w:id="1596" w:author="Maitland, Bryan - FS, ID" w:date="2025-10-20T12:32:00Z" w16du:dateUtc="2025-10-20T18:32:00Z"/>
                <w:rFonts w:eastAsia="Times New Roman"/>
                <w:b/>
                <w:bCs/>
                <w:color w:val="000000"/>
                <w:sz w:val="20"/>
                <w:szCs w:val="20"/>
                <w:rPrChange w:id="1597" w:author="Maitland, Bryan - FS, ID" w:date="2025-10-20T12:46:00Z" w16du:dateUtc="2025-10-20T18:46:00Z">
                  <w:rPr>
                    <w:del w:id="1598" w:author="Maitland, Bryan - FS, ID" w:date="2025-10-21T13:39:00Z" w16du:dateUtc="2025-10-21T19:39:00Z"/>
                    <w:moveFrom w:id="1599" w:author="Maitland, Bryan - FS, ID" w:date="2025-10-20T12:32:00Z" w16du:dateUtc="2025-10-20T18:32:00Z"/>
                    <w:rFonts w:ascii="Aptos Narrow" w:eastAsia="Times New Roman" w:hAnsi="Aptos Narrow"/>
                    <w:b/>
                    <w:bCs/>
                    <w:color w:val="000000"/>
                    <w:sz w:val="18"/>
                    <w:szCs w:val="18"/>
                  </w:rPr>
                </w:rPrChange>
              </w:rPr>
            </w:pPr>
            <w:moveFrom w:id="1600" w:author="Maitland, Bryan - FS, ID" w:date="2025-10-20T12:32:00Z" w16du:dateUtc="2025-10-20T18:32:00Z">
              <w:del w:id="1601" w:author="Maitland, Bryan - FS, ID" w:date="2025-10-21T13:39:00Z" w16du:dateUtc="2025-10-21T19:39:00Z">
                <w:r w:rsidRPr="00613FB6" w:rsidDel="00B35ACD">
                  <w:rPr>
                    <w:rFonts w:eastAsia="Times New Roman"/>
                    <w:b/>
                    <w:bCs/>
                    <w:color w:val="000000"/>
                    <w:sz w:val="20"/>
                    <w:szCs w:val="20"/>
                    <w:rPrChange w:id="1602" w:author="Maitland, Bryan - FS, ID" w:date="2025-10-20T12:46:00Z" w16du:dateUtc="2025-10-20T18:46:00Z">
                      <w:rPr>
                        <w:rFonts w:ascii="Aptos Narrow" w:eastAsia="Times New Roman" w:hAnsi="Aptos Narrow"/>
                        <w:b/>
                        <w:bCs/>
                        <w:color w:val="000000"/>
                        <w:sz w:val="18"/>
                        <w:szCs w:val="18"/>
                      </w:rPr>
                    </w:rPrChange>
                  </w:rPr>
                  <w:delText>&lt;0.001</w:delText>
                </w:r>
              </w:del>
            </w:moveFrom>
          </w:p>
        </w:tc>
      </w:tr>
      <w:tr w:rsidR="000C552A" w:rsidRPr="00613FB6" w:rsidDel="00B35ACD" w14:paraId="102A78FA" w14:textId="619FF4E1" w:rsidTr="00B35ACD">
        <w:trPr>
          <w:trHeight w:val="300"/>
          <w:del w:id="1603" w:author="Maitland, Bryan - FS, ID" w:date="2025-10-21T13:39:00Z" w16du:dateUtc="2025-10-21T19:39:00Z"/>
          <w:trPrChange w:id="1604" w:author="Maitland, Bryan - FS, ID" w:date="2025-10-21T13:39:00Z" w16du:dateUtc="2025-10-21T19:39:00Z">
            <w:trPr>
              <w:trHeight w:val="300"/>
            </w:trPr>
          </w:trPrChange>
        </w:trPr>
        <w:tc>
          <w:tcPr>
            <w:tcW w:w="1710" w:type="dxa"/>
            <w:tcBorders>
              <w:top w:val="nil"/>
              <w:left w:val="nil"/>
              <w:bottom w:val="nil"/>
              <w:right w:val="nil"/>
            </w:tcBorders>
            <w:hideMark/>
            <w:tcPrChange w:id="1605" w:author="Maitland, Bryan - FS, ID" w:date="2025-10-21T13:39:00Z" w16du:dateUtc="2025-10-21T19:39:00Z">
              <w:tcPr>
                <w:tcW w:w="1990" w:type="dxa"/>
                <w:tcBorders>
                  <w:top w:val="nil"/>
                  <w:left w:val="nil"/>
                  <w:bottom w:val="nil"/>
                  <w:right w:val="nil"/>
                </w:tcBorders>
                <w:hideMark/>
              </w:tcPr>
            </w:tcPrChange>
          </w:tcPr>
          <w:p w14:paraId="632F9FC3" w14:textId="0D20AFA8" w:rsidR="000C552A" w:rsidRPr="00613FB6" w:rsidDel="00B35ACD" w:rsidRDefault="000C552A" w:rsidP="000C552A">
            <w:pPr>
              <w:rPr>
                <w:del w:id="1606" w:author="Maitland, Bryan - FS, ID" w:date="2025-10-21T13:39:00Z" w16du:dateUtc="2025-10-21T19:39:00Z"/>
                <w:moveFrom w:id="1607" w:author="Maitland, Bryan - FS, ID" w:date="2025-10-20T12:32:00Z" w16du:dateUtc="2025-10-20T18:32:00Z"/>
                <w:rFonts w:eastAsia="Times New Roman"/>
                <w:color w:val="000000"/>
                <w:sz w:val="20"/>
                <w:szCs w:val="20"/>
                <w:rPrChange w:id="1608" w:author="Maitland, Bryan - FS, ID" w:date="2025-10-20T12:46:00Z" w16du:dateUtc="2025-10-20T18:46:00Z">
                  <w:rPr>
                    <w:del w:id="1609" w:author="Maitland, Bryan - FS, ID" w:date="2025-10-21T13:39:00Z" w16du:dateUtc="2025-10-21T19:39:00Z"/>
                    <w:moveFrom w:id="1610" w:author="Maitland, Bryan - FS, ID" w:date="2025-10-20T12:32:00Z" w16du:dateUtc="2025-10-20T18:32:00Z"/>
                    <w:rFonts w:ascii="Aptos Narrow" w:eastAsia="Times New Roman" w:hAnsi="Aptos Narrow"/>
                    <w:color w:val="000000"/>
                    <w:sz w:val="18"/>
                    <w:szCs w:val="18"/>
                  </w:rPr>
                </w:rPrChange>
              </w:rPr>
            </w:pPr>
            <w:moveFrom w:id="1611" w:author="Maitland, Bryan - FS, ID" w:date="2025-10-20T12:32:00Z" w16du:dateUtc="2025-10-20T18:32:00Z">
              <w:del w:id="1612" w:author="Maitland, Bryan - FS, ID" w:date="2025-10-21T13:39:00Z" w16du:dateUtc="2025-10-21T19:39:00Z">
                <w:r w:rsidRPr="00613FB6" w:rsidDel="00B35ACD">
                  <w:rPr>
                    <w:rFonts w:eastAsia="Times New Roman"/>
                    <w:color w:val="000000"/>
                    <w:sz w:val="20"/>
                    <w:szCs w:val="20"/>
                    <w:rPrChange w:id="1613" w:author="Maitland, Bryan - FS, ID" w:date="2025-10-20T12:46:00Z" w16du:dateUtc="2025-10-20T18:46:00Z">
                      <w:rPr>
                        <w:rFonts w:ascii="Aptos Narrow" w:eastAsia="Times New Roman" w:hAnsi="Aptos Narrow"/>
                        <w:color w:val="000000"/>
                        <w:sz w:val="18"/>
                        <w:szCs w:val="18"/>
                      </w:rPr>
                    </w:rPrChange>
                  </w:rPr>
                  <w:delText>year [2004]</w:delText>
                </w:r>
              </w:del>
            </w:moveFrom>
          </w:p>
        </w:tc>
        <w:tc>
          <w:tcPr>
            <w:tcW w:w="994" w:type="dxa"/>
            <w:tcBorders>
              <w:top w:val="nil"/>
              <w:left w:val="nil"/>
              <w:bottom w:val="nil"/>
              <w:right w:val="nil"/>
            </w:tcBorders>
            <w:hideMark/>
            <w:tcPrChange w:id="1614" w:author="Maitland, Bryan - FS, ID" w:date="2025-10-21T13:39:00Z" w16du:dateUtc="2025-10-21T19:39:00Z">
              <w:tcPr>
                <w:tcW w:w="924" w:type="dxa"/>
                <w:tcBorders>
                  <w:top w:val="nil"/>
                  <w:left w:val="nil"/>
                  <w:bottom w:val="nil"/>
                  <w:right w:val="nil"/>
                </w:tcBorders>
                <w:hideMark/>
              </w:tcPr>
            </w:tcPrChange>
          </w:tcPr>
          <w:p w14:paraId="3510EE52" w14:textId="1AB0F4DD" w:rsidR="000C552A" w:rsidRPr="00613FB6" w:rsidDel="00B35ACD" w:rsidRDefault="000C552A" w:rsidP="000C552A">
            <w:pPr>
              <w:jc w:val="center"/>
              <w:rPr>
                <w:del w:id="1615" w:author="Maitland, Bryan - FS, ID" w:date="2025-10-21T13:39:00Z" w16du:dateUtc="2025-10-21T19:39:00Z"/>
                <w:moveFrom w:id="1616" w:author="Maitland, Bryan - FS, ID" w:date="2025-10-20T12:32:00Z" w16du:dateUtc="2025-10-20T18:32:00Z"/>
                <w:rFonts w:eastAsia="Times New Roman"/>
                <w:color w:val="000000"/>
                <w:sz w:val="20"/>
                <w:szCs w:val="20"/>
                <w:rPrChange w:id="1617" w:author="Maitland, Bryan - FS, ID" w:date="2025-10-20T12:46:00Z" w16du:dateUtc="2025-10-20T18:46:00Z">
                  <w:rPr>
                    <w:del w:id="1618" w:author="Maitland, Bryan - FS, ID" w:date="2025-10-21T13:39:00Z" w16du:dateUtc="2025-10-21T19:39:00Z"/>
                    <w:moveFrom w:id="1619" w:author="Maitland, Bryan - FS, ID" w:date="2025-10-20T12:32:00Z" w16du:dateUtc="2025-10-20T18:32:00Z"/>
                    <w:rFonts w:ascii="Aptos Narrow" w:eastAsia="Times New Roman" w:hAnsi="Aptos Narrow"/>
                    <w:color w:val="000000"/>
                    <w:sz w:val="18"/>
                    <w:szCs w:val="18"/>
                  </w:rPr>
                </w:rPrChange>
              </w:rPr>
            </w:pPr>
            <w:moveFrom w:id="1620" w:author="Maitland, Bryan - FS, ID" w:date="2025-10-20T12:32:00Z" w16du:dateUtc="2025-10-20T18:32:00Z">
              <w:del w:id="1621" w:author="Maitland, Bryan - FS, ID" w:date="2025-10-21T13:39:00Z" w16du:dateUtc="2025-10-21T19:39:00Z">
                <w:r w:rsidRPr="00613FB6" w:rsidDel="00B35ACD">
                  <w:rPr>
                    <w:rFonts w:eastAsia="Times New Roman"/>
                    <w:color w:val="000000"/>
                    <w:sz w:val="20"/>
                    <w:szCs w:val="20"/>
                    <w:rPrChange w:id="1622" w:author="Maitland, Bryan - FS, ID" w:date="2025-10-20T12:46:00Z" w16du:dateUtc="2025-10-20T18:46:00Z">
                      <w:rPr>
                        <w:rFonts w:ascii="Aptos Narrow" w:eastAsia="Times New Roman" w:hAnsi="Aptos Narrow"/>
                        <w:color w:val="000000"/>
                        <w:sz w:val="18"/>
                        <w:szCs w:val="18"/>
                      </w:rPr>
                    </w:rPrChange>
                  </w:rPr>
                  <w:delText>2.77</w:delText>
                </w:r>
              </w:del>
            </w:moveFrom>
          </w:p>
        </w:tc>
        <w:tc>
          <w:tcPr>
            <w:tcW w:w="1516" w:type="dxa"/>
            <w:tcBorders>
              <w:top w:val="nil"/>
              <w:left w:val="nil"/>
              <w:bottom w:val="nil"/>
              <w:right w:val="nil"/>
            </w:tcBorders>
            <w:hideMark/>
            <w:tcPrChange w:id="1623" w:author="Maitland, Bryan - FS, ID" w:date="2025-10-21T13:39:00Z" w16du:dateUtc="2025-10-21T19:39:00Z">
              <w:tcPr>
                <w:tcW w:w="1365" w:type="dxa"/>
                <w:tcBorders>
                  <w:top w:val="nil"/>
                  <w:left w:val="nil"/>
                  <w:bottom w:val="nil"/>
                  <w:right w:val="nil"/>
                </w:tcBorders>
                <w:hideMark/>
              </w:tcPr>
            </w:tcPrChange>
          </w:tcPr>
          <w:p w14:paraId="65939F52" w14:textId="6E193DCD" w:rsidR="000C552A" w:rsidRPr="00613FB6" w:rsidDel="00B35ACD" w:rsidRDefault="000C552A" w:rsidP="000C552A">
            <w:pPr>
              <w:jc w:val="center"/>
              <w:rPr>
                <w:del w:id="1624" w:author="Maitland, Bryan - FS, ID" w:date="2025-10-21T13:39:00Z" w16du:dateUtc="2025-10-21T19:39:00Z"/>
                <w:moveFrom w:id="1625" w:author="Maitland, Bryan - FS, ID" w:date="2025-10-20T12:32:00Z" w16du:dateUtc="2025-10-20T18:32:00Z"/>
                <w:rFonts w:eastAsia="Times New Roman"/>
                <w:color w:val="000000"/>
                <w:sz w:val="20"/>
                <w:szCs w:val="20"/>
                <w:rPrChange w:id="1626" w:author="Maitland, Bryan - FS, ID" w:date="2025-10-20T12:46:00Z" w16du:dateUtc="2025-10-20T18:46:00Z">
                  <w:rPr>
                    <w:del w:id="1627" w:author="Maitland, Bryan - FS, ID" w:date="2025-10-21T13:39:00Z" w16du:dateUtc="2025-10-21T19:39:00Z"/>
                    <w:moveFrom w:id="1628" w:author="Maitland, Bryan - FS, ID" w:date="2025-10-20T12:32:00Z" w16du:dateUtc="2025-10-20T18:32:00Z"/>
                    <w:rFonts w:ascii="Aptos Narrow" w:eastAsia="Times New Roman" w:hAnsi="Aptos Narrow"/>
                    <w:color w:val="000000"/>
                    <w:sz w:val="18"/>
                    <w:szCs w:val="18"/>
                  </w:rPr>
                </w:rPrChange>
              </w:rPr>
            </w:pPr>
            <w:moveFrom w:id="1629" w:author="Maitland, Bryan - FS, ID" w:date="2025-10-20T12:32:00Z" w16du:dateUtc="2025-10-20T18:32:00Z">
              <w:del w:id="1630" w:author="Maitland, Bryan - FS, ID" w:date="2025-10-21T13:39:00Z" w16du:dateUtc="2025-10-21T19:39:00Z">
                <w:r w:rsidRPr="00613FB6" w:rsidDel="00B35ACD">
                  <w:rPr>
                    <w:rFonts w:eastAsia="Times New Roman"/>
                    <w:color w:val="000000"/>
                    <w:sz w:val="20"/>
                    <w:szCs w:val="20"/>
                    <w:rPrChange w:id="1631" w:author="Maitland, Bryan - FS, ID" w:date="2025-10-20T12:46:00Z" w16du:dateUtc="2025-10-20T18:46:00Z">
                      <w:rPr>
                        <w:rFonts w:ascii="Aptos Narrow" w:eastAsia="Times New Roman" w:hAnsi="Aptos Narrow"/>
                        <w:color w:val="000000"/>
                        <w:sz w:val="18"/>
                        <w:szCs w:val="18"/>
                      </w:rPr>
                    </w:rPrChange>
                  </w:rPr>
                  <w:delText>2.53 – 3.01</w:delText>
                </w:r>
              </w:del>
            </w:moveFrom>
          </w:p>
        </w:tc>
        <w:tc>
          <w:tcPr>
            <w:tcW w:w="780" w:type="dxa"/>
            <w:tcBorders>
              <w:top w:val="nil"/>
              <w:left w:val="nil"/>
              <w:bottom w:val="nil"/>
              <w:right w:val="nil"/>
            </w:tcBorders>
            <w:hideMark/>
            <w:tcPrChange w:id="1632" w:author="Maitland, Bryan - FS, ID" w:date="2025-10-21T13:39:00Z" w16du:dateUtc="2025-10-21T19:39:00Z">
              <w:tcPr>
                <w:tcW w:w="721" w:type="dxa"/>
                <w:tcBorders>
                  <w:top w:val="nil"/>
                  <w:left w:val="nil"/>
                  <w:bottom w:val="nil"/>
                  <w:right w:val="nil"/>
                </w:tcBorders>
                <w:hideMark/>
              </w:tcPr>
            </w:tcPrChange>
          </w:tcPr>
          <w:p w14:paraId="6B53FD54" w14:textId="0BE815FB" w:rsidR="000C552A" w:rsidRPr="00613FB6" w:rsidDel="00B35ACD" w:rsidRDefault="000C552A" w:rsidP="000C552A">
            <w:pPr>
              <w:jc w:val="center"/>
              <w:rPr>
                <w:del w:id="1633" w:author="Maitland, Bryan - FS, ID" w:date="2025-10-21T13:39:00Z" w16du:dateUtc="2025-10-21T19:39:00Z"/>
                <w:moveFrom w:id="1634" w:author="Maitland, Bryan - FS, ID" w:date="2025-10-20T12:32:00Z" w16du:dateUtc="2025-10-20T18:32:00Z"/>
                <w:rFonts w:eastAsia="Times New Roman"/>
                <w:b/>
                <w:bCs/>
                <w:color w:val="000000"/>
                <w:sz w:val="20"/>
                <w:szCs w:val="20"/>
                <w:rPrChange w:id="1635" w:author="Maitland, Bryan - FS, ID" w:date="2025-10-20T12:46:00Z" w16du:dateUtc="2025-10-20T18:46:00Z">
                  <w:rPr>
                    <w:del w:id="1636" w:author="Maitland, Bryan - FS, ID" w:date="2025-10-21T13:39:00Z" w16du:dateUtc="2025-10-21T19:39:00Z"/>
                    <w:moveFrom w:id="1637" w:author="Maitland, Bryan - FS, ID" w:date="2025-10-20T12:32:00Z" w16du:dateUtc="2025-10-20T18:32:00Z"/>
                    <w:rFonts w:ascii="Aptos Narrow" w:eastAsia="Times New Roman" w:hAnsi="Aptos Narrow"/>
                    <w:b/>
                    <w:bCs/>
                    <w:color w:val="000000"/>
                    <w:sz w:val="18"/>
                    <w:szCs w:val="18"/>
                  </w:rPr>
                </w:rPrChange>
              </w:rPr>
            </w:pPr>
            <w:moveFrom w:id="1638" w:author="Maitland, Bryan - FS, ID" w:date="2025-10-20T12:32:00Z" w16du:dateUtc="2025-10-20T18:32:00Z">
              <w:del w:id="1639" w:author="Maitland, Bryan - FS, ID" w:date="2025-10-21T13:39:00Z" w16du:dateUtc="2025-10-21T19:39:00Z">
                <w:r w:rsidRPr="00613FB6" w:rsidDel="00B35ACD">
                  <w:rPr>
                    <w:rFonts w:eastAsia="Times New Roman"/>
                    <w:b/>
                    <w:bCs/>
                    <w:color w:val="000000"/>
                    <w:sz w:val="20"/>
                    <w:szCs w:val="20"/>
                    <w:rPrChange w:id="1640" w:author="Maitland, Bryan - FS, ID" w:date="2025-10-20T12:46:00Z" w16du:dateUtc="2025-10-20T18:46:00Z">
                      <w:rPr>
                        <w:rFonts w:ascii="Aptos Narrow" w:eastAsia="Times New Roman" w:hAnsi="Aptos Narrow"/>
                        <w:b/>
                        <w:bCs/>
                        <w:color w:val="000000"/>
                        <w:sz w:val="18"/>
                        <w:szCs w:val="18"/>
                      </w:rPr>
                    </w:rPrChange>
                  </w:rPr>
                  <w:delText>&lt;0.001</w:delText>
                </w:r>
              </w:del>
            </w:moveFrom>
          </w:p>
        </w:tc>
      </w:tr>
      <w:tr w:rsidR="000C552A" w:rsidRPr="00613FB6" w:rsidDel="00B35ACD" w14:paraId="243CA424" w14:textId="18A204A4" w:rsidTr="00B35ACD">
        <w:trPr>
          <w:trHeight w:val="300"/>
          <w:del w:id="1641" w:author="Maitland, Bryan - FS, ID" w:date="2025-10-21T13:39:00Z" w16du:dateUtc="2025-10-21T19:39:00Z"/>
          <w:trPrChange w:id="1642" w:author="Maitland, Bryan - FS, ID" w:date="2025-10-21T13:39:00Z" w16du:dateUtc="2025-10-21T19:39:00Z">
            <w:trPr>
              <w:trHeight w:val="300"/>
            </w:trPr>
          </w:trPrChange>
        </w:trPr>
        <w:tc>
          <w:tcPr>
            <w:tcW w:w="1710" w:type="dxa"/>
            <w:tcBorders>
              <w:top w:val="nil"/>
              <w:left w:val="nil"/>
              <w:bottom w:val="nil"/>
              <w:right w:val="nil"/>
            </w:tcBorders>
            <w:hideMark/>
            <w:tcPrChange w:id="1643" w:author="Maitland, Bryan - FS, ID" w:date="2025-10-21T13:39:00Z" w16du:dateUtc="2025-10-21T19:39:00Z">
              <w:tcPr>
                <w:tcW w:w="1990" w:type="dxa"/>
                <w:tcBorders>
                  <w:top w:val="nil"/>
                  <w:left w:val="nil"/>
                  <w:bottom w:val="nil"/>
                  <w:right w:val="nil"/>
                </w:tcBorders>
                <w:hideMark/>
              </w:tcPr>
            </w:tcPrChange>
          </w:tcPr>
          <w:p w14:paraId="486FD33B" w14:textId="31BDD8DD" w:rsidR="000C552A" w:rsidRPr="00613FB6" w:rsidDel="00B35ACD" w:rsidRDefault="000C552A" w:rsidP="000C552A">
            <w:pPr>
              <w:rPr>
                <w:del w:id="1644" w:author="Maitland, Bryan - FS, ID" w:date="2025-10-21T13:39:00Z" w16du:dateUtc="2025-10-21T19:39:00Z"/>
                <w:moveFrom w:id="1645" w:author="Maitland, Bryan - FS, ID" w:date="2025-10-20T12:32:00Z" w16du:dateUtc="2025-10-20T18:32:00Z"/>
                <w:rFonts w:eastAsia="Times New Roman"/>
                <w:color w:val="000000"/>
                <w:sz w:val="20"/>
                <w:szCs w:val="20"/>
                <w:rPrChange w:id="1646" w:author="Maitland, Bryan - FS, ID" w:date="2025-10-20T12:46:00Z" w16du:dateUtc="2025-10-20T18:46:00Z">
                  <w:rPr>
                    <w:del w:id="1647" w:author="Maitland, Bryan - FS, ID" w:date="2025-10-21T13:39:00Z" w16du:dateUtc="2025-10-21T19:39:00Z"/>
                    <w:moveFrom w:id="1648" w:author="Maitland, Bryan - FS, ID" w:date="2025-10-20T12:32:00Z" w16du:dateUtc="2025-10-20T18:32:00Z"/>
                    <w:rFonts w:ascii="Aptos Narrow" w:eastAsia="Times New Roman" w:hAnsi="Aptos Narrow"/>
                    <w:color w:val="000000"/>
                    <w:sz w:val="18"/>
                    <w:szCs w:val="18"/>
                  </w:rPr>
                </w:rPrChange>
              </w:rPr>
            </w:pPr>
            <w:moveFrom w:id="1649" w:author="Maitland, Bryan - FS, ID" w:date="2025-10-20T12:32:00Z" w16du:dateUtc="2025-10-20T18:32:00Z">
              <w:del w:id="1650" w:author="Maitland, Bryan - FS, ID" w:date="2025-10-21T13:39:00Z" w16du:dateUtc="2025-10-21T19:39:00Z">
                <w:r w:rsidRPr="00613FB6" w:rsidDel="00B35ACD">
                  <w:rPr>
                    <w:rFonts w:eastAsia="Times New Roman"/>
                    <w:color w:val="000000"/>
                    <w:sz w:val="20"/>
                    <w:szCs w:val="20"/>
                    <w:rPrChange w:id="1651" w:author="Maitland, Bryan - FS, ID" w:date="2025-10-20T12:46:00Z" w16du:dateUtc="2025-10-20T18:46:00Z">
                      <w:rPr>
                        <w:rFonts w:ascii="Aptos Narrow" w:eastAsia="Times New Roman" w:hAnsi="Aptos Narrow"/>
                        <w:color w:val="000000"/>
                        <w:sz w:val="18"/>
                        <w:szCs w:val="18"/>
                      </w:rPr>
                    </w:rPrChange>
                  </w:rPr>
                  <w:delText>year [2005]</w:delText>
                </w:r>
              </w:del>
            </w:moveFrom>
          </w:p>
        </w:tc>
        <w:tc>
          <w:tcPr>
            <w:tcW w:w="994" w:type="dxa"/>
            <w:tcBorders>
              <w:top w:val="nil"/>
              <w:left w:val="nil"/>
              <w:bottom w:val="nil"/>
              <w:right w:val="nil"/>
            </w:tcBorders>
            <w:hideMark/>
            <w:tcPrChange w:id="1652" w:author="Maitland, Bryan - FS, ID" w:date="2025-10-21T13:39:00Z" w16du:dateUtc="2025-10-21T19:39:00Z">
              <w:tcPr>
                <w:tcW w:w="924" w:type="dxa"/>
                <w:tcBorders>
                  <w:top w:val="nil"/>
                  <w:left w:val="nil"/>
                  <w:bottom w:val="nil"/>
                  <w:right w:val="nil"/>
                </w:tcBorders>
                <w:hideMark/>
              </w:tcPr>
            </w:tcPrChange>
          </w:tcPr>
          <w:p w14:paraId="0507520F" w14:textId="2CC7C58A" w:rsidR="000C552A" w:rsidRPr="00613FB6" w:rsidDel="00B35ACD" w:rsidRDefault="000C552A" w:rsidP="000C552A">
            <w:pPr>
              <w:jc w:val="center"/>
              <w:rPr>
                <w:del w:id="1653" w:author="Maitland, Bryan - FS, ID" w:date="2025-10-21T13:39:00Z" w16du:dateUtc="2025-10-21T19:39:00Z"/>
                <w:moveFrom w:id="1654" w:author="Maitland, Bryan - FS, ID" w:date="2025-10-20T12:32:00Z" w16du:dateUtc="2025-10-20T18:32:00Z"/>
                <w:rFonts w:eastAsia="Times New Roman"/>
                <w:color w:val="000000"/>
                <w:sz w:val="20"/>
                <w:szCs w:val="20"/>
                <w:rPrChange w:id="1655" w:author="Maitland, Bryan - FS, ID" w:date="2025-10-20T12:46:00Z" w16du:dateUtc="2025-10-20T18:46:00Z">
                  <w:rPr>
                    <w:del w:id="1656" w:author="Maitland, Bryan - FS, ID" w:date="2025-10-21T13:39:00Z" w16du:dateUtc="2025-10-21T19:39:00Z"/>
                    <w:moveFrom w:id="1657" w:author="Maitland, Bryan - FS, ID" w:date="2025-10-20T12:32:00Z" w16du:dateUtc="2025-10-20T18:32:00Z"/>
                    <w:rFonts w:ascii="Aptos Narrow" w:eastAsia="Times New Roman" w:hAnsi="Aptos Narrow"/>
                    <w:color w:val="000000"/>
                    <w:sz w:val="18"/>
                    <w:szCs w:val="18"/>
                  </w:rPr>
                </w:rPrChange>
              </w:rPr>
            </w:pPr>
            <w:moveFrom w:id="1658" w:author="Maitland, Bryan - FS, ID" w:date="2025-10-20T12:32:00Z" w16du:dateUtc="2025-10-20T18:32:00Z">
              <w:del w:id="1659" w:author="Maitland, Bryan - FS, ID" w:date="2025-10-21T13:39:00Z" w16du:dateUtc="2025-10-21T19:39:00Z">
                <w:r w:rsidRPr="00613FB6" w:rsidDel="00B35ACD">
                  <w:rPr>
                    <w:rFonts w:eastAsia="Times New Roman"/>
                    <w:color w:val="000000"/>
                    <w:sz w:val="20"/>
                    <w:szCs w:val="20"/>
                    <w:rPrChange w:id="1660" w:author="Maitland, Bryan - FS, ID" w:date="2025-10-20T12:46:00Z" w16du:dateUtc="2025-10-20T18:46:00Z">
                      <w:rPr>
                        <w:rFonts w:ascii="Aptos Narrow" w:eastAsia="Times New Roman" w:hAnsi="Aptos Narrow"/>
                        <w:color w:val="000000"/>
                        <w:sz w:val="18"/>
                        <w:szCs w:val="18"/>
                      </w:rPr>
                    </w:rPrChange>
                  </w:rPr>
                  <w:delText>3.68</w:delText>
                </w:r>
              </w:del>
            </w:moveFrom>
          </w:p>
        </w:tc>
        <w:tc>
          <w:tcPr>
            <w:tcW w:w="1516" w:type="dxa"/>
            <w:tcBorders>
              <w:top w:val="nil"/>
              <w:left w:val="nil"/>
              <w:bottom w:val="nil"/>
              <w:right w:val="nil"/>
            </w:tcBorders>
            <w:hideMark/>
            <w:tcPrChange w:id="1661" w:author="Maitland, Bryan - FS, ID" w:date="2025-10-21T13:39:00Z" w16du:dateUtc="2025-10-21T19:39:00Z">
              <w:tcPr>
                <w:tcW w:w="1365" w:type="dxa"/>
                <w:tcBorders>
                  <w:top w:val="nil"/>
                  <w:left w:val="nil"/>
                  <w:bottom w:val="nil"/>
                  <w:right w:val="nil"/>
                </w:tcBorders>
                <w:hideMark/>
              </w:tcPr>
            </w:tcPrChange>
          </w:tcPr>
          <w:p w14:paraId="04E3B1D7" w14:textId="0E143865" w:rsidR="000C552A" w:rsidRPr="00613FB6" w:rsidDel="00B35ACD" w:rsidRDefault="000C552A" w:rsidP="000C552A">
            <w:pPr>
              <w:jc w:val="center"/>
              <w:rPr>
                <w:del w:id="1662" w:author="Maitland, Bryan - FS, ID" w:date="2025-10-21T13:39:00Z" w16du:dateUtc="2025-10-21T19:39:00Z"/>
                <w:moveFrom w:id="1663" w:author="Maitland, Bryan - FS, ID" w:date="2025-10-20T12:32:00Z" w16du:dateUtc="2025-10-20T18:32:00Z"/>
                <w:rFonts w:eastAsia="Times New Roman"/>
                <w:color w:val="000000"/>
                <w:sz w:val="20"/>
                <w:szCs w:val="20"/>
                <w:rPrChange w:id="1664" w:author="Maitland, Bryan - FS, ID" w:date="2025-10-20T12:46:00Z" w16du:dateUtc="2025-10-20T18:46:00Z">
                  <w:rPr>
                    <w:del w:id="1665" w:author="Maitland, Bryan - FS, ID" w:date="2025-10-21T13:39:00Z" w16du:dateUtc="2025-10-21T19:39:00Z"/>
                    <w:moveFrom w:id="1666" w:author="Maitland, Bryan - FS, ID" w:date="2025-10-20T12:32:00Z" w16du:dateUtc="2025-10-20T18:32:00Z"/>
                    <w:rFonts w:ascii="Aptos Narrow" w:eastAsia="Times New Roman" w:hAnsi="Aptos Narrow"/>
                    <w:color w:val="000000"/>
                    <w:sz w:val="18"/>
                    <w:szCs w:val="18"/>
                  </w:rPr>
                </w:rPrChange>
              </w:rPr>
            </w:pPr>
            <w:moveFrom w:id="1667" w:author="Maitland, Bryan - FS, ID" w:date="2025-10-20T12:32:00Z" w16du:dateUtc="2025-10-20T18:32:00Z">
              <w:del w:id="1668" w:author="Maitland, Bryan - FS, ID" w:date="2025-10-21T13:39:00Z" w16du:dateUtc="2025-10-21T19:39:00Z">
                <w:r w:rsidRPr="00613FB6" w:rsidDel="00B35ACD">
                  <w:rPr>
                    <w:rFonts w:eastAsia="Times New Roman"/>
                    <w:color w:val="000000"/>
                    <w:sz w:val="20"/>
                    <w:szCs w:val="20"/>
                    <w:rPrChange w:id="1669" w:author="Maitland, Bryan - FS, ID" w:date="2025-10-20T12:46:00Z" w16du:dateUtc="2025-10-20T18:46:00Z">
                      <w:rPr>
                        <w:rFonts w:ascii="Aptos Narrow" w:eastAsia="Times New Roman" w:hAnsi="Aptos Narrow"/>
                        <w:color w:val="000000"/>
                        <w:sz w:val="18"/>
                        <w:szCs w:val="18"/>
                      </w:rPr>
                    </w:rPrChange>
                  </w:rPr>
                  <w:delText>3.38 – 3.98</w:delText>
                </w:r>
              </w:del>
            </w:moveFrom>
          </w:p>
        </w:tc>
        <w:tc>
          <w:tcPr>
            <w:tcW w:w="780" w:type="dxa"/>
            <w:tcBorders>
              <w:top w:val="nil"/>
              <w:left w:val="nil"/>
              <w:bottom w:val="nil"/>
              <w:right w:val="nil"/>
            </w:tcBorders>
            <w:hideMark/>
            <w:tcPrChange w:id="1670" w:author="Maitland, Bryan - FS, ID" w:date="2025-10-21T13:39:00Z" w16du:dateUtc="2025-10-21T19:39:00Z">
              <w:tcPr>
                <w:tcW w:w="721" w:type="dxa"/>
                <w:tcBorders>
                  <w:top w:val="nil"/>
                  <w:left w:val="nil"/>
                  <w:bottom w:val="nil"/>
                  <w:right w:val="nil"/>
                </w:tcBorders>
                <w:hideMark/>
              </w:tcPr>
            </w:tcPrChange>
          </w:tcPr>
          <w:p w14:paraId="2E2A34E9" w14:textId="59E3F104" w:rsidR="000C552A" w:rsidRPr="00613FB6" w:rsidDel="00B35ACD" w:rsidRDefault="000C552A" w:rsidP="000C552A">
            <w:pPr>
              <w:jc w:val="center"/>
              <w:rPr>
                <w:del w:id="1671" w:author="Maitland, Bryan - FS, ID" w:date="2025-10-21T13:39:00Z" w16du:dateUtc="2025-10-21T19:39:00Z"/>
                <w:moveFrom w:id="1672" w:author="Maitland, Bryan - FS, ID" w:date="2025-10-20T12:32:00Z" w16du:dateUtc="2025-10-20T18:32:00Z"/>
                <w:rFonts w:eastAsia="Times New Roman"/>
                <w:b/>
                <w:bCs/>
                <w:color w:val="000000"/>
                <w:sz w:val="20"/>
                <w:szCs w:val="20"/>
                <w:rPrChange w:id="1673" w:author="Maitland, Bryan - FS, ID" w:date="2025-10-20T12:46:00Z" w16du:dateUtc="2025-10-20T18:46:00Z">
                  <w:rPr>
                    <w:del w:id="1674" w:author="Maitland, Bryan - FS, ID" w:date="2025-10-21T13:39:00Z" w16du:dateUtc="2025-10-21T19:39:00Z"/>
                    <w:moveFrom w:id="1675" w:author="Maitland, Bryan - FS, ID" w:date="2025-10-20T12:32:00Z" w16du:dateUtc="2025-10-20T18:32:00Z"/>
                    <w:rFonts w:ascii="Aptos Narrow" w:eastAsia="Times New Roman" w:hAnsi="Aptos Narrow"/>
                    <w:b/>
                    <w:bCs/>
                    <w:color w:val="000000"/>
                    <w:sz w:val="18"/>
                    <w:szCs w:val="18"/>
                  </w:rPr>
                </w:rPrChange>
              </w:rPr>
            </w:pPr>
            <w:moveFrom w:id="1676" w:author="Maitland, Bryan - FS, ID" w:date="2025-10-20T12:32:00Z" w16du:dateUtc="2025-10-20T18:32:00Z">
              <w:del w:id="1677" w:author="Maitland, Bryan - FS, ID" w:date="2025-10-21T13:39:00Z" w16du:dateUtc="2025-10-21T19:39:00Z">
                <w:r w:rsidRPr="00613FB6" w:rsidDel="00B35ACD">
                  <w:rPr>
                    <w:rFonts w:eastAsia="Times New Roman"/>
                    <w:b/>
                    <w:bCs/>
                    <w:color w:val="000000"/>
                    <w:sz w:val="20"/>
                    <w:szCs w:val="20"/>
                    <w:rPrChange w:id="1678" w:author="Maitland, Bryan - FS, ID" w:date="2025-10-20T12:46:00Z" w16du:dateUtc="2025-10-20T18:46:00Z">
                      <w:rPr>
                        <w:rFonts w:ascii="Aptos Narrow" w:eastAsia="Times New Roman" w:hAnsi="Aptos Narrow"/>
                        <w:b/>
                        <w:bCs/>
                        <w:color w:val="000000"/>
                        <w:sz w:val="18"/>
                        <w:szCs w:val="18"/>
                      </w:rPr>
                    </w:rPrChange>
                  </w:rPr>
                  <w:delText>&lt;0.001</w:delText>
                </w:r>
              </w:del>
            </w:moveFrom>
          </w:p>
        </w:tc>
      </w:tr>
      <w:tr w:rsidR="000C552A" w:rsidRPr="00613FB6" w:rsidDel="00B35ACD" w14:paraId="36686493" w14:textId="62AD00D3" w:rsidTr="000C552A">
        <w:trPr>
          <w:trHeight w:val="300"/>
          <w:del w:id="1679" w:author="Maitland, Bryan - FS, ID" w:date="2025-10-21T13:39:00Z" w16du:dateUtc="2025-10-21T19:39:00Z"/>
        </w:trPr>
        <w:tc>
          <w:tcPr>
            <w:tcW w:w="5000" w:type="dxa"/>
            <w:gridSpan w:val="4"/>
            <w:tcBorders>
              <w:top w:val="nil"/>
              <w:left w:val="nil"/>
              <w:bottom w:val="nil"/>
              <w:right w:val="nil"/>
            </w:tcBorders>
            <w:vAlign w:val="bottom"/>
            <w:hideMark/>
          </w:tcPr>
          <w:p w14:paraId="4571B638" w14:textId="7227246B" w:rsidR="000C552A" w:rsidRPr="00613FB6" w:rsidDel="00B35ACD" w:rsidRDefault="000C552A" w:rsidP="000C552A">
            <w:pPr>
              <w:rPr>
                <w:del w:id="1680" w:author="Maitland, Bryan - FS, ID" w:date="2025-10-21T13:39:00Z" w16du:dateUtc="2025-10-21T19:39:00Z"/>
                <w:moveFrom w:id="1681" w:author="Maitland, Bryan - FS, ID" w:date="2025-10-20T12:32:00Z" w16du:dateUtc="2025-10-20T18:32:00Z"/>
                <w:rFonts w:eastAsia="Times New Roman"/>
                <w:b/>
                <w:bCs/>
                <w:color w:val="000000"/>
                <w:sz w:val="20"/>
                <w:szCs w:val="20"/>
                <w:rPrChange w:id="1682" w:author="Maitland, Bryan - FS, ID" w:date="2025-10-20T12:46:00Z" w16du:dateUtc="2025-10-20T18:46:00Z">
                  <w:rPr>
                    <w:del w:id="1683" w:author="Maitland, Bryan - FS, ID" w:date="2025-10-21T13:39:00Z" w16du:dateUtc="2025-10-21T19:39:00Z"/>
                    <w:moveFrom w:id="1684" w:author="Maitland, Bryan - FS, ID" w:date="2025-10-20T12:32:00Z" w16du:dateUtc="2025-10-20T18:32:00Z"/>
                    <w:rFonts w:ascii="Aptos Narrow" w:eastAsia="Times New Roman" w:hAnsi="Aptos Narrow"/>
                    <w:b/>
                    <w:bCs/>
                    <w:color w:val="000000"/>
                    <w:sz w:val="18"/>
                    <w:szCs w:val="18"/>
                  </w:rPr>
                </w:rPrChange>
              </w:rPr>
            </w:pPr>
            <w:moveFrom w:id="1685" w:author="Maitland, Bryan - FS, ID" w:date="2025-10-20T12:32:00Z" w16du:dateUtc="2025-10-20T18:32:00Z">
              <w:del w:id="1686" w:author="Maitland, Bryan - FS, ID" w:date="2025-10-21T13:39:00Z" w16du:dateUtc="2025-10-21T19:39:00Z">
                <w:r w:rsidRPr="00613FB6" w:rsidDel="00B35ACD">
                  <w:rPr>
                    <w:rFonts w:eastAsia="Times New Roman"/>
                    <w:b/>
                    <w:bCs/>
                    <w:color w:val="000000"/>
                    <w:sz w:val="20"/>
                    <w:szCs w:val="20"/>
                    <w:rPrChange w:id="1687" w:author="Maitland, Bryan - FS, ID" w:date="2025-10-20T12:46:00Z" w16du:dateUtc="2025-10-20T18:46:00Z">
                      <w:rPr>
                        <w:rFonts w:ascii="Aptos Narrow" w:eastAsia="Times New Roman" w:hAnsi="Aptos Narrow"/>
                        <w:b/>
                        <w:bCs/>
                        <w:color w:val="000000"/>
                        <w:sz w:val="18"/>
                        <w:szCs w:val="18"/>
                      </w:rPr>
                    </w:rPrChange>
                  </w:rPr>
                  <w:delText>Random Effects</w:delText>
                </w:r>
              </w:del>
            </w:moveFrom>
          </w:p>
        </w:tc>
      </w:tr>
      <w:tr w:rsidR="000C552A" w:rsidRPr="00613FB6" w:rsidDel="00B35ACD" w14:paraId="0E5BD73B" w14:textId="0476DAB0" w:rsidTr="00B35ACD">
        <w:trPr>
          <w:trHeight w:val="300"/>
          <w:del w:id="1688" w:author="Maitland, Bryan - FS, ID" w:date="2025-10-21T13:39:00Z" w16du:dateUtc="2025-10-21T19:39:00Z"/>
          <w:trPrChange w:id="1689" w:author="Maitland, Bryan - FS, ID" w:date="2025-10-21T13:39:00Z" w16du:dateUtc="2025-10-21T19:39:00Z">
            <w:trPr>
              <w:trHeight w:val="300"/>
            </w:trPr>
          </w:trPrChange>
        </w:trPr>
        <w:tc>
          <w:tcPr>
            <w:tcW w:w="1710" w:type="dxa"/>
            <w:tcBorders>
              <w:top w:val="nil"/>
              <w:left w:val="nil"/>
              <w:bottom w:val="nil"/>
              <w:right w:val="nil"/>
            </w:tcBorders>
            <w:hideMark/>
            <w:tcPrChange w:id="1690" w:author="Maitland, Bryan - FS, ID" w:date="2025-10-21T13:39:00Z" w16du:dateUtc="2025-10-21T19:39:00Z">
              <w:tcPr>
                <w:tcW w:w="1990" w:type="dxa"/>
                <w:tcBorders>
                  <w:top w:val="nil"/>
                  <w:left w:val="nil"/>
                  <w:bottom w:val="nil"/>
                  <w:right w:val="nil"/>
                </w:tcBorders>
                <w:hideMark/>
              </w:tcPr>
            </w:tcPrChange>
          </w:tcPr>
          <w:p w14:paraId="5DE73A43" w14:textId="5E195C4F" w:rsidR="000C552A" w:rsidRPr="00613FB6" w:rsidDel="00B35ACD" w:rsidRDefault="000C552A" w:rsidP="000C552A">
            <w:pPr>
              <w:rPr>
                <w:del w:id="1691" w:author="Maitland, Bryan - FS, ID" w:date="2025-10-21T13:39:00Z" w16du:dateUtc="2025-10-21T19:39:00Z"/>
                <w:moveFrom w:id="1692" w:author="Maitland, Bryan - FS, ID" w:date="2025-10-20T12:32:00Z" w16du:dateUtc="2025-10-20T18:32:00Z"/>
                <w:rFonts w:eastAsia="Times New Roman"/>
                <w:color w:val="000000"/>
                <w:sz w:val="20"/>
                <w:szCs w:val="20"/>
                <w:rPrChange w:id="1693" w:author="Maitland, Bryan - FS, ID" w:date="2025-10-20T12:46:00Z" w16du:dateUtc="2025-10-20T18:46:00Z">
                  <w:rPr>
                    <w:del w:id="1694" w:author="Maitland, Bryan - FS, ID" w:date="2025-10-21T13:39:00Z" w16du:dateUtc="2025-10-21T19:39:00Z"/>
                    <w:moveFrom w:id="1695" w:author="Maitland, Bryan - FS, ID" w:date="2025-10-20T12:32:00Z" w16du:dateUtc="2025-10-20T18:32:00Z"/>
                    <w:rFonts w:ascii="Aptos Narrow" w:eastAsia="Times New Roman" w:hAnsi="Aptos Narrow"/>
                    <w:color w:val="000000"/>
                    <w:sz w:val="18"/>
                    <w:szCs w:val="18"/>
                  </w:rPr>
                </w:rPrChange>
              </w:rPr>
            </w:pPr>
            <w:moveFrom w:id="1696" w:author="Maitland, Bryan - FS, ID" w:date="2025-10-20T12:32:00Z" w16du:dateUtc="2025-10-20T18:32:00Z">
              <w:del w:id="1697" w:author="Maitland, Bryan - FS, ID" w:date="2025-10-21T13:39:00Z" w16du:dateUtc="2025-10-21T19:39:00Z">
                <w:r w:rsidRPr="00613FB6" w:rsidDel="00B35ACD">
                  <w:rPr>
                    <w:rFonts w:eastAsia="Times New Roman"/>
                    <w:color w:val="000000"/>
                    <w:sz w:val="20"/>
                    <w:szCs w:val="20"/>
                    <w:rPrChange w:id="1698" w:author="Maitland, Bryan - FS, ID" w:date="2025-10-20T12:46:00Z" w16du:dateUtc="2025-10-20T18:46:00Z">
                      <w:rPr>
                        <w:rFonts w:ascii="Aptos Narrow" w:eastAsia="Times New Roman" w:hAnsi="Aptos Narrow"/>
                        <w:color w:val="000000"/>
                        <w:sz w:val="18"/>
                        <w:szCs w:val="18"/>
                      </w:rPr>
                    </w:rPrChange>
                  </w:rPr>
                  <w:delText>σ</w:delText>
                </w:r>
                <w:r w:rsidRPr="00613FB6" w:rsidDel="00B35ACD">
                  <w:rPr>
                    <w:rFonts w:eastAsia="Times New Roman"/>
                    <w:color w:val="000000"/>
                    <w:sz w:val="20"/>
                    <w:szCs w:val="20"/>
                    <w:vertAlign w:val="superscript"/>
                    <w:rPrChange w:id="1699" w:author="Maitland, Bryan - FS, ID" w:date="2025-10-20T12:46:00Z" w16du:dateUtc="2025-10-20T18:46:00Z">
                      <w:rPr>
                        <w:rFonts w:ascii="Aptos Narrow" w:eastAsia="Times New Roman" w:hAnsi="Aptos Narrow"/>
                        <w:color w:val="000000"/>
                        <w:sz w:val="18"/>
                        <w:szCs w:val="18"/>
                        <w:vertAlign w:val="superscript"/>
                      </w:rPr>
                    </w:rPrChange>
                  </w:rPr>
                  <w:delText>2</w:delText>
                </w:r>
              </w:del>
            </w:moveFrom>
          </w:p>
        </w:tc>
        <w:tc>
          <w:tcPr>
            <w:tcW w:w="3290" w:type="dxa"/>
            <w:gridSpan w:val="3"/>
            <w:tcBorders>
              <w:top w:val="nil"/>
              <w:left w:val="nil"/>
              <w:bottom w:val="nil"/>
              <w:right w:val="nil"/>
            </w:tcBorders>
            <w:hideMark/>
            <w:tcPrChange w:id="1700" w:author="Maitland, Bryan - FS, ID" w:date="2025-10-21T13:39:00Z" w16du:dateUtc="2025-10-21T19:39:00Z">
              <w:tcPr>
                <w:tcW w:w="3010" w:type="dxa"/>
                <w:gridSpan w:val="3"/>
                <w:tcBorders>
                  <w:top w:val="nil"/>
                  <w:left w:val="nil"/>
                  <w:bottom w:val="nil"/>
                  <w:right w:val="nil"/>
                </w:tcBorders>
                <w:hideMark/>
              </w:tcPr>
            </w:tcPrChange>
          </w:tcPr>
          <w:p w14:paraId="0AB2F489" w14:textId="5D8CFA9A" w:rsidR="000C552A" w:rsidRPr="00613FB6" w:rsidDel="00B35ACD" w:rsidRDefault="000C552A" w:rsidP="000C552A">
            <w:pPr>
              <w:jc w:val="center"/>
              <w:rPr>
                <w:del w:id="1701" w:author="Maitland, Bryan - FS, ID" w:date="2025-10-21T13:39:00Z" w16du:dateUtc="2025-10-21T19:39:00Z"/>
                <w:moveFrom w:id="1702" w:author="Maitland, Bryan - FS, ID" w:date="2025-10-20T12:32:00Z" w16du:dateUtc="2025-10-20T18:32:00Z"/>
                <w:rFonts w:eastAsia="Times New Roman"/>
                <w:color w:val="000000"/>
                <w:sz w:val="20"/>
                <w:szCs w:val="20"/>
                <w:rPrChange w:id="1703" w:author="Maitland, Bryan - FS, ID" w:date="2025-10-20T12:46:00Z" w16du:dateUtc="2025-10-20T18:46:00Z">
                  <w:rPr>
                    <w:del w:id="1704" w:author="Maitland, Bryan - FS, ID" w:date="2025-10-21T13:39:00Z" w16du:dateUtc="2025-10-21T19:39:00Z"/>
                    <w:moveFrom w:id="1705" w:author="Maitland, Bryan - FS, ID" w:date="2025-10-20T12:32:00Z" w16du:dateUtc="2025-10-20T18:32:00Z"/>
                    <w:rFonts w:ascii="Aptos Narrow" w:eastAsia="Times New Roman" w:hAnsi="Aptos Narrow"/>
                    <w:color w:val="000000"/>
                    <w:sz w:val="18"/>
                    <w:szCs w:val="18"/>
                  </w:rPr>
                </w:rPrChange>
              </w:rPr>
            </w:pPr>
            <w:moveFrom w:id="1706" w:author="Maitland, Bryan - FS, ID" w:date="2025-10-20T12:32:00Z" w16du:dateUtc="2025-10-20T18:32:00Z">
              <w:del w:id="1707" w:author="Maitland, Bryan - FS, ID" w:date="2025-10-21T13:39:00Z" w16du:dateUtc="2025-10-21T19:39:00Z">
                <w:r w:rsidRPr="00613FB6" w:rsidDel="00B35ACD">
                  <w:rPr>
                    <w:rFonts w:eastAsia="Times New Roman"/>
                    <w:color w:val="000000"/>
                    <w:sz w:val="20"/>
                    <w:szCs w:val="20"/>
                    <w:rPrChange w:id="1708" w:author="Maitland, Bryan - FS, ID" w:date="2025-10-20T12:46:00Z" w16du:dateUtc="2025-10-20T18:46:00Z">
                      <w:rPr>
                        <w:rFonts w:ascii="Aptos Narrow" w:eastAsia="Times New Roman" w:hAnsi="Aptos Narrow"/>
                        <w:color w:val="000000"/>
                        <w:sz w:val="18"/>
                        <w:szCs w:val="18"/>
                      </w:rPr>
                    </w:rPrChange>
                  </w:rPr>
                  <w:delText>3.36</w:delText>
                </w:r>
              </w:del>
            </w:moveFrom>
          </w:p>
        </w:tc>
      </w:tr>
      <w:tr w:rsidR="000C552A" w:rsidRPr="00613FB6" w:rsidDel="00B35ACD" w14:paraId="78694A48" w14:textId="1CB23B42" w:rsidTr="00B35ACD">
        <w:trPr>
          <w:trHeight w:val="300"/>
          <w:del w:id="1709" w:author="Maitland, Bryan - FS, ID" w:date="2025-10-21T13:39:00Z" w16du:dateUtc="2025-10-21T19:39:00Z"/>
          <w:trPrChange w:id="1710" w:author="Maitland, Bryan - FS, ID" w:date="2025-10-21T13:39:00Z" w16du:dateUtc="2025-10-21T19:39:00Z">
            <w:trPr>
              <w:trHeight w:val="300"/>
            </w:trPr>
          </w:trPrChange>
        </w:trPr>
        <w:tc>
          <w:tcPr>
            <w:tcW w:w="1710" w:type="dxa"/>
            <w:tcBorders>
              <w:top w:val="nil"/>
              <w:left w:val="nil"/>
              <w:bottom w:val="nil"/>
              <w:right w:val="nil"/>
            </w:tcBorders>
            <w:hideMark/>
            <w:tcPrChange w:id="1711" w:author="Maitland, Bryan - FS, ID" w:date="2025-10-21T13:39:00Z" w16du:dateUtc="2025-10-21T19:39:00Z">
              <w:tcPr>
                <w:tcW w:w="1990" w:type="dxa"/>
                <w:tcBorders>
                  <w:top w:val="nil"/>
                  <w:left w:val="nil"/>
                  <w:bottom w:val="nil"/>
                  <w:right w:val="nil"/>
                </w:tcBorders>
                <w:hideMark/>
              </w:tcPr>
            </w:tcPrChange>
          </w:tcPr>
          <w:p w14:paraId="745CB365" w14:textId="1F28F180" w:rsidR="000C552A" w:rsidRPr="00613FB6" w:rsidDel="00B35ACD" w:rsidRDefault="000C552A" w:rsidP="000C552A">
            <w:pPr>
              <w:rPr>
                <w:del w:id="1712" w:author="Maitland, Bryan - FS, ID" w:date="2025-10-21T13:39:00Z" w16du:dateUtc="2025-10-21T19:39:00Z"/>
                <w:moveFrom w:id="1713" w:author="Maitland, Bryan - FS, ID" w:date="2025-10-20T12:32:00Z" w16du:dateUtc="2025-10-20T18:32:00Z"/>
                <w:rFonts w:eastAsia="Times New Roman"/>
                <w:color w:val="000000"/>
                <w:sz w:val="20"/>
                <w:szCs w:val="20"/>
                <w:rPrChange w:id="1714" w:author="Maitland, Bryan - FS, ID" w:date="2025-10-20T12:46:00Z" w16du:dateUtc="2025-10-20T18:46:00Z">
                  <w:rPr>
                    <w:del w:id="1715" w:author="Maitland, Bryan - FS, ID" w:date="2025-10-21T13:39:00Z" w16du:dateUtc="2025-10-21T19:39:00Z"/>
                    <w:moveFrom w:id="1716" w:author="Maitland, Bryan - FS, ID" w:date="2025-10-20T12:32:00Z" w16du:dateUtc="2025-10-20T18:32:00Z"/>
                    <w:rFonts w:ascii="Aptos Narrow" w:eastAsia="Times New Roman" w:hAnsi="Aptos Narrow"/>
                    <w:color w:val="000000"/>
                    <w:sz w:val="18"/>
                    <w:szCs w:val="18"/>
                  </w:rPr>
                </w:rPrChange>
              </w:rPr>
            </w:pPr>
            <w:moveFrom w:id="1717" w:author="Maitland, Bryan - FS, ID" w:date="2025-10-20T12:32:00Z" w16du:dateUtc="2025-10-20T18:32:00Z">
              <w:del w:id="1718" w:author="Maitland, Bryan - FS, ID" w:date="2025-10-21T13:39:00Z" w16du:dateUtc="2025-10-21T19:39:00Z">
                <w:r w:rsidRPr="00613FB6" w:rsidDel="00B35ACD">
                  <w:rPr>
                    <w:rFonts w:eastAsia="Times New Roman"/>
                    <w:color w:val="000000"/>
                    <w:sz w:val="20"/>
                    <w:szCs w:val="20"/>
                    <w:rPrChange w:id="1719" w:author="Maitland, Bryan - FS, ID" w:date="2025-10-20T12:46:00Z" w16du:dateUtc="2025-10-20T18:46:00Z">
                      <w:rPr>
                        <w:rFonts w:ascii="Aptos Narrow" w:eastAsia="Times New Roman" w:hAnsi="Aptos Narrow"/>
                        <w:color w:val="000000"/>
                        <w:sz w:val="18"/>
                        <w:szCs w:val="18"/>
                      </w:rPr>
                    </w:rPrChange>
                  </w:rPr>
                  <w:delText>τ</w:delText>
                </w:r>
                <w:r w:rsidRPr="00613FB6" w:rsidDel="00B35ACD">
                  <w:rPr>
                    <w:rFonts w:eastAsia="Times New Roman"/>
                    <w:color w:val="000000"/>
                    <w:sz w:val="20"/>
                    <w:szCs w:val="20"/>
                    <w:vertAlign w:val="subscript"/>
                    <w:rPrChange w:id="1720" w:author="Maitland, Bryan - FS, ID" w:date="2025-10-20T12:46:00Z" w16du:dateUtc="2025-10-20T18:46:00Z">
                      <w:rPr>
                        <w:rFonts w:ascii="Aptos Narrow" w:eastAsia="Times New Roman" w:hAnsi="Aptos Narrow"/>
                        <w:color w:val="000000"/>
                        <w:sz w:val="18"/>
                        <w:szCs w:val="18"/>
                        <w:vertAlign w:val="subscript"/>
                      </w:rPr>
                    </w:rPrChange>
                  </w:rPr>
                  <w:delText>00</w:delText>
                </w:r>
                <w:r w:rsidRPr="00613FB6" w:rsidDel="00B35ACD">
                  <w:rPr>
                    <w:rFonts w:eastAsia="Times New Roman"/>
                    <w:color w:val="000000"/>
                    <w:sz w:val="20"/>
                    <w:szCs w:val="20"/>
                    <w:rPrChange w:id="1721" w:author="Maitland, Bryan - FS, ID" w:date="2025-10-20T12:46:00Z" w16du:dateUtc="2025-10-20T18:46:00Z">
                      <w:rPr>
                        <w:rFonts w:ascii="Aptos Narrow" w:eastAsia="Times New Roman" w:hAnsi="Aptos Narrow"/>
                        <w:color w:val="000000"/>
                        <w:sz w:val="18"/>
                        <w:szCs w:val="18"/>
                      </w:rPr>
                    </w:rPrChange>
                  </w:rPr>
                  <w:delText xml:space="preserve"> </w:delText>
                </w:r>
                <w:r w:rsidRPr="00613FB6" w:rsidDel="00B35ACD">
                  <w:rPr>
                    <w:rFonts w:eastAsia="Times New Roman"/>
                    <w:color w:val="000000"/>
                    <w:sz w:val="20"/>
                    <w:szCs w:val="20"/>
                    <w:vertAlign w:val="subscript"/>
                    <w:rPrChange w:id="1722" w:author="Maitland, Bryan - FS, ID" w:date="2025-10-20T12:46:00Z" w16du:dateUtc="2025-10-20T18:46:00Z">
                      <w:rPr>
                        <w:rFonts w:ascii="Aptos Narrow" w:eastAsia="Times New Roman" w:hAnsi="Aptos Narrow"/>
                        <w:color w:val="000000"/>
                        <w:sz w:val="18"/>
                        <w:szCs w:val="18"/>
                        <w:vertAlign w:val="subscript"/>
                      </w:rPr>
                    </w:rPrChange>
                  </w:rPr>
                  <w:delText>COMID</w:delText>
                </w:r>
              </w:del>
            </w:moveFrom>
          </w:p>
        </w:tc>
        <w:tc>
          <w:tcPr>
            <w:tcW w:w="3290" w:type="dxa"/>
            <w:gridSpan w:val="3"/>
            <w:tcBorders>
              <w:top w:val="nil"/>
              <w:left w:val="nil"/>
              <w:bottom w:val="nil"/>
              <w:right w:val="nil"/>
            </w:tcBorders>
            <w:hideMark/>
            <w:tcPrChange w:id="1723" w:author="Maitland, Bryan - FS, ID" w:date="2025-10-21T13:39:00Z" w16du:dateUtc="2025-10-21T19:39:00Z">
              <w:tcPr>
                <w:tcW w:w="3010" w:type="dxa"/>
                <w:gridSpan w:val="3"/>
                <w:tcBorders>
                  <w:top w:val="nil"/>
                  <w:left w:val="nil"/>
                  <w:bottom w:val="nil"/>
                  <w:right w:val="nil"/>
                </w:tcBorders>
                <w:hideMark/>
              </w:tcPr>
            </w:tcPrChange>
          </w:tcPr>
          <w:p w14:paraId="235B160A" w14:textId="35586F4A" w:rsidR="000C552A" w:rsidRPr="00613FB6" w:rsidDel="00B35ACD" w:rsidRDefault="000C552A" w:rsidP="000C552A">
            <w:pPr>
              <w:jc w:val="center"/>
              <w:rPr>
                <w:del w:id="1724" w:author="Maitland, Bryan - FS, ID" w:date="2025-10-21T13:39:00Z" w16du:dateUtc="2025-10-21T19:39:00Z"/>
                <w:moveFrom w:id="1725" w:author="Maitland, Bryan - FS, ID" w:date="2025-10-20T12:32:00Z" w16du:dateUtc="2025-10-20T18:32:00Z"/>
                <w:rFonts w:eastAsia="Times New Roman"/>
                <w:color w:val="000000"/>
                <w:sz w:val="20"/>
                <w:szCs w:val="20"/>
                <w:rPrChange w:id="1726" w:author="Maitland, Bryan - FS, ID" w:date="2025-10-20T12:46:00Z" w16du:dateUtc="2025-10-20T18:46:00Z">
                  <w:rPr>
                    <w:del w:id="1727" w:author="Maitland, Bryan - FS, ID" w:date="2025-10-21T13:39:00Z" w16du:dateUtc="2025-10-21T19:39:00Z"/>
                    <w:moveFrom w:id="1728" w:author="Maitland, Bryan - FS, ID" w:date="2025-10-20T12:32:00Z" w16du:dateUtc="2025-10-20T18:32:00Z"/>
                    <w:rFonts w:ascii="Aptos Narrow" w:eastAsia="Times New Roman" w:hAnsi="Aptos Narrow"/>
                    <w:color w:val="000000"/>
                    <w:sz w:val="18"/>
                    <w:szCs w:val="18"/>
                  </w:rPr>
                </w:rPrChange>
              </w:rPr>
            </w:pPr>
            <w:moveFrom w:id="1729" w:author="Maitland, Bryan - FS, ID" w:date="2025-10-20T12:32:00Z" w16du:dateUtc="2025-10-20T18:32:00Z">
              <w:del w:id="1730" w:author="Maitland, Bryan - FS, ID" w:date="2025-10-21T13:39:00Z" w16du:dateUtc="2025-10-21T19:39:00Z">
                <w:r w:rsidRPr="00613FB6" w:rsidDel="00B35ACD">
                  <w:rPr>
                    <w:rFonts w:eastAsia="Times New Roman"/>
                    <w:color w:val="000000"/>
                    <w:sz w:val="20"/>
                    <w:szCs w:val="20"/>
                    <w:rPrChange w:id="1731" w:author="Maitland, Bryan - FS, ID" w:date="2025-10-20T12:46:00Z" w16du:dateUtc="2025-10-20T18:46:00Z">
                      <w:rPr>
                        <w:rFonts w:ascii="Aptos Narrow" w:eastAsia="Times New Roman" w:hAnsi="Aptos Narrow"/>
                        <w:color w:val="000000"/>
                        <w:sz w:val="18"/>
                        <w:szCs w:val="18"/>
                      </w:rPr>
                    </w:rPrChange>
                  </w:rPr>
                  <w:delText>49.73</w:delText>
                </w:r>
              </w:del>
            </w:moveFrom>
          </w:p>
        </w:tc>
      </w:tr>
      <w:tr w:rsidR="000C552A" w:rsidRPr="00613FB6" w:rsidDel="00B35ACD" w14:paraId="7CDC1517" w14:textId="01552D24" w:rsidTr="00B35ACD">
        <w:trPr>
          <w:trHeight w:val="300"/>
          <w:del w:id="1732" w:author="Maitland, Bryan - FS, ID" w:date="2025-10-21T13:39:00Z" w16du:dateUtc="2025-10-21T19:39:00Z"/>
          <w:trPrChange w:id="1733" w:author="Maitland, Bryan - FS, ID" w:date="2025-10-21T13:39:00Z" w16du:dateUtc="2025-10-21T19:39:00Z">
            <w:trPr>
              <w:trHeight w:val="300"/>
            </w:trPr>
          </w:trPrChange>
        </w:trPr>
        <w:tc>
          <w:tcPr>
            <w:tcW w:w="1710" w:type="dxa"/>
            <w:tcBorders>
              <w:top w:val="nil"/>
              <w:left w:val="nil"/>
              <w:bottom w:val="nil"/>
              <w:right w:val="nil"/>
            </w:tcBorders>
            <w:hideMark/>
            <w:tcPrChange w:id="1734" w:author="Maitland, Bryan - FS, ID" w:date="2025-10-21T13:39:00Z" w16du:dateUtc="2025-10-21T19:39:00Z">
              <w:tcPr>
                <w:tcW w:w="1990" w:type="dxa"/>
                <w:tcBorders>
                  <w:top w:val="nil"/>
                  <w:left w:val="nil"/>
                  <w:bottom w:val="nil"/>
                  <w:right w:val="nil"/>
                </w:tcBorders>
                <w:hideMark/>
              </w:tcPr>
            </w:tcPrChange>
          </w:tcPr>
          <w:p w14:paraId="7A53A563" w14:textId="145232CE" w:rsidR="000C552A" w:rsidRPr="00613FB6" w:rsidDel="00B35ACD" w:rsidRDefault="000C552A" w:rsidP="000C552A">
            <w:pPr>
              <w:rPr>
                <w:del w:id="1735" w:author="Maitland, Bryan - FS, ID" w:date="2025-10-21T13:39:00Z" w16du:dateUtc="2025-10-21T19:39:00Z"/>
                <w:moveFrom w:id="1736" w:author="Maitland, Bryan - FS, ID" w:date="2025-10-20T12:32:00Z" w16du:dateUtc="2025-10-20T18:32:00Z"/>
                <w:rFonts w:eastAsia="Times New Roman"/>
                <w:color w:val="000000"/>
                <w:sz w:val="20"/>
                <w:szCs w:val="20"/>
                <w:rPrChange w:id="1737" w:author="Maitland, Bryan - FS, ID" w:date="2025-10-20T12:46:00Z" w16du:dateUtc="2025-10-20T18:46:00Z">
                  <w:rPr>
                    <w:del w:id="1738" w:author="Maitland, Bryan - FS, ID" w:date="2025-10-21T13:39:00Z" w16du:dateUtc="2025-10-21T19:39:00Z"/>
                    <w:moveFrom w:id="1739" w:author="Maitland, Bryan - FS, ID" w:date="2025-10-20T12:32:00Z" w16du:dateUtc="2025-10-20T18:32:00Z"/>
                    <w:rFonts w:ascii="Aptos Narrow" w:eastAsia="Times New Roman" w:hAnsi="Aptos Narrow"/>
                    <w:color w:val="000000"/>
                    <w:sz w:val="18"/>
                    <w:szCs w:val="18"/>
                  </w:rPr>
                </w:rPrChange>
              </w:rPr>
            </w:pPr>
            <w:moveFrom w:id="1740" w:author="Maitland, Bryan - FS, ID" w:date="2025-10-20T12:32:00Z" w16du:dateUtc="2025-10-20T18:32:00Z">
              <w:del w:id="1741" w:author="Maitland, Bryan - FS, ID" w:date="2025-10-21T13:39:00Z" w16du:dateUtc="2025-10-21T19:39:00Z">
                <w:r w:rsidRPr="00613FB6" w:rsidDel="00B35ACD">
                  <w:rPr>
                    <w:rFonts w:eastAsia="Times New Roman"/>
                    <w:color w:val="000000"/>
                    <w:sz w:val="20"/>
                    <w:szCs w:val="20"/>
                    <w:rPrChange w:id="1742" w:author="Maitland, Bryan - FS, ID" w:date="2025-10-20T12:46:00Z" w16du:dateUtc="2025-10-20T18:46:00Z">
                      <w:rPr>
                        <w:rFonts w:ascii="Aptos Narrow" w:eastAsia="Times New Roman" w:hAnsi="Aptos Narrow"/>
                        <w:color w:val="000000"/>
                        <w:sz w:val="18"/>
                        <w:szCs w:val="18"/>
                      </w:rPr>
                    </w:rPrChange>
                  </w:rPr>
                  <w:delText>τ</w:delText>
                </w:r>
                <w:r w:rsidRPr="00613FB6" w:rsidDel="00B35ACD">
                  <w:rPr>
                    <w:rFonts w:eastAsia="Times New Roman"/>
                    <w:color w:val="000000"/>
                    <w:sz w:val="20"/>
                    <w:szCs w:val="20"/>
                    <w:vertAlign w:val="subscript"/>
                    <w:rPrChange w:id="1743" w:author="Maitland, Bryan - FS, ID" w:date="2025-10-20T12:46:00Z" w16du:dateUtc="2025-10-20T18:46:00Z">
                      <w:rPr>
                        <w:rFonts w:ascii="Aptos Narrow" w:eastAsia="Times New Roman" w:hAnsi="Aptos Narrow"/>
                        <w:color w:val="000000"/>
                        <w:sz w:val="18"/>
                        <w:szCs w:val="18"/>
                        <w:vertAlign w:val="subscript"/>
                      </w:rPr>
                    </w:rPrChange>
                  </w:rPr>
                  <w:delText>11</w:delText>
                </w:r>
                <w:r w:rsidRPr="00613FB6" w:rsidDel="00B35ACD">
                  <w:rPr>
                    <w:rFonts w:eastAsia="Times New Roman"/>
                    <w:color w:val="000000"/>
                    <w:sz w:val="20"/>
                    <w:szCs w:val="20"/>
                    <w:rPrChange w:id="1744" w:author="Maitland, Bryan - FS, ID" w:date="2025-10-20T12:46:00Z" w16du:dateUtc="2025-10-20T18:46:00Z">
                      <w:rPr>
                        <w:rFonts w:ascii="Aptos Narrow" w:eastAsia="Times New Roman" w:hAnsi="Aptos Narrow"/>
                        <w:color w:val="000000"/>
                        <w:sz w:val="18"/>
                        <w:szCs w:val="18"/>
                      </w:rPr>
                    </w:rPrChange>
                  </w:rPr>
                  <w:delText xml:space="preserve"> </w:delText>
                </w:r>
                <w:r w:rsidRPr="00613FB6" w:rsidDel="00B35ACD">
                  <w:rPr>
                    <w:rFonts w:eastAsia="Times New Roman"/>
                    <w:color w:val="000000"/>
                    <w:sz w:val="20"/>
                    <w:szCs w:val="20"/>
                    <w:vertAlign w:val="subscript"/>
                    <w:rPrChange w:id="1745" w:author="Maitland, Bryan - FS, ID" w:date="2025-10-20T12:46:00Z" w16du:dateUtc="2025-10-20T18:46:00Z">
                      <w:rPr>
                        <w:rFonts w:ascii="Aptos Narrow" w:eastAsia="Times New Roman" w:hAnsi="Aptos Narrow"/>
                        <w:color w:val="000000"/>
                        <w:sz w:val="18"/>
                        <w:szCs w:val="18"/>
                        <w:vertAlign w:val="subscript"/>
                      </w:rPr>
                    </w:rPrChange>
                  </w:rPr>
                  <w:delText>COMID.temp_90</w:delText>
                </w:r>
              </w:del>
            </w:moveFrom>
          </w:p>
        </w:tc>
        <w:tc>
          <w:tcPr>
            <w:tcW w:w="3290" w:type="dxa"/>
            <w:gridSpan w:val="3"/>
            <w:tcBorders>
              <w:top w:val="nil"/>
              <w:left w:val="nil"/>
              <w:bottom w:val="nil"/>
              <w:right w:val="nil"/>
            </w:tcBorders>
            <w:hideMark/>
            <w:tcPrChange w:id="1746" w:author="Maitland, Bryan - FS, ID" w:date="2025-10-21T13:39:00Z" w16du:dateUtc="2025-10-21T19:39:00Z">
              <w:tcPr>
                <w:tcW w:w="3010" w:type="dxa"/>
                <w:gridSpan w:val="3"/>
                <w:tcBorders>
                  <w:top w:val="nil"/>
                  <w:left w:val="nil"/>
                  <w:bottom w:val="nil"/>
                  <w:right w:val="nil"/>
                </w:tcBorders>
                <w:hideMark/>
              </w:tcPr>
            </w:tcPrChange>
          </w:tcPr>
          <w:p w14:paraId="75FCC345" w14:textId="669871DE" w:rsidR="000C552A" w:rsidRPr="00613FB6" w:rsidDel="00B35ACD" w:rsidRDefault="000C552A" w:rsidP="000C552A">
            <w:pPr>
              <w:jc w:val="center"/>
              <w:rPr>
                <w:del w:id="1747" w:author="Maitland, Bryan - FS, ID" w:date="2025-10-21T13:39:00Z" w16du:dateUtc="2025-10-21T19:39:00Z"/>
                <w:moveFrom w:id="1748" w:author="Maitland, Bryan - FS, ID" w:date="2025-10-20T12:32:00Z" w16du:dateUtc="2025-10-20T18:32:00Z"/>
                <w:rFonts w:eastAsia="Times New Roman"/>
                <w:color w:val="000000"/>
                <w:sz w:val="20"/>
                <w:szCs w:val="20"/>
                <w:rPrChange w:id="1749" w:author="Maitland, Bryan - FS, ID" w:date="2025-10-20T12:46:00Z" w16du:dateUtc="2025-10-20T18:46:00Z">
                  <w:rPr>
                    <w:del w:id="1750" w:author="Maitland, Bryan - FS, ID" w:date="2025-10-21T13:39:00Z" w16du:dateUtc="2025-10-21T19:39:00Z"/>
                    <w:moveFrom w:id="1751" w:author="Maitland, Bryan - FS, ID" w:date="2025-10-20T12:32:00Z" w16du:dateUtc="2025-10-20T18:32:00Z"/>
                    <w:rFonts w:ascii="Aptos Narrow" w:eastAsia="Times New Roman" w:hAnsi="Aptos Narrow"/>
                    <w:color w:val="000000"/>
                    <w:sz w:val="18"/>
                    <w:szCs w:val="18"/>
                  </w:rPr>
                </w:rPrChange>
              </w:rPr>
            </w:pPr>
            <w:moveFrom w:id="1752" w:author="Maitland, Bryan - FS, ID" w:date="2025-10-20T12:32:00Z" w16du:dateUtc="2025-10-20T18:32:00Z">
              <w:del w:id="1753" w:author="Maitland, Bryan - FS, ID" w:date="2025-10-21T13:39:00Z" w16du:dateUtc="2025-10-21T19:39:00Z">
                <w:r w:rsidRPr="00613FB6" w:rsidDel="00B35ACD">
                  <w:rPr>
                    <w:rFonts w:eastAsia="Times New Roman"/>
                    <w:color w:val="000000"/>
                    <w:sz w:val="20"/>
                    <w:szCs w:val="20"/>
                    <w:rPrChange w:id="1754" w:author="Maitland, Bryan - FS, ID" w:date="2025-10-20T12:46:00Z" w16du:dateUtc="2025-10-20T18:46:00Z">
                      <w:rPr>
                        <w:rFonts w:ascii="Aptos Narrow" w:eastAsia="Times New Roman" w:hAnsi="Aptos Narrow"/>
                        <w:color w:val="000000"/>
                        <w:sz w:val="18"/>
                        <w:szCs w:val="18"/>
                      </w:rPr>
                    </w:rPrChange>
                  </w:rPr>
                  <w:delText>12.63</w:delText>
                </w:r>
              </w:del>
            </w:moveFrom>
          </w:p>
        </w:tc>
      </w:tr>
      <w:tr w:rsidR="000C552A" w:rsidRPr="00613FB6" w:rsidDel="00B35ACD" w14:paraId="439F1094" w14:textId="2E21BC2B" w:rsidTr="00B35ACD">
        <w:trPr>
          <w:trHeight w:val="300"/>
          <w:del w:id="1755" w:author="Maitland, Bryan - FS, ID" w:date="2025-10-21T13:39:00Z" w16du:dateUtc="2025-10-21T19:39:00Z"/>
          <w:trPrChange w:id="1756" w:author="Maitland, Bryan - FS, ID" w:date="2025-10-21T13:39:00Z" w16du:dateUtc="2025-10-21T19:39:00Z">
            <w:trPr>
              <w:trHeight w:val="300"/>
            </w:trPr>
          </w:trPrChange>
        </w:trPr>
        <w:tc>
          <w:tcPr>
            <w:tcW w:w="1710" w:type="dxa"/>
            <w:tcBorders>
              <w:top w:val="nil"/>
              <w:left w:val="nil"/>
              <w:bottom w:val="nil"/>
              <w:right w:val="nil"/>
            </w:tcBorders>
            <w:hideMark/>
            <w:tcPrChange w:id="1757" w:author="Maitland, Bryan - FS, ID" w:date="2025-10-21T13:39:00Z" w16du:dateUtc="2025-10-21T19:39:00Z">
              <w:tcPr>
                <w:tcW w:w="1990" w:type="dxa"/>
                <w:tcBorders>
                  <w:top w:val="nil"/>
                  <w:left w:val="nil"/>
                  <w:bottom w:val="nil"/>
                  <w:right w:val="nil"/>
                </w:tcBorders>
                <w:hideMark/>
              </w:tcPr>
            </w:tcPrChange>
          </w:tcPr>
          <w:p w14:paraId="22220A45" w14:textId="11FA0CF2" w:rsidR="000C552A" w:rsidRPr="00613FB6" w:rsidDel="00B35ACD" w:rsidRDefault="000C552A" w:rsidP="000C552A">
            <w:pPr>
              <w:rPr>
                <w:del w:id="1758" w:author="Maitland, Bryan - FS, ID" w:date="2025-10-21T13:39:00Z" w16du:dateUtc="2025-10-21T19:39:00Z"/>
                <w:moveFrom w:id="1759" w:author="Maitland, Bryan - FS, ID" w:date="2025-10-20T12:32:00Z" w16du:dateUtc="2025-10-20T18:32:00Z"/>
                <w:rFonts w:eastAsia="Times New Roman"/>
                <w:color w:val="000000"/>
                <w:sz w:val="20"/>
                <w:szCs w:val="20"/>
                <w:rPrChange w:id="1760" w:author="Maitland, Bryan - FS, ID" w:date="2025-10-20T12:46:00Z" w16du:dateUtc="2025-10-20T18:46:00Z">
                  <w:rPr>
                    <w:del w:id="1761" w:author="Maitland, Bryan - FS, ID" w:date="2025-10-21T13:39:00Z" w16du:dateUtc="2025-10-21T19:39:00Z"/>
                    <w:moveFrom w:id="1762" w:author="Maitland, Bryan - FS, ID" w:date="2025-10-20T12:32:00Z" w16du:dateUtc="2025-10-20T18:32:00Z"/>
                    <w:rFonts w:ascii="Aptos Narrow" w:eastAsia="Times New Roman" w:hAnsi="Aptos Narrow"/>
                    <w:color w:val="000000"/>
                    <w:sz w:val="18"/>
                    <w:szCs w:val="18"/>
                  </w:rPr>
                </w:rPrChange>
              </w:rPr>
            </w:pPr>
            <w:moveFrom w:id="1763" w:author="Maitland, Bryan - FS, ID" w:date="2025-10-20T12:32:00Z" w16du:dateUtc="2025-10-20T18:32:00Z">
              <w:del w:id="1764" w:author="Maitland, Bryan - FS, ID" w:date="2025-10-21T13:39:00Z" w16du:dateUtc="2025-10-21T19:39:00Z">
                <w:r w:rsidRPr="00613FB6" w:rsidDel="00B35ACD">
                  <w:rPr>
                    <w:rFonts w:eastAsia="Times New Roman"/>
                    <w:color w:val="000000"/>
                    <w:sz w:val="20"/>
                    <w:szCs w:val="20"/>
                    <w:rPrChange w:id="1765" w:author="Maitland, Bryan - FS, ID" w:date="2025-10-20T12:46:00Z" w16du:dateUtc="2025-10-20T18:46:00Z">
                      <w:rPr>
                        <w:rFonts w:ascii="Aptos Narrow" w:eastAsia="Times New Roman" w:hAnsi="Aptos Narrow"/>
                        <w:color w:val="000000"/>
                        <w:sz w:val="18"/>
                        <w:szCs w:val="18"/>
                      </w:rPr>
                    </w:rPrChange>
                  </w:rPr>
                  <w:delText>ρ</w:delText>
                </w:r>
                <w:r w:rsidRPr="00613FB6" w:rsidDel="00B35ACD">
                  <w:rPr>
                    <w:rFonts w:eastAsia="Times New Roman"/>
                    <w:color w:val="000000"/>
                    <w:sz w:val="20"/>
                    <w:szCs w:val="20"/>
                    <w:vertAlign w:val="subscript"/>
                    <w:rPrChange w:id="1766" w:author="Maitland, Bryan - FS, ID" w:date="2025-10-20T12:46:00Z" w16du:dateUtc="2025-10-20T18:46:00Z">
                      <w:rPr>
                        <w:rFonts w:ascii="Aptos Narrow" w:eastAsia="Times New Roman" w:hAnsi="Aptos Narrow"/>
                        <w:color w:val="000000"/>
                        <w:sz w:val="18"/>
                        <w:szCs w:val="18"/>
                        <w:vertAlign w:val="subscript"/>
                      </w:rPr>
                    </w:rPrChange>
                  </w:rPr>
                  <w:delText>01</w:delText>
                </w:r>
                <w:r w:rsidRPr="00613FB6" w:rsidDel="00B35ACD">
                  <w:rPr>
                    <w:rFonts w:eastAsia="Times New Roman"/>
                    <w:color w:val="000000"/>
                    <w:sz w:val="20"/>
                    <w:szCs w:val="20"/>
                    <w:rPrChange w:id="1767" w:author="Maitland, Bryan - FS, ID" w:date="2025-10-20T12:46:00Z" w16du:dateUtc="2025-10-20T18:46:00Z">
                      <w:rPr>
                        <w:rFonts w:ascii="Aptos Narrow" w:eastAsia="Times New Roman" w:hAnsi="Aptos Narrow"/>
                        <w:color w:val="000000"/>
                        <w:sz w:val="18"/>
                        <w:szCs w:val="18"/>
                      </w:rPr>
                    </w:rPrChange>
                  </w:rPr>
                  <w:delText xml:space="preserve"> </w:delText>
                </w:r>
                <w:r w:rsidRPr="00613FB6" w:rsidDel="00B35ACD">
                  <w:rPr>
                    <w:rFonts w:eastAsia="Times New Roman"/>
                    <w:color w:val="000000"/>
                    <w:sz w:val="20"/>
                    <w:szCs w:val="20"/>
                    <w:vertAlign w:val="subscript"/>
                    <w:rPrChange w:id="1768" w:author="Maitland, Bryan - FS, ID" w:date="2025-10-20T12:46:00Z" w16du:dateUtc="2025-10-20T18:46:00Z">
                      <w:rPr>
                        <w:rFonts w:ascii="Aptos Narrow" w:eastAsia="Times New Roman" w:hAnsi="Aptos Narrow"/>
                        <w:color w:val="000000"/>
                        <w:sz w:val="18"/>
                        <w:szCs w:val="18"/>
                        <w:vertAlign w:val="subscript"/>
                      </w:rPr>
                    </w:rPrChange>
                  </w:rPr>
                  <w:delText>COMID</w:delText>
                </w:r>
              </w:del>
            </w:moveFrom>
          </w:p>
        </w:tc>
        <w:tc>
          <w:tcPr>
            <w:tcW w:w="3290" w:type="dxa"/>
            <w:gridSpan w:val="3"/>
            <w:tcBorders>
              <w:top w:val="nil"/>
              <w:left w:val="nil"/>
              <w:bottom w:val="nil"/>
              <w:right w:val="nil"/>
            </w:tcBorders>
            <w:hideMark/>
            <w:tcPrChange w:id="1769" w:author="Maitland, Bryan - FS, ID" w:date="2025-10-21T13:39:00Z" w16du:dateUtc="2025-10-21T19:39:00Z">
              <w:tcPr>
                <w:tcW w:w="3010" w:type="dxa"/>
                <w:gridSpan w:val="3"/>
                <w:tcBorders>
                  <w:top w:val="nil"/>
                  <w:left w:val="nil"/>
                  <w:bottom w:val="nil"/>
                  <w:right w:val="nil"/>
                </w:tcBorders>
                <w:hideMark/>
              </w:tcPr>
            </w:tcPrChange>
          </w:tcPr>
          <w:p w14:paraId="0EF0B6BC" w14:textId="6B54C54B" w:rsidR="000C552A" w:rsidRPr="00613FB6" w:rsidDel="00B35ACD" w:rsidRDefault="000C552A" w:rsidP="000C552A">
            <w:pPr>
              <w:jc w:val="center"/>
              <w:rPr>
                <w:del w:id="1770" w:author="Maitland, Bryan - FS, ID" w:date="2025-10-21T13:39:00Z" w16du:dateUtc="2025-10-21T19:39:00Z"/>
                <w:moveFrom w:id="1771" w:author="Maitland, Bryan - FS, ID" w:date="2025-10-20T12:32:00Z" w16du:dateUtc="2025-10-20T18:32:00Z"/>
                <w:rFonts w:eastAsia="Times New Roman"/>
                <w:color w:val="000000"/>
                <w:sz w:val="20"/>
                <w:szCs w:val="20"/>
                <w:rPrChange w:id="1772" w:author="Maitland, Bryan - FS, ID" w:date="2025-10-20T12:46:00Z" w16du:dateUtc="2025-10-20T18:46:00Z">
                  <w:rPr>
                    <w:del w:id="1773" w:author="Maitland, Bryan - FS, ID" w:date="2025-10-21T13:39:00Z" w16du:dateUtc="2025-10-21T19:39:00Z"/>
                    <w:moveFrom w:id="1774" w:author="Maitland, Bryan - FS, ID" w:date="2025-10-20T12:32:00Z" w16du:dateUtc="2025-10-20T18:32:00Z"/>
                    <w:rFonts w:ascii="Aptos Narrow" w:eastAsia="Times New Roman" w:hAnsi="Aptos Narrow"/>
                    <w:color w:val="000000"/>
                    <w:sz w:val="18"/>
                    <w:szCs w:val="18"/>
                  </w:rPr>
                </w:rPrChange>
              </w:rPr>
            </w:pPr>
            <w:moveFrom w:id="1775" w:author="Maitland, Bryan - FS, ID" w:date="2025-10-20T12:32:00Z" w16du:dateUtc="2025-10-20T18:32:00Z">
              <w:del w:id="1776" w:author="Maitland, Bryan - FS, ID" w:date="2025-10-21T13:39:00Z" w16du:dateUtc="2025-10-21T19:39:00Z">
                <w:r w:rsidRPr="00613FB6" w:rsidDel="00B35ACD">
                  <w:rPr>
                    <w:rFonts w:eastAsia="Times New Roman"/>
                    <w:color w:val="000000"/>
                    <w:sz w:val="20"/>
                    <w:szCs w:val="20"/>
                    <w:rPrChange w:id="1777" w:author="Maitland, Bryan - FS, ID" w:date="2025-10-20T12:46:00Z" w16du:dateUtc="2025-10-20T18:46:00Z">
                      <w:rPr>
                        <w:rFonts w:ascii="Aptos Narrow" w:eastAsia="Times New Roman" w:hAnsi="Aptos Narrow"/>
                        <w:color w:val="000000"/>
                        <w:sz w:val="18"/>
                        <w:szCs w:val="18"/>
                      </w:rPr>
                    </w:rPrChange>
                  </w:rPr>
                  <w:delText>-0.23</w:delText>
                </w:r>
              </w:del>
            </w:moveFrom>
          </w:p>
        </w:tc>
      </w:tr>
      <w:tr w:rsidR="000C552A" w:rsidRPr="00613FB6" w:rsidDel="00B35ACD" w14:paraId="0C8F835D" w14:textId="70979BAA" w:rsidTr="00B35ACD">
        <w:trPr>
          <w:trHeight w:val="300"/>
          <w:del w:id="1778" w:author="Maitland, Bryan - FS, ID" w:date="2025-10-21T13:39:00Z" w16du:dateUtc="2025-10-21T19:39:00Z"/>
          <w:trPrChange w:id="1779" w:author="Maitland, Bryan - FS, ID" w:date="2025-10-21T13:39:00Z" w16du:dateUtc="2025-10-21T19:39:00Z">
            <w:trPr>
              <w:trHeight w:val="300"/>
            </w:trPr>
          </w:trPrChange>
        </w:trPr>
        <w:tc>
          <w:tcPr>
            <w:tcW w:w="1710" w:type="dxa"/>
            <w:tcBorders>
              <w:top w:val="nil"/>
              <w:left w:val="nil"/>
              <w:bottom w:val="nil"/>
              <w:right w:val="nil"/>
            </w:tcBorders>
            <w:hideMark/>
            <w:tcPrChange w:id="1780" w:author="Maitland, Bryan - FS, ID" w:date="2025-10-21T13:39:00Z" w16du:dateUtc="2025-10-21T19:39:00Z">
              <w:tcPr>
                <w:tcW w:w="1990" w:type="dxa"/>
                <w:tcBorders>
                  <w:top w:val="nil"/>
                  <w:left w:val="nil"/>
                  <w:bottom w:val="nil"/>
                  <w:right w:val="nil"/>
                </w:tcBorders>
                <w:hideMark/>
              </w:tcPr>
            </w:tcPrChange>
          </w:tcPr>
          <w:p w14:paraId="484BE624" w14:textId="2F7D7EB8" w:rsidR="000C552A" w:rsidRPr="00613FB6" w:rsidDel="00B35ACD" w:rsidRDefault="000C552A" w:rsidP="000C552A">
            <w:pPr>
              <w:rPr>
                <w:del w:id="1781" w:author="Maitland, Bryan - FS, ID" w:date="2025-10-21T13:39:00Z" w16du:dateUtc="2025-10-21T19:39:00Z"/>
                <w:moveFrom w:id="1782" w:author="Maitland, Bryan - FS, ID" w:date="2025-10-20T12:32:00Z" w16du:dateUtc="2025-10-20T18:32:00Z"/>
                <w:rFonts w:eastAsia="Times New Roman"/>
                <w:color w:val="000000"/>
                <w:sz w:val="20"/>
                <w:szCs w:val="20"/>
                <w:rPrChange w:id="1783" w:author="Maitland, Bryan - FS, ID" w:date="2025-10-20T12:46:00Z" w16du:dateUtc="2025-10-20T18:46:00Z">
                  <w:rPr>
                    <w:del w:id="1784" w:author="Maitland, Bryan - FS, ID" w:date="2025-10-21T13:39:00Z" w16du:dateUtc="2025-10-21T19:39:00Z"/>
                    <w:moveFrom w:id="1785" w:author="Maitland, Bryan - FS, ID" w:date="2025-10-20T12:32:00Z" w16du:dateUtc="2025-10-20T18:32:00Z"/>
                    <w:rFonts w:ascii="Aptos Narrow" w:eastAsia="Times New Roman" w:hAnsi="Aptos Narrow"/>
                    <w:color w:val="000000"/>
                    <w:sz w:val="18"/>
                    <w:szCs w:val="18"/>
                  </w:rPr>
                </w:rPrChange>
              </w:rPr>
            </w:pPr>
            <w:moveFrom w:id="1786" w:author="Maitland, Bryan - FS, ID" w:date="2025-10-20T12:32:00Z" w16du:dateUtc="2025-10-20T18:32:00Z">
              <w:del w:id="1787" w:author="Maitland, Bryan - FS, ID" w:date="2025-10-21T13:39:00Z" w16du:dateUtc="2025-10-21T19:39:00Z">
                <w:r w:rsidRPr="00613FB6" w:rsidDel="00B35ACD">
                  <w:rPr>
                    <w:rFonts w:eastAsia="Times New Roman"/>
                    <w:color w:val="000000"/>
                    <w:sz w:val="20"/>
                    <w:szCs w:val="20"/>
                    <w:rPrChange w:id="1788" w:author="Maitland, Bryan - FS, ID" w:date="2025-10-20T12:46:00Z" w16du:dateUtc="2025-10-20T18:46:00Z">
                      <w:rPr>
                        <w:rFonts w:ascii="Aptos Narrow" w:eastAsia="Times New Roman" w:hAnsi="Aptos Narrow"/>
                        <w:color w:val="000000"/>
                        <w:sz w:val="18"/>
                        <w:szCs w:val="18"/>
                      </w:rPr>
                    </w:rPrChange>
                  </w:rPr>
                  <w:delText>ICC</w:delText>
                </w:r>
              </w:del>
            </w:moveFrom>
          </w:p>
        </w:tc>
        <w:tc>
          <w:tcPr>
            <w:tcW w:w="3290" w:type="dxa"/>
            <w:gridSpan w:val="3"/>
            <w:tcBorders>
              <w:top w:val="nil"/>
              <w:left w:val="nil"/>
              <w:bottom w:val="nil"/>
              <w:right w:val="nil"/>
            </w:tcBorders>
            <w:hideMark/>
            <w:tcPrChange w:id="1789" w:author="Maitland, Bryan - FS, ID" w:date="2025-10-21T13:39:00Z" w16du:dateUtc="2025-10-21T19:39:00Z">
              <w:tcPr>
                <w:tcW w:w="3010" w:type="dxa"/>
                <w:gridSpan w:val="3"/>
                <w:tcBorders>
                  <w:top w:val="nil"/>
                  <w:left w:val="nil"/>
                  <w:bottom w:val="nil"/>
                  <w:right w:val="nil"/>
                </w:tcBorders>
                <w:hideMark/>
              </w:tcPr>
            </w:tcPrChange>
          </w:tcPr>
          <w:p w14:paraId="22C8CDE5" w14:textId="65DD29C0" w:rsidR="000C552A" w:rsidRPr="00613FB6" w:rsidDel="00B35ACD" w:rsidRDefault="000C552A" w:rsidP="000C552A">
            <w:pPr>
              <w:jc w:val="center"/>
              <w:rPr>
                <w:del w:id="1790" w:author="Maitland, Bryan - FS, ID" w:date="2025-10-21T13:39:00Z" w16du:dateUtc="2025-10-21T19:39:00Z"/>
                <w:moveFrom w:id="1791" w:author="Maitland, Bryan - FS, ID" w:date="2025-10-20T12:32:00Z" w16du:dateUtc="2025-10-20T18:32:00Z"/>
                <w:rFonts w:eastAsia="Times New Roman"/>
                <w:color w:val="000000"/>
                <w:sz w:val="20"/>
                <w:szCs w:val="20"/>
                <w:rPrChange w:id="1792" w:author="Maitland, Bryan - FS, ID" w:date="2025-10-20T12:46:00Z" w16du:dateUtc="2025-10-20T18:46:00Z">
                  <w:rPr>
                    <w:del w:id="1793" w:author="Maitland, Bryan - FS, ID" w:date="2025-10-21T13:39:00Z" w16du:dateUtc="2025-10-21T19:39:00Z"/>
                    <w:moveFrom w:id="1794" w:author="Maitland, Bryan - FS, ID" w:date="2025-10-20T12:32:00Z" w16du:dateUtc="2025-10-20T18:32:00Z"/>
                    <w:rFonts w:ascii="Aptos Narrow" w:eastAsia="Times New Roman" w:hAnsi="Aptos Narrow"/>
                    <w:color w:val="000000"/>
                    <w:sz w:val="18"/>
                    <w:szCs w:val="18"/>
                  </w:rPr>
                </w:rPrChange>
              </w:rPr>
            </w:pPr>
            <w:moveFrom w:id="1795" w:author="Maitland, Bryan - FS, ID" w:date="2025-10-20T12:32:00Z" w16du:dateUtc="2025-10-20T18:32:00Z">
              <w:del w:id="1796" w:author="Maitland, Bryan - FS, ID" w:date="2025-10-21T13:39:00Z" w16du:dateUtc="2025-10-21T19:39:00Z">
                <w:r w:rsidRPr="00613FB6" w:rsidDel="00B35ACD">
                  <w:rPr>
                    <w:rFonts w:eastAsia="Times New Roman"/>
                    <w:color w:val="000000"/>
                    <w:sz w:val="20"/>
                    <w:szCs w:val="20"/>
                    <w:rPrChange w:id="1797" w:author="Maitland, Bryan - FS, ID" w:date="2025-10-20T12:46:00Z" w16du:dateUtc="2025-10-20T18:46:00Z">
                      <w:rPr>
                        <w:rFonts w:ascii="Aptos Narrow" w:eastAsia="Times New Roman" w:hAnsi="Aptos Narrow"/>
                        <w:color w:val="000000"/>
                        <w:sz w:val="18"/>
                        <w:szCs w:val="18"/>
                      </w:rPr>
                    </w:rPrChange>
                  </w:rPr>
                  <w:delText>0.95</w:delText>
                </w:r>
              </w:del>
            </w:moveFrom>
          </w:p>
        </w:tc>
      </w:tr>
      <w:tr w:rsidR="000C552A" w:rsidRPr="00613FB6" w:rsidDel="00B35ACD" w14:paraId="41C1176D" w14:textId="5D7685BC" w:rsidTr="00B35ACD">
        <w:trPr>
          <w:trHeight w:val="315"/>
          <w:del w:id="1798" w:author="Maitland, Bryan - FS, ID" w:date="2025-10-21T13:39:00Z" w16du:dateUtc="2025-10-21T19:39:00Z"/>
          <w:trPrChange w:id="1799" w:author="Maitland, Bryan - FS, ID" w:date="2025-10-21T13:39:00Z" w16du:dateUtc="2025-10-21T19:39:00Z">
            <w:trPr>
              <w:trHeight w:val="315"/>
            </w:trPr>
          </w:trPrChange>
        </w:trPr>
        <w:tc>
          <w:tcPr>
            <w:tcW w:w="1710" w:type="dxa"/>
            <w:tcBorders>
              <w:top w:val="nil"/>
              <w:left w:val="nil"/>
              <w:bottom w:val="nil"/>
              <w:right w:val="nil"/>
            </w:tcBorders>
            <w:hideMark/>
            <w:tcPrChange w:id="1800" w:author="Maitland, Bryan - FS, ID" w:date="2025-10-21T13:39:00Z" w16du:dateUtc="2025-10-21T19:39:00Z">
              <w:tcPr>
                <w:tcW w:w="1990" w:type="dxa"/>
                <w:tcBorders>
                  <w:top w:val="nil"/>
                  <w:left w:val="nil"/>
                  <w:bottom w:val="nil"/>
                  <w:right w:val="nil"/>
                </w:tcBorders>
                <w:hideMark/>
              </w:tcPr>
            </w:tcPrChange>
          </w:tcPr>
          <w:p w14:paraId="78AF50F6" w14:textId="3D0408BF" w:rsidR="000C552A" w:rsidRPr="00613FB6" w:rsidDel="00B35ACD" w:rsidRDefault="000C552A" w:rsidP="000C552A">
            <w:pPr>
              <w:rPr>
                <w:del w:id="1801" w:author="Maitland, Bryan - FS, ID" w:date="2025-10-21T13:39:00Z" w16du:dateUtc="2025-10-21T19:39:00Z"/>
                <w:moveFrom w:id="1802" w:author="Maitland, Bryan - FS, ID" w:date="2025-10-20T12:32:00Z" w16du:dateUtc="2025-10-20T18:32:00Z"/>
                <w:rFonts w:eastAsia="Times New Roman"/>
                <w:color w:val="000000"/>
                <w:sz w:val="20"/>
                <w:szCs w:val="20"/>
                <w:rPrChange w:id="1803" w:author="Maitland, Bryan - FS, ID" w:date="2025-10-20T12:46:00Z" w16du:dateUtc="2025-10-20T18:46:00Z">
                  <w:rPr>
                    <w:del w:id="1804" w:author="Maitland, Bryan - FS, ID" w:date="2025-10-21T13:39:00Z" w16du:dateUtc="2025-10-21T19:39:00Z"/>
                    <w:moveFrom w:id="1805" w:author="Maitland, Bryan - FS, ID" w:date="2025-10-20T12:32:00Z" w16du:dateUtc="2025-10-20T18:32:00Z"/>
                    <w:rFonts w:ascii="Aptos Narrow" w:eastAsia="Times New Roman" w:hAnsi="Aptos Narrow"/>
                    <w:color w:val="000000"/>
                    <w:sz w:val="18"/>
                    <w:szCs w:val="18"/>
                  </w:rPr>
                </w:rPrChange>
              </w:rPr>
            </w:pPr>
            <w:moveFrom w:id="1806" w:author="Maitland, Bryan - FS, ID" w:date="2025-10-20T12:32:00Z" w16du:dateUtc="2025-10-20T18:32:00Z">
              <w:del w:id="1807" w:author="Maitland, Bryan - FS, ID" w:date="2025-10-21T13:39:00Z" w16du:dateUtc="2025-10-21T19:39:00Z">
                <w:r w:rsidRPr="00613FB6" w:rsidDel="00B35ACD">
                  <w:rPr>
                    <w:rFonts w:eastAsia="Times New Roman"/>
                    <w:color w:val="000000"/>
                    <w:sz w:val="20"/>
                    <w:szCs w:val="20"/>
                    <w:rPrChange w:id="1808" w:author="Maitland, Bryan - FS, ID" w:date="2025-10-20T12:46:00Z" w16du:dateUtc="2025-10-20T18:46:00Z">
                      <w:rPr>
                        <w:rFonts w:ascii="Aptos Narrow" w:eastAsia="Times New Roman" w:hAnsi="Aptos Narrow"/>
                        <w:color w:val="000000"/>
                        <w:sz w:val="18"/>
                        <w:szCs w:val="18"/>
                      </w:rPr>
                    </w:rPrChange>
                  </w:rPr>
                  <w:delText xml:space="preserve">N </w:delText>
                </w:r>
                <w:r w:rsidRPr="00613FB6" w:rsidDel="00B35ACD">
                  <w:rPr>
                    <w:rFonts w:eastAsia="Times New Roman"/>
                    <w:color w:val="000000"/>
                    <w:sz w:val="20"/>
                    <w:szCs w:val="20"/>
                    <w:vertAlign w:val="subscript"/>
                    <w:rPrChange w:id="1809" w:author="Maitland, Bryan - FS, ID" w:date="2025-10-20T12:46:00Z" w16du:dateUtc="2025-10-20T18:46:00Z">
                      <w:rPr>
                        <w:rFonts w:ascii="Aptos Narrow" w:eastAsia="Times New Roman" w:hAnsi="Aptos Narrow"/>
                        <w:color w:val="000000"/>
                        <w:sz w:val="18"/>
                        <w:szCs w:val="18"/>
                        <w:vertAlign w:val="subscript"/>
                      </w:rPr>
                    </w:rPrChange>
                  </w:rPr>
                  <w:delText>COMID</w:delText>
                </w:r>
              </w:del>
            </w:moveFrom>
          </w:p>
        </w:tc>
        <w:tc>
          <w:tcPr>
            <w:tcW w:w="3290" w:type="dxa"/>
            <w:gridSpan w:val="3"/>
            <w:tcBorders>
              <w:top w:val="nil"/>
              <w:left w:val="nil"/>
              <w:bottom w:val="single" w:sz="8" w:space="0" w:color="000000"/>
              <w:right w:val="nil"/>
            </w:tcBorders>
            <w:hideMark/>
            <w:tcPrChange w:id="1810" w:author="Maitland, Bryan - FS, ID" w:date="2025-10-21T13:39:00Z" w16du:dateUtc="2025-10-21T19:39:00Z">
              <w:tcPr>
                <w:tcW w:w="3010" w:type="dxa"/>
                <w:gridSpan w:val="3"/>
                <w:tcBorders>
                  <w:top w:val="nil"/>
                  <w:left w:val="nil"/>
                  <w:bottom w:val="single" w:sz="8" w:space="0" w:color="000000"/>
                  <w:right w:val="nil"/>
                </w:tcBorders>
                <w:hideMark/>
              </w:tcPr>
            </w:tcPrChange>
          </w:tcPr>
          <w:p w14:paraId="78C1E6D3" w14:textId="79B630AE" w:rsidR="000C552A" w:rsidRPr="00613FB6" w:rsidDel="00B35ACD" w:rsidRDefault="000C552A" w:rsidP="000C552A">
            <w:pPr>
              <w:jc w:val="center"/>
              <w:rPr>
                <w:del w:id="1811" w:author="Maitland, Bryan - FS, ID" w:date="2025-10-21T13:39:00Z" w16du:dateUtc="2025-10-21T19:39:00Z"/>
                <w:moveFrom w:id="1812" w:author="Maitland, Bryan - FS, ID" w:date="2025-10-20T12:32:00Z" w16du:dateUtc="2025-10-20T18:32:00Z"/>
                <w:rFonts w:eastAsia="Times New Roman"/>
                <w:color w:val="000000"/>
                <w:sz w:val="20"/>
                <w:szCs w:val="20"/>
                <w:rPrChange w:id="1813" w:author="Maitland, Bryan - FS, ID" w:date="2025-10-20T12:46:00Z" w16du:dateUtc="2025-10-20T18:46:00Z">
                  <w:rPr>
                    <w:del w:id="1814" w:author="Maitland, Bryan - FS, ID" w:date="2025-10-21T13:39:00Z" w16du:dateUtc="2025-10-21T19:39:00Z"/>
                    <w:moveFrom w:id="1815" w:author="Maitland, Bryan - FS, ID" w:date="2025-10-20T12:32:00Z" w16du:dateUtc="2025-10-20T18:32:00Z"/>
                    <w:rFonts w:ascii="Aptos Narrow" w:eastAsia="Times New Roman" w:hAnsi="Aptos Narrow"/>
                    <w:color w:val="000000"/>
                    <w:sz w:val="18"/>
                    <w:szCs w:val="18"/>
                  </w:rPr>
                </w:rPrChange>
              </w:rPr>
            </w:pPr>
            <w:moveFrom w:id="1816" w:author="Maitland, Bryan - FS, ID" w:date="2025-10-20T12:32:00Z" w16du:dateUtc="2025-10-20T18:32:00Z">
              <w:del w:id="1817" w:author="Maitland, Bryan - FS, ID" w:date="2025-10-21T13:39:00Z" w16du:dateUtc="2025-10-21T19:39:00Z">
                <w:r w:rsidRPr="00613FB6" w:rsidDel="00B35ACD">
                  <w:rPr>
                    <w:rFonts w:eastAsia="Times New Roman"/>
                    <w:color w:val="000000"/>
                    <w:sz w:val="20"/>
                    <w:szCs w:val="20"/>
                    <w:rPrChange w:id="1818" w:author="Maitland, Bryan - FS, ID" w:date="2025-10-20T12:46:00Z" w16du:dateUtc="2025-10-20T18:46:00Z">
                      <w:rPr>
                        <w:rFonts w:ascii="Aptos Narrow" w:eastAsia="Times New Roman" w:hAnsi="Aptos Narrow"/>
                        <w:color w:val="000000"/>
                        <w:sz w:val="18"/>
                        <w:szCs w:val="18"/>
                      </w:rPr>
                    </w:rPrChange>
                  </w:rPr>
                  <w:delText>104</w:delText>
                </w:r>
              </w:del>
            </w:moveFrom>
          </w:p>
        </w:tc>
      </w:tr>
      <w:tr w:rsidR="000C552A" w:rsidRPr="00613FB6" w:rsidDel="00B35ACD" w14:paraId="058403C8" w14:textId="7A453EF9" w:rsidTr="00B35ACD">
        <w:trPr>
          <w:trHeight w:val="300"/>
          <w:del w:id="1819" w:author="Maitland, Bryan - FS, ID" w:date="2025-10-21T13:39:00Z" w16du:dateUtc="2025-10-21T19:39:00Z"/>
          <w:trPrChange w:id="1820" w:author="Maitland, Bryan - FS, ID" w:date="2025-10-21T13:39:00Z" w16du:dateUtc="2025-10-21T19:39:00Z">
            <w:trPr>
              <w:trHeight w:val="300"/>
            </w:trPr>
          </w:trPrChange>
        </w:trPr>
        <w:tc>
          <w:tcPr>
            <w:tcW w:w="1710" w:type="dxa"/>
            <w:tcBorders>
              <w:top w:val="single" w:sz="8" w:space="0" w:color="000000"/>
              <w:left w:val="nil"/>
              <w:bottom w:val="nil"/>
              <w:right w:val="nil"/>
            </w:tcBorders>
            <w:hideMark/>
            <w:tcPrChange w:id="1821" w:author="Maitland, Bryan - FS, ID" w:date="2025-10-21T13:39:00Z" w16du:dateUtc="2025-10-21T19:39:00Z">
              <w:tcPr>
                <w:tcW w:w="1990" w:type="dxa"/>
                <w:tcBorders>
                  <w:top w:val="single" w:sz="8" w:space="0" w:color="000000"/>
                  <w:left w:val="nil"/>
                  <w:bottom w:val="nil"/>
                  <w:right w:val="nil"/>
                </w:tcBorders>
                <w:hideMark/>
              </w:tcPr>
            </w:tcPrChange>
          </w:tcPr>
          <w:p w14:paraId="27AC844B" w14:textId="2F898F74" w:rsidR="000C552A" w:rsidRPr="00613FB6" w:rsidDel="00B35ACD" w:rsidRDefault="000C552A" w:rsidP="000C552A">
            <w:pPr>
              <w:rPr>
                <w:del w:id="1822" w:author="Maitland, Bryan - FS, ID" w:date="2025-10-21T13:39:00Z" w16du:dateUtc="2025-10-21T19:39:00Z"/>
                <w:moveFrom w:id="1823" w:author="Maitland, Bryan - FS, ID" w:date="2025-10-20T12:32:00Z" w16du:dateUtc="2025-10-20T18:32:00Z"/>
                <w:rFonts w:eastAsia="Times New Roman"/>
                <w:color w:val="000000"/>
                <w:sz w:val="20"/>
                <w:szCs w:val="20"/>
                <w:rPrChange w:id="1824" w:author="Maitland, Bryan - FS, ID" w:date="2025-10-20T12:46:00Z" w16du:dateUtc="2025-10-20T18:46:00Z">
                  <w:rPr>
                    <w:del w:id="1825" w:author="Maitland, Bryan - FS, ID" w:date="2025-10-21T13:39:00Z" w16du:dateUtc="2025-10-21T19:39:00Z"/>
                    <w:moveFrom w:id="1826" w:author="Maitland, Bryan - FS, ID" w:date="2025-10-20T12:32:00Z" w16du:dateUtc="2025-10-20T18:32:00Z"/>
                    <w:rFonts w:ascii="Aptos Narrow" w:eastAsia="Times New Roman" w:hAnsi="Aptos Narrow"/>
                    <w:color w:val="000000"/>
                    <w:sz w:val="18"/>
                    <w:szCs w:val="18"/>
                  </w:rPr>
                </w:rPrChange>
              </w:rPr>
            </w:pPr>
            <w:moveFrom w:id="1827" w:author="Maitland, Bryan - FS, ID" w:date="2025-10-20T12:32:00Z" w16du:dateUtc="2025-10-20T18:32:00Z">
              <w:del w:id="1828" w:author="Maitland, Bryan - FS, ID" w:date="2025-10-21T13:39:00Z" w16du:dateUtc="2025-10-21T19:39:00Z">
                <w:r w:rsidRPr="00613FB6" w:rsidDel="00B35ACD">
                  <w:rPr>
                    <w:rFonts w:eastAsia="Times New Roman"/>
                    <w:color w:val="000000"/>
                    <w:sz w:val="20"/>
                    <w:szCs w:val="20"/>
                    <w:rPrChange w:id="1829" w:author="Maitland, Bryan - FS, ID" w:date="2025-10-20T12:46:00Z" w16du:dateUtc="2025-10-20T18:46:00Z">
                      <w:rPr>
                        <w:rFonts w:ascii="Aptos Narrow" w:eastAsia="Times New Roman" w:hAnsi="Aptos Narrow"/>
                        <w:color w:val="000000"/>
                        <w:sz w:val="18"/>
                        <w:szCs w:val="18"/>
                      </w:rPr>
                    </w:rPrChange>
                  </w:rPr>
                  <w:delText>Observations</w:delText>
                </w:r>
              </w:del>
            </w:moveFrom>
          </w:p>
        </w:tc>
        <w:tc>
          <w:tcPr>
            <w:tcW w:w="3290" w:type="dxa"/>
            <w:gridSpan w:val="3"/>
            <w:tcBorders>
              <w:top w:val="single" w:sz="8" w:space="0" w:color="000000"/>
              <w:left w:val="nil"/>
              <w:bottom w:val="nil"/>
              <w:right w:val="nil"/>
            </w:tcBorders>
            <w:hideMark/>
            <w:tcPrChange w:id="1830" w:author="Maitland, Bryan - FS, ID" w:date="2025-10-21T13:39:00Z" w16du:dateUtc="2025-10-21T19:39:00Z">
              <w:tcPr>
                <w:tcW w:w="3010" w:type="dxa"/>
                <w:gridSpan w:val="3"/>
                <w:tcBorders>
                  <w:top w:val="single" w:sz="8" w:space="0" w:color="000000"/>
                  <w:left w:val="nil"/>
                  <w:bottom w:val="nil"/>
                  <w:right w:val="nil"/>
                </w:tcBorders>
                <w:hideMark/>
              </w:tcPr>
            </w:tcPrChange>
          </w:tcPr>
          <w:p w14:paraId="205C06F7" w14:textId="0347F316" w:rsidR="000C552A" w:rsidRPr="00613FB6" w:rsidDel="00B35ACD" w:rsidRDefault="000C552A" w:rsidP="000C552A">
            <w:pPr>
              <w:jc w:val="center"/>
              <w:rPr>
                <w:del w:id="1831" w:author="Maitland, Bryan - FS, ID" w:date="2025-10-21T13:39:00Z" w16du:dateUtc="2025-10-21T19:39:00Z"/>
                <w:moveFrom w:id="1832" w:author="Maitland, Bryan - FS, ID" w:date="2025-10-20T12:32:00Z" w16du:dateUtc="2025-10-20T18:32:00Z"/>
                <w:rFonts w:eastAsia="Times New Roman"/>
                <w:color w:val="000000"/>
                <w:sz w:val="20"/>
                <w:szCs w:val="20"/>
                <w:rPrChange w:id="1833" w:author="Maitland, Bryan - FS, ID" w:date="2025-10-20T12:46:00Z" w16du:dateUtc="2025-10-20T18:46:00Z">
                  <w:rPr>
                    <w:del w:id="1834" w:author="Maitland, Bryan - FS, ID" w:date="2025-10-21T13:39:00Z" w16du:dateUtc="2025-10-21T19:39:00Z"/>
                    <w:moveFrom w:id="1835" w:author="Maitland, Bryan - FS, ID" w:date="2025-10-20T12:32:00Z" w16du:dateUtc="2025-10-20T18:32:00Z"/>
                    <w:rFonts w:ascii="Aptos Narrow" w:eastAsia="Times New Roman" w:hAnsi="Aptos Narrow"/>
                    <w:color w:val="000000"/>
                    <w:sz w:val="18"/>
                    <w:szCs w:val="18"/>
                  </w:rPr>
                </w:rPrChange>
              </w:rPr>
            </w:pPr>
            <w:moveFrom w:id="1836" w:author="Maitland, Bryan - FS, ID" w:date="2025-10-20T12:32:00Z" w16du:dateUtc="2025-10-20T18:32:00Z">
              <w:del w:id="1837" w:author="Maitland, Bryan - FS, ID" w:date="2025-10-21T13:39:00Z" w16du:dateUtc="2025-10-21T19:39:00Z">
                <w:r w:rsidRPr="00613FB6" w:rsidDel="00B35ACD">
                  <w:rPr>
                    <w:rFonts w:eastAsia="Times New Roman"/>
                    <w:color w:val="000000"/>
                    <w:sz w:val="20"/>
                    <w:szCs w:val="20"/>
                    <w:rPrChange w:id="1838" w:author="Maitland, Bryan - FS, ID" w:date="2025-10-20T12:46:00Z" w16du:dateUtc="2025-10-20T18:46:00Z">
                      <w:rPr>
                        <w:rFonts w:ascii="Aptos Narrow" w:eastAsia="Times New Roman" w:hAnsi="Aptos Narrow"/>
                        <w:color w:val="000000"/>
                        <w:sz w:val="18"/>
                        <w:szCs w:val="18"/>
                      </w:rPr>
                    </w:rPrChange>
                  </w:rPr>
                  <w:delText>3016</w:delText>
                </w:r>
              </w:del>
            </w:moveFrom>
          </w:p>
        </w:tc>
      </w:tr>
      <w:tr w:rsidR="000C552A" w:rsidRPr="00613FB6" w:rsidDel="00B35ACD" w14:paraId="2520F05E" w14:textId="5F79A18D" w:rsidTr="00B35ACD">
        <w:trPr>
          <w:trHeight w:val="300"/>
          <w:del w:id="1839" w:author="Maitland, Bryan - FS, ID" w:date="2025-10-21T13:39:00Z" w16du:dateUtc="2025-10-21T19:39:00Z"/>
          <w:trPrChange w:id="1840" w:author="Maitland, Bryan - FS, ID" w:date="2025-10-21T13:39:00Z" w16du:dateUtc="2025-10-21T19:39:00Z">
            <w:trPr>
              <w:trHeight w:val="300"/>
            </w:trPr>
          </w:trPrChange>
        </w:trPr>
        <w:tc>
          <w:tcPr>
            <w:tcW w:w="1710" w:type="dxa"/>
            <w:tcBorders>
              <w:top w:val="nil"/>
              <w:left w:val="nil"/>
              <w:bottom w:val="nil"/>
              <w:right w:val="nil"/>
            </w:tcBorders>
            <w:hideMark/>
            <w:tcPrChange w:id="1841" w:author="Maitland, Bryan - FS, ID" w:date="2025-10-21T13:39:00Z" w16du:dateUtc="2025-10-21T19:39:00Z">
              <w:tcPr>
                <w:tcW w:w="1990" w:type="dxa"/>
                <w:tcBorders>
                  <w:top w:val="nil"/>
                  <w:left w:val="nil"/>
                  <w:bottom w:val="nil"/>
                  <w:right w:val="nil"/>
                </w:tcBorders>
                <w:hideMark/>
              </w:tcPr>
            </w:tcPrChange>
          </w:tcPr>
          <w:p w14:paraId="3491BF29" w14:textId="7CACADE7" w:rsidR="000C552A" w:rsidRPr="00613FB6" w:rsidDel="00B35ACD" w:rsidRDefault="000C552A" w:rsidP="000C552A">
            <w:pPr>
              <w:rPr>
                <w:del w:id="1842" w:author="Maitland, Bryan - FS, ID" w:date="2025-10-21T13:39:00Z" w16du:dateUtc="2025-10-21T19:39:00Z"/>
                <w:moveFrom w:id="1843" w:author="Maitland, Bryan - FS, ID" w:date="2025-10-20T12:32:00Z" w16du:dateUtc="2025-10-20T18:32:00Z"/>
                <w:rFonts w:eastAsia="Times New Roman"/>
                <w:color w:val="000000"/>
                <w:sz w:val="20"/>
                <w:szCs w:val="20"/>
                <w:rPrChange w:id="1844" w:author="Maitland, Bryan - FS, ID" w:date="2025-10-20T12:46:00Z" w16du:dateUtc="2025-10-20T18:46:00Z">
                  <w:rPr>
                    <w:del w:id="1845" w:author="Maitland, Bryan - FS, ID" w:date="2025-10-21T13:39:00Z" w16du:dateUtc="2025-10-21T19:39:00Z"/>
                    <w:moveFrom w:id="1846" w:author="Maitland, Bryan - FS, ID" w:date="2025-10-20T12:32:00Z" w16du:dateUtc="2025-10-20T18:32:00Z"/>
                    <w:rFonts w:ascii="Aptos Narrow" w:eastAsia="Times New Roman" w:hAnsi="Aptos Narrow"/>
                    <w:color w:val="000000"/>
                    <w:sz w:val="18"/>
                    <w:szCs w:val="18"/>
                  </w:rPr>
                </w:rPrChange>
              </w:rPr>
            </w:pPr>
            <w:moveFrom w:id="1847" w:author="Maitland, Bryan - FS, ID" w:date="2025-10-20T12:32:00Z" w16du:dateUtc="2025-10-20T18:32:00Z">
              <w:del w:id="1848" w:author="Maitland, Bryan - FS, ID" w:date="2025-10-21T13:39:00Z" w16du:dateUtc="2025-10-21T19:39:00Z">
                <w:r w:rsidRPr="00613FB6" w:rsidDel="00B35ACD">
                  <w:rPr>
                    <w:rFonts w:eastAsia="Times New Roman"/>
                    <w:color w:val="000000"/>
                    <w:sz w:val="20"/>
                    <w:szCs w:val="20"/>
                    <w:rPrChange w:id="1849" w:author="Maitland, Bryan - FS, ID" w:date="2025-10-20T12:46:00Z" w16du:dateUtc="2025-10-20T18:46:00Z">
                      <w:rPr>
                        <w:rFonts w:ascii="Aptos Narrow" w:eastAsia="Times New Roman" w:hAnsi="Aptos Narrow"/>
                        <w:color w:val="000000"/>
                        <w:sz w:val="18"/>
                        <w:szCs w:val="18"/>
                      </w:rPr>
                    </w:rPrChange>
                  </w:rPr>
                  <w:delText>Marginal R</w:delText>
                </w:r>
                <w:r w:rsidRPr="00613FB6" w:rsidDel="00B35ACD">
                  <w:rPr>
                    <w:rFonts w:eastAsia="Times New Roman"/>
                    <w:color w:val="000000"/>
                    <w:sz w:val="20"/>
                    <w:szCs w:val="20"/>
                    <w:vertAlign w:val="superscript"/>
                    <w:rPrChange w:id="1850" w:author="Maitland, Bryan - FS, ID" w:date="2025-10-20T12:46:00Z" w16du:dateUtc="2025-10-20T18:46:00Z">
                      <w:rPr>
                        <w:rFonts w:ascii="Aptos Narrow" w:eastAsia="Times New Roman" w:hAnsi="Aptos Narrow"/>
                        <w:color w:val="000000"/>
                        <w:sz w:val="18"/>
                        <w:szCs w:val="18"/>
                        <w:vertAlign w:val="superscript"/>
                      </w:rPr>
                    </w:rPrChange>
                  </w:rPr>
                  <w:delText>2</w:delText>
                </w:r>
                <w:r w:rsidRPr="00613FB6" w:rsidDel="00B35ACD">
                  <w:rPr>
                    <w:rFonts w:eastAsia="Times New Roman"/>
                    <w:color w:val="000000"/>
                    <w:sz w:val="20"/>
                    <w:szCs w:val="20"/>
                    <w:rPrChange w:id="1851" w:author="Maitland, Bryan - FS, ID" w:date="2025-10-20T12:46:00Z" w16du:dateUtc="2025-10-20T18:46:00Z">
                      <w:rPr>
                        <w:rFonts w:ascii="Aptos Narrow" w:eastAsia="Times New Roman" w:hAnsi="Aptos Narrow"/>
                        <w:color w:val="000000"/>
                        <w:sz w:val="18"/>
                        <w:szCs w:val="18"/>
                      </w:rPr>
                    </w:rPrChange>
                  </w:rPr>
                  <w:delText xml:space="preserve"> / Conditional R</w:delText>
                </w:r>
                <w:r w:rsidRPr="00613FB6" w:rsidDel="00B35ACD">
                  <w:rPr>
                    <w:rFonts w:eastAsia="Times New Roman"/>
                    <w:color w:val="000000"/>
                    <w:sz w:val="20"/>
                    <w:szCs w:val="20"/>
                    <w:vertAlign w:val="superscript"/>
                    <w:rPrChange w:id="1852" w:author="Maitland, Bryan - FS, ID" w:date="2025-10-20T12:46:00Z" w16du:dateUtc="2025-10-20T18:46:00Z">
                      <w:rPr>
                        <w:rFonts w:ascii="Aptos Narrow" w:eastAsia="Times New Roman" w:hAnsi="Aptos Narrow"/>
                        <w:color w:val="000000"/>
                        <w:sz w:val="18"/>
                        <w:szCs w:val="18"/>
                        <w:vertAlign w:val="superscript"/>
                      </w:rPr>
                    </w:rPrChange>
                  </w:rPr>
                  <w:delText>2</w:delText>
                </w:r>
              </w:del>
            </w:moveFrom>
          </w:p>
        </w:tc>
        <w:tc>
          <w:tcPr>
            <w:tcW w:w="3290" w:type="dxa"/>
            <w:gridSpan w:val="3"/>
            <w:tcBorders>
              <w:top w:val="nil"/>
              <w:left w:val="nil"/>
              <w:bottom w:val="nil"/>
              <w:right w:val="nil"/>
            </w:tcBorders>
            <w:hideMark/>
            <w:tcPrChange w:id="1853" w:author="Maitland, Bryan - FS, ID" w:date="2025-10-21T13:39:00Z" w16du:dateUtc="2025-10-21T19:39:00Z">
              <w:tcPr>
                <w:tcW w:w="3010" w:type="dxa"/>
                <w:gridSpan w:val="3"/>
                <w:tcBorders>
                  <w:top w:val="nil"/>
                  <w:left w:val="nil"/>
                  <w:bottom w:val="nil"/>
                  <w:right w:val="nil"/>
                </w:tcBorders>
                <w:hideMark/>
              </w:tcPr>
            </w:tcPrChange>
          </w:tcPr>
          <w:p w14:paraId="565F67E0" w14:textId="7F46F032" w:rsidR="000C552A" w:rsidRPr="00613FB6" w:rsidDel="00B35ACD" w:rsidRDefault="000C552A" w:rsidP="000C552A">
            <w:pPr>
              <w:jc w:val="center"/>
              <w:rPr>
                <w:del w:id="1854" w:author="Maitland, Bryan - FS, ID" w:date="2025-10-21T13:39:00Z" w16du:dateUtc="2025-10-21T19:39:00Z"/>
                <w:moveFrom w:id="1855" w:author="Maitland, Bryan - FS, ID" w:date="2025-10-20T12:32:00Z" w16du:dateUtc="2025-10-20T18:32:00Z"/>
                <w:rFonts w:eastAsia="Times New Roman"/>
                <w:color w:val="000000"/>
                <w:sz w:val="20"/>
                <w:szCs w:val="20"/>
                <w:rPrChange w:id="1856" w:author="Maitland, Bryan - FS, ID" w:date="2025-10-20T12:46:00Z" w16du:dateUtc="2025-10-20T18:46:00Z">
                  <w:rPr>
                    <w:del w:id="1857" w:author="Maitland, Bryan - FS, ID" w:date="2025-10-21T13:39:00Z" w16du:dateUtc="2025-10-21T19:39:00Z"/>
                    <w:moveFrom w:id="1858" w:author="Maitland, Bryan - FS, ID" w:date="2025-10-20T12:32:00Z" w16du:dateUtc="2025-10-20T18:32:00Z"/>
                    <w:rFonts w:ascii="Aptos Narrow" w:eastAsia="Times New Roman" w:hAnsi="Aptos Narrow"/>
                    <w:color w:val="000000"/>
                    <w:sz w:val="18"/>
                    <w:szCs w:val="18"/>
                  </w:rPr>
                </w:rPrChange>
              </w:rPr>
            </w:pPr>
            <w:moveFrom w:id="1859" w:author="Maitland, Bryan - FS, ID" w:date="2025-10-20T12:32:00Z" w16du:dateUtc="2025-10-20T18:32:00Z">
              <w:del w:id="1860" w:author="Maitland, Bryan - FS, ID" w:date="2025-10-21T13:39:00Z" w16du:dateUtc="2025-10-21T19:39:00Z">
                <w:r w:rsidRPr="00613FB6" w:rsidDel="00B35ACD">
                  <w:rPr>
                    <w:rFonts w:eastAsia="Times New Roman"/>
                    <w:color w:val="000000"/>
                    <w:sz w:val="20"/>
                    <w:szCs w:val="20"/>
                    <w:rPrChange w:id="1861" w:author="Maitland, Bryan - FS, ID" w:date="2025-10-20T12:46:00Z" w16du:dateUtc="2025-10-20T18:46:00Z">
                      <w:rPr>
                        <w:rFonts w:ascii="Aptos Narrow" w:eastAsia="Times New Roman" w:hAnsi="Aptos Narrow"/>
                        <w:color w:val="000000"/>
                        <w:sz w:val="18"/>
                        <w:szCs w:val="18"/>
                      </w:rPr>
                    </w:rPrChange>
                  </w:rPr>
                  <w:delText>0.698 / 0.985</w:delText>
                </w:r>
              </w:del>
            </w:moveFrom>
          </w:p>
        </w:tc>
      </w:tr>
    </w:tbl>
    <w:p w14:paraId="5A547BA8" w14:textId="73D740A0" w:rsidR="000511AC" w:rsidRPr="00613FB6" w:rsidDel="00B813EE" w:rsidRDefault="000511AC" w:rsidP="00B82334">
      <w:pPr>
        <w:spacing w:line="480" w:lineRule="auto"/>
        <w:rPr>
          <w:moveFrom w:id="1862" w:author="Maitland, Bryan - FS, ID" w:date="2025-10-20T12:32:00Z" w16du:dateUtc="2025-10-20T18:32:00Z"/>
          <w:b/>
        </w:rPr>
      </w:pPr>
    </w:p>
    <w:moveFromRangeEnd w:id="1120"/>
    <w:p w14:paraId="3102FB23" w14:textId="14D539D8" w:rsidR="00283F57" w:rsidRPr="00613FB6" w:rsidDel="00283F57" w:rsidRDefault="00AE2F22" w:rsidP="00283F57">
      <w:pPr>
        <w:spacing w:line="480" w:lineRule="auto"/>
        <w:ind w:firstLine="720"/>
        <w:rPr>
          <w:del w:id="1863" w:author="Maitland, Bryan - FS, ID" w:date="2025-10-08T14:11:00Z" w16du:dateUtc="2025-10-08T20:11:00Z"/>
          <w:moveTo w:id="1864" w:author="Maitland, Bryan - FS, ID" w:date="2025-10-08T14:11:00Z" w16du:dateUtc="2025-10-08T20:11:00Z"/>
          <w:bCs/>
        </w:rPr>
      </w:pPr>
      <w:r w:rsidRPr="00613FB6">
        <w:rPr>
          <w:bCs/>
        </w:rPr>
        <w:t>Model diagnostics indicated strong performance and no violations of key assumptions</w:t>
      </w:r>
      <w:r w:rsidR="008441CD" w:rsidRPr="00613FB6">
        <w:rPr>
          <w:bCs/>
        </w:rPr>
        <w:t xml:space="preserve"> (</w:t>
      </w:r>
      <w:ins w:id="1865" w:author="Maitland, Bryan - FS, ID" w:date="2025-10-08T14:10:00Z" w16du:dateUtc="2025-10-08T20:10:00Z">
        <w:r w:rsidR="00283F57" w:rsidRPr="00613FB6">
          <w:rPr>
            <w:bCs/>
            <w:rPrChange w:id="1866" w:author="Maitland, Bryan - FS, ID" w:date="2025-10-20T12:46:00Z" w16du:dateUtc="2025-10-20T18:46:00Z">
              <w:rPr>
                <w:bCs/>
                <w:highlight w:val="cyan"/>
              </w:rPr>
            </w:rPrChange>
          </w:rPr>
          <w:t>Figure A4.</w:t>
        </w:r>
      </w:ins>
      <w:ins w:id="1867" w:author="Maitland, Bryan - FS, ID" w:date="2025-10-20T11:19:00Z" w16du:dateUtc="2025-10-20T17:19:00Z">
        <w:r w:rsidR="00A023CD" w:rsidRPr="00613FB6">
          <w:rPr>
            <w:bCs/>
            <w:rPrChange w:id="1868" w:author="Maitland, Bryan - FS, ID" w:date="2025-10-20T12:46:00Z" w16du:dateUtc="2025-10-20T18:46:00Z">
              <w:rPr>
                <w:bCs/>
                <w:highlight w:val="cyan"/>
              </w:rPr>
            </w:rPrChange>
          </w:rPr>
          <w:t>1</w:t>
        </w:r>
      </w:ins>
      <w:ins w:id="1869" w:author="Thurow, Russ - FS, ID" w:date="2025-10-02T15:15:00Z" w16du:dateUtc="2025-10-02T21:15:00Z">
        <w:del w:id="1870" w:author="Maitland, Bryan - FS, ID" w:date="2025-10-08T14:10:00Z" w16du:dateUtc="2025-10-08T20:10:00Z">
          <w:r w:rsidR="003C66CB" w:rsidRPr="00613FB6" w:rsidDel="00283F57">
            <w:rPr>
              <w:bCs/>
              <w:rPrChange w:id="1871" w:author="Maitland, Bryan - FS, ID" w:date="2025-10-20T12:46:00Z" w16du:dateUtc="2025-10-20T18:46:00Z">
                <w:rPr>
                  <w:bCs/>
                  <w:highlight w:val="cyan"/>
                </w:rPr>
              </w:rPrChange>
            </w:rPr>
            <w:delText xml:space="preserve">Table </w:delText>
          </w:r>
        </w:del>
        <w:del w:id="1872" w:author="Maitland, Bryan - FS, ID" w:date="2025-10-06T14:56:00Z" w16du:dateUtc="2025-10-06T20:56:00Z">
          <w:r w:rsidR="003C66CB" w:rsidRPr="00613FB6" w:rsidDel="008A0D7A">
            <w:rPr>
              <w:bCs/>
              <w:rPrChange w:id="1873" w:author="Maitland, Bryan - FS, ID" w:date="2025-10-20T12:46:00Z" w16du:dateUtc="2025-10-20T18:46:00Z">
                <w:rPr>
                  <w:bCs/>
                  <w:highlight w:val="cyan"/>
                </w:rPr>
              </w:rPrChange>
            </w:rPr>
            <w:delText>S4?</w:delText>
          </w:r>
        </w:del>
      </w:ins>
      <w:del w:id="1874" w:author="Thurow, Russ - FS, ID" w:date="2025-10-02T15:16:00Z" w16du:dateUtc="2025-10-02T21:16:00Z">
        <w:r w:rsidR="008441CD" w:rsidRPr="00613FB6" w:rsidDel="003C66CB">
          <w:rPr>
            <w:bCs/>
            <w:rPrChange w:id="1875" w:author="Maitland, Bryan - FS, ID" w:date="2025-10-20T12:46:00Z" w16du:dateUtc="2025-10-20T18:46:00Z">
              <w:rPr>
                <w:bCs/>
                <w:highlight w:val="cyan"/>
              </w:rPr>
            </w:rPrChange>
          </w:rPr>
          <w:delText xml:space="preserve">Appendix </w:delText>
        </w:r>
        <w:r w:rsidR="007916B4" w:rsidRPr="00613FB6" w:rsidDel="003C66CB">
          <w:rPr>
            <w:bCs/>
            <w:rPrChange w:id="1876" w:author="Maitland, Bryan - FS, ID" w:date="2025-10-20T12:46:00Z" w16du:dateUtc="2025-10-20T18:46:00Z">
              <w:rPr>
                <w:bCs/>
                <w:highlight w:val="cyan"/>
              </w:rPr>
            </w:rPrChange>
          </w:rPr>
          <w:delText>D</w:delText>
        </w:r>
      </w:del>
      <w:r w:rsidR="008441CD" w:rsidRPr="00613FB6">
        <w:rPr>
          <w:bCs/>
        </w:rPr>
        <w:t>)</w:t>
      </w:r>
      <w:r w:rsidRPr="00613FB6">
        <w:rPr>
          <w:bCs/>
        </w:rPr>
        <w:t xml:space="preserve">. </w:t>
      </w:r>
      <w:moveToRangeStart w:id="1877" w:author="Maitland, Bryan - FS, ID" w:date="2025-10-08T14:11:00Z" w:name="move210825094"/>
      <w:moveTo w:id="1878" w:author="Maitland, Bryan - FS, ID" w:date="2025-10-08T14:11:00Z" w16du:dateUtc="2025-10-08T20:11:00Z">
        <w:r w:rsidR="00283F57" w:rsidRPr="00613FB6">
          <w:rPr>
            <w:bCs/>
          </w:rPr>
          <w:t>Residual plots revealed acceptable linearity and homoscedasticity: although the residuals vs. fitted values showed a slight trend and some funneling at lower fitted values, these patterns were minor and likely reflect skew in early spawn dates rather than model misspecification.</w:t>
        </w:r>
      </w:moveTo>
      <w:moveToRangeEnd w:id="1877"/>
      <w:ins w:id="1879" w:author="Maitland, Bryan - FS, ID" w:date="2025-10-08T14:11:00Z" w16du:dateUtc="2025-10-08T20:11:00Z">
        <w:r w:rsidR="00283F57" w:rsidRPr="00613FB6">
          <w:rPr>
            <w:bCs/>
          </w:rPr>
          <w:t xml:space="preserve"> </w:t>
        </w:r>
      </w:ins>
      <w:moveToRangeStart w:id="1880" w:author="Maitland, Bryan - FS, ID" w:date="2025-10-08T14:11:00Z" w:name="move210825116"/>
      <w:moveTo w:id="1881" w:author="Maitland, Bryan - FS, ID" w:date="2025-10-08T14:11:00Z" w16du:dateUtc="2025-10-08T20:11:00Z">
        <w:r w:rsidR="00283F57" w:rsidRPr="00613FB6">
          <w:rPr>
            <w:bCs/>
          </w:rPr>
          <w:t xml:space="preserve">The normal Q-Q plot indicated slight right-skew and heavier-than-normal tails, but residuals were generally well-behaved. Random effect Q-Q plots for both intercepts and slopes were similarly close to normal. A small number of data points exceeded standard influence thresholds (|standardized residual| &gt; 2, moderate leverage), but none were extreme enough to justify removal, and their influence was limited. Variance inflation factors (VIFs) for all fixed effects were below 2, suggesting low collinearity. </w:t>
        </w:r>
      </w:moveTo>
    </w:p>
    <w:moveToRangeEnd w:id="1880"/>
    <w:p w14:paraId="63072EB2" w14:textId="5A694767" w:rsidR="00AE2F22" w:rsidRPr="00613FB6" w:rsidRDefault="00AE2F22" w:rsidP="00283F57">
      <w:pPr>
        <w:spacing w:line="480" w:lineRule="auto"/>
        <w:ind w:firstLine="720"/>
        <w:rPr>
          <w:bCs/>
        </w:rPr>
      </w:pPr>
      <w:r w:rsidRPr="00613FB6">
        <w:rPr>
          <w:bCs/>
        </w:rPr>
        <w:t>The posterior predictive check showed excellent agreement between observed and predicted spawn timing, with overlapping distributions and no major deviations. Model predictions closely matched observed spawn timing, with predicted values aligning well along the 1:1 line</w:t>
      </w:r>
      <w:ins w:id="1882" w:author="Maitland, Bryan - FS, ID" w:date="2025-10-08T14:10:00Z" w16du:dateUtc="2025-10-08T20:10:00Z">
        <w:r w:rsidR="00283F57" w:rsidRPr="00613FB6">
          <w:rPr>
            <w:bCs/>
          </w:rPr>
          <w:t xml:space="preserve"> (Figure A4.2)</w:t>
        </w:r>
      </w:ins>
      <w:r w:rsidRPr="00613FB6">
        <w:rPr>
          <w:bCs/>
        </w:rPr>
        <w:t xml:space="preserve">. </w:t>
      </w:r>
      <w:moveFromRangeStart w:id="1883" w:author="Maitland, Bryan - FS, ID" w:date="2025-10-08T14:11:00Z" w:name="move210825094"/>
      <w:moveFrom w:id="1884" w:author="Maitland, Bryan - FS, ID" w:date="2025-10-08T14:11:00Z" w16du:dateUtc="2025-10-08T20:11:00Z">
        <w:r w:rsidRPr="00613FB6" w:rsidDel="00283F57">
          <w:rPr>
            <w:bCs/>
          </w:rPr>
          <w:t>Residual plots revealed acceptable linearity and homoscedasticity: although the residuals vs. fitted values showed a slight trend and some funneling at lower fitted values, these patterns were minor and likely reflect skew in early spawn dates rather than model misspecification.</w:t>
        </w:r>
      </w:moveFrom>
      <w:moveFromRangeEnd w:id="1883"/>
    </w:p>
    <w:p w14:paraId="4A2915FF" w14:textId="76763CAF" w:rsidR="0081320C" w:rsidRPr="00613FB6" w:rsidDel="00EE26BE" w:rsidRDefault="00AE2F22" w:rsidP="00225BCA">
      <w:pPr>
        <w:spacing w:line="480" w:lineRule="auto"/>
        <w:ind w:firstLine="720"/>
        <w:rPr>
          <w:del w:id="1885" w:author="Maitland, Bryan - FS, ID" w:date="2025-10-20T13:19:00Z" w16du:dateUtc="2025-10-20T19:19:00Z"/>
          <w:moveFrom w:id="1886" w:author="Maitland, Bryan - FS, ID" w:date="2025-10-08T14:11:00Z" w16du:dateUtc="2025-10-08T20:11:00Z"/>
          <w:bCs/>
        </w:rPr>
      </w:pPr>
      <w:moveFromRangeStart w:id="1887" w:author="Maitland, Bryan - FS, ID" w:date="2025-10-08T14:11:00Z" w:name="move210825116"/>
      <w:moveFrom w:id="1888" w:author="Maitland, Bryan - FS, ID" w:date="2025-10-08T14:11:00Z" w16du:dateUtc="2025-10-08T20:11:00Z">
        <w:r w:rsidRPr="00613FB6" w:rsidDel="00283F57">
          <w:rPr>
            <w:bCs/>
          </w:rPr>
          <w:t>The normal Q-Q plot indicated slight right-skew and heavier-than-normal tails, but residuals were generally well-behaved. Random effect Q-Q plots for both intercepts and slopes were similarly close to normal. A small number of data points exceeded standard influence thresholds (|standardized residual| &gt; 2, moderate leverage), but none were extreme enough to justify removal, and their influence was limited.</w:t>
        </w:r>
        <w:r w:rsidR="0081320C" w:rsidRPr="00613FB6" w:rsidDel="00283F57">
          <w:rPr>
            <w:bCs/>
          </w:rPr>
          <w:t xml:space="preserve"> </w:t>
        </w:r>
        <w:r w:rsidRPr="00613FB6" w:rsidDel="00283F57">
          <w:rPr>
            <w:bCs/>
          </w:rPr>
          <w:t>Variance inflation factors (VIFs) for all fixed effects were below 2, suggesting low collinearity.</w:t>
        </w:r>
        <w:del w:id="1889" w:author="Maitland, Bryan - FS, ID" w:date="2025-10-20T13:19:00Z" w16du:dateUtc="2025-10-20T19:19:00Z">
          <w:r w:rsidRPr="00613FB6" w:rsidDel="00EE26BE">
            <w:rPr>
              <w:bCs/>
            </w:rPr>
            <w:delText xml:space="preserve"> </w:delText>
          </w:r>
        </w:del>
      </w:moveFrom>
    </w:p>
    <w:moveFromRangeEnd w:id="1887"/>
    <w:p w14:paraId="36F78B22" w14:textId="77777777" w:rsidR="00225BCA" w:rsidRPr="00613FB6" w:rsidDel="00EE26BE" w:rsidRDefault="00225BCA" w:rsidP="00225BCA">
      <w:pPr>
        <w:spacing w:line="480" w:lineRule="auto"/>
        <w:ind w:firstLine="720"/>
        <w:rPr>
          <w:del w:id="1890" w:author="Maitland, Bryan - FS, ID" w:date="2025-10-20T13:19:00Z" w16du:dateUtc="2025-10-20T19:19:00Z"/>
          <w:bCs/>
        </w:rPr>
      </w:pPr>
    </w:p>
    <w:p w14:paraId="79C7F10A" w14:textId="77777777" w:rsidR="00CD6A4D" w:rsidRDefault="00CD6A4D" w:rsidP="00225BCA">
      <w:pPr>
        <w:spacing w:line="480" w:lineRule="auto"/>
        <w:rPr>
          <w:ins w:id="1891" w:author="Maitland, Bryan - FS, ID" w:date="2025-10-21T14:03:00Z" w16du:dateUtc="2025-10-21T20:03:00Z"/>
          <w:b/>
        </w:rPr>
      </w:pPr>
    </w:p>
    <w:p w14:paraId="5328AF24" w14:textId="27FEEC9C" w:rsidR="00AE2F22" w:rsidRPr="00CD6A4D" w:rsidRDefault="00AE2F22" w:rsidP="00225BCA">
      <w:pPr>
        <w:spacing w:line="480" w:lineRule="auto"/>
        <w:rPr>
          <w:b/>
          <w:i/>
          <w:iCs/>
          <w:rPrChange w:id="1892" w:author="Maitland, Bryan - FS, ID" w:date="2025-10-21T14:03:00Z" w16du:dateUtc="2025-10-21T20:03:00Z">
            <w:rPr>
              <w:b/>
            </w:rPr>
          </w:rPrChange>
        </w:rPr>
      </w:pPr>
      <w:del w:id="1893" w:author="Maitland, Bryan - FS, ID" w:date="2025-10-21T14:03:00Z" w16du:dateUtc="2025-10-21T20:03:00Z">
        <w:r w:rsidRPr="00CD6A4D" w:rsidDel="00CD6A4D">
          <w:rPr>
            <w:b/>
            <w:i/>
            <w:iCs/>
            <w:rPrChange w:id="1894" w:author="Maitland, Bryan - FS, ID" w:date="2025-10-21T14:03:00Z" w16du:dateUtc="2025-10-21T20:03:00Z">
              <w:rPr>
                <w:b/>
              </w:rPr>
            </w:rPrChange>
          </w:rPr>
          <w:delText>3.4 </w:delText>
        </w:r>
      </w:del>
      <w:r w:rsidRPr="00CD6A4D">
        <w:rPr>
          <w:b/>
          <w:i/>
          <w:iCs/>
          <w:rPrChange w:id="1895" w:author="Maitland, Bryan - FS, ID" w:date="2025-10-21T14:03:00Z" w16du:dateUtc="2025-10-21T20:03:00Z">
            <w:rPr>
              <w:b/>
            </w:rPr>
          </w:rPrChange>
        </w:rPr>
        <w:t>Population-level effects</w:t>
      </w:r>
    </w:p>
    <w:p w14:paraId="5AD3DC55" w14:textId="4760853B" w:rsidR="00AE2F22" w:rsidRPr="00613FB6" w:rsidDel="001D6C6F" w:rsidRDefault="00AE2F22">
      <w:pPr>
        <w:spacing w:line="480" w:lineRule="auto"/>
        <w:rPr>
          <w:del w:id="1896" w:author="Maitland, Bryan - FS, ID" w:date="2025-10-20T12:42:00Z" w16du:dateUtc="2025-10-20T18:42:00Z"/>
          <w:bCs/>
        </w:rPr>
        <w:pPrChange w:id="1897" w:author="Maitland, Bryan - FS, ID" w:date="2025-10-20T12:42:00Z" w16du:dateUtc="2025-10-20T18:42:00Z">
          <w:pPr>
            <w:spacing w:after="240" w:line="480" w:lineRule="auto"/>
          </w:pPr>
        </w:pPrChange>
      </w:pPr>
      <w:r w:rsidRPr="00613FB6">
        <w:rPr>
          <w:bCs/>
        </w:rPr>
        <w:t>We estimated marginal mean of</w:t>
      </w:r>
      <w:del w:id="1898" w:author="Maitland, Bryan - FS, ID" w:date="2025-10-08T14:14:00Z" w16du:dateUtc="2025-10-08T20:14:00Z">
        <w:r w:rsidRPr="00613FB6" w:rsidDel="0059488C">
          <w:rPr>
            <w:bCs/>
          </w:rPr>
          <w:delText xml:space="preserve"> </w:delText>
        </w:r>
      </w:del>
      <w:ins w:id="1899" w:author="Maitland, Bryan - FS, ID" w:date="2025-10-08T14:13:00Z" w16du:dateUtc="2025-10-08T20:13:00Z">
        <w:r w:rsidR="0059488C" w:rsidRPr="00613FB6">
          <w:rPr>
            <w:bCs/>
          </w:rPr>
          <w:t xml:space="preserve"> spawn timing</w:t>
        </w:r>
      </w:ins>
      <w:del w:id="1900" w:author="Maitland, Bryan - FS, ID" w:date="2025-10-08T14:13:00Z" w16du:dateUtc="2025-10-08T20:13:00Z">
        <w:r w:rsidRPr="00613FB6" w:rsidDel="0059488C">
          <w:rPr>
            <w:bCs/>
          </w:rPr>
          <w:delText>`yday`</w:delText>
        </w:r>
      </w:del>
      <w:r w:rsidRPr="00613FB6">
        <w:rPr>
          <w:bCs/>
        </w:rPr>
        <w:t xml:space="preserve"> at each factor level, averaging over the random effects, to provide an overall estimate of the effect in the population</w:t>
      </w:r>
      <w:del w:id="1901" w:author="Maitland, Bryan - FS, ID" w:date="2025-10-08T14:14:00Z" w16du:dateUtc="2025-10-08T20:14:00Z">
        <w:r w:rsidRPr="00613FB6" w:rsidDel="0059488C">
          <w:rPr>
            <w:bCs/>
          </w:rPr>
          <w:delText xml:space="preserve"> (</w:delText>
        </w:r>
        <w:r w:rsidRPr="00613FB6" w:rsidDel="0059488C">
          <w:rPr>
            <w:bCs/>
            <w:rPrChange w:id="1902" w:author="Maitland, Bryan - FS, ID" w:date="2025-10-20T12:46:00Z" w16du:dateUtc="2025-10-20T18:46:00Z">
              <w:rPr>
                <w:bCs/>
                <w:highlight w:val="green"/>
              </w:rPr>
            </w:rPrChange>
          </w:rPr>
          <w:delText xml:space="preserve">Figure </w:delText>
        </w:r>
      </w:del>
      <w:ins w:id="1903" w:author="Thurow, Russ - FS, ID" w:date="2025-09-25T22:10:00Z" w16du:dateUtc="2025-09-26T04:10:00Z">
        <w:del w:id="1904" w:author="Maitland, Bryan - FS, ID" w:date="2025-10-08T14:14:00Z" w16du:dateUtc="2025-10-08T20:14:00Z">
          <w:r w:rsidR="00225BCA" w:rsidRPr="00613FB6" w:rsidDel="0059488C">
            <w:rPr>
              <w:bCs/>
              <w:rPrChange w:id="1905" w:author="Maitland, Bryan - FS, ID" w:date="2025-10-20T12:46:00Z" w16du:dateUtc="2025-10-20T18:46:00Z">
                <w:rPr>
                  <w:bCs/>
                  <w:highlight w:val="green"/>
                </w:rPr>
              </w:rPrChange>
            </w:rPr>
            <w:delText>4</w:delText>
          </w:r>
        </w:del>
      </w:ins>
      <w:del w:id="1906" w:author="Thurow, Russ - FS, ID" w:date="2025-09-25T22:10:00Z" w16du:dateUtc="2025-09-26T04:10:00Z">
        <w:r w:rsidR="000C552A" w:rsidRPr="00613FB6" w:rsidDel="00225BCA">
          <w:rPr>
            <w:bCs/>
            <w:rPrChange w:id="1907" w:author="Maitland, Bryan - FS, ID" w:date="2025-10-20T12:46:00Z" w16du:dateUtc="2025-10-20T18:46:00Z">
              <w:rPr>
                <w:bCs/>
                <w:highlight w:val="green"/>
              </w:rPr>
            </w:rPrChange>
          </w:rPr>
          <w:delText>5</w:delText>
        </w:r>
      </w:del>
      <w:del w:id="1908" w:author="Maitland, Bryan - FS, ID" w:date="2025-10-08T14:14:00Z" w16du:dateUtc="2025-10-08T20:14:00Z">
        <w:r w:rsidRPr="00613FB6" w:rsidDel="0059488C">
          <w:rPr>
            <w:bCs/>
          </w:rPr>
          <w:delText>)</w:delText>
        </w:r>
      </w:del>
      <w:r w:rsidRPr="00613FB6">
        <w:rPr>
          <w:bCs/>
        </w:rPr>
        <w:t xml:space="preserve">. </w:t>
      </w:r>
      <w:commentRangeStart w:id="1909"/>
      <w:ins w:id="1910" w:author="Maitland, Bryan - FS, ID" w:date="2025-10-08T14:14:00Z" w16du:dateUtc="2025-10-08T20:14:00Z">
        <w:r w:rsidR="0059488C" w:rsidRPr="00613FB6">
          <w:rPr>
            <w:bCs/>
          </w:rPr>
          <w:t>We</w:t>
        </w:r>
        <w:commentRangeEnd w:id="1909"/>
        <w:r w:rsidR="0059488C" w:rsidRPr="00613FB6">
          <w:rPr>
            <w:rStyle w:val="CommentReference"/>
          </w:rPr>
          <w:commentReference w:id="1909"/>
        </w:r>
        <w:r w:rsidR="0059488C" w:rsidRPr="00613FB6">
          <w:rPr>
            <w:bCs/>
          </w:rPr>
          <w:t xml:space="preserve"> observed significant </w:t>
        </w:r>
        <w:r w:rsidR="0059488C" w:rsidRPr="00613FB6">
          <w:rPr>
            <w:bCs/>
          </w:rPr>
          <w:lastRenderedPageBreak/>
          <w:t>differences in spawn timing between many stream pairs (</w:t>
        </w:r>
        <w:commentRangeStart w:id="1911"/>
        <w:r w:rsidR="0059488C" w:rsidRPr="00613FB6">
          <w:rPr>
            <w:bCs/>
            <w:rPrChange w:id="1912" w:author="Maitland, Bryan - FS, ID" w:date="2025-10-20T12:46:00Z" w16du:dateUtc="2025-10-20T18:46:00Z">
              <w:rPr>
                <w:bCs/>
                <w:highlight w:val="green"/>
              </w:rPr>
            </w:rPrChange>
          </w:rPr>
          <w:t>Figure 4A</w:t>
        </w:r>
      </w:ins>
      <w:commentRangeEnd w:id="1911"/>
      <w:r w:rsidR="008012B4">
        <w:rPr>
          <w:rStyle w:val="CommentReference"/>
        </w:rPr>
        <w:commentReference w:id="1911"/>
      </w:r>
      <w:ins w:id="1913" w:author="Maitland, Bryan - FS, ID" w:date="2025-10-20T11:20:00Z" w16du:dateUtc="2025-10-20T17:20:00Z">
        <w:r w:rsidR="00A023CD" w:rsidRPr="00613FB6">
          <w:rPr>
            <w:bCs/>
          </w:rPr>
          <w:t>; Table A4.3</w:t>
        </w:r>
      </w:ins>
      <w:ins w:id="1914" w:author="Maitland, Bryan - FS, ID" w:date="2025-10-08T14:14:00Z" w16du:dateUtc="2025-10-08T20:14:00Z">
        <w:r w:rsidR="0059488C" w:rsidRPr="00613FB6">
          <w:rPr>
            <w:bCs/>
          </w:rPr>
          <w:t>), particularly in Loon Creek (later spawning) compared to Sulphur Creek (earlier spawning). For example, fish in Loon Creek spawned significantly later than in Bear Valley, Camas, or Elk Creek, while Sulphur Creek exhibited significantly earlier spawn timing than all other streams except Elk Creek. These patterns reflect spatial heterogeneity in temperature and elevation across streams, that are not fully captured by fixed effects alone.</w:t>
        </w:r>
      </w:ins>
    </w:p>
    <w:p w14:paraId="0CB88412" w14:textId="031B6140" w:rsidR="00AE2F22" w:rsidRPr="00613FB6" w:rsidDel="001D6C6F" w:rsidRDefault="00AE2F22">
      <w:pPr>
        <w:spacing w:line="480" w:lineRule="auto"/>
        <w:rPr>
          <w:del w:id="1915" w:author="Maitland, Bryan - FS, ID" w:date="2025-10-20T12:42:00Z" w16du:dateUtc="2025-10-20T18:42:00Z"/>
          <w:bCs/>
        </w:rPr>
        <w:pPrChange w:id="1916" w:author="Maitland, Bryan - FS, ID" w:date="2025-10-20T12:42:00Z" w16du:dateUtc="2025-10-20T18:42:00Z">
          <w:pPr>
            <w:spacing w:after="240" w:line="480" w:lineRule="auto"/>
          </w:pPr>
        </w:pPrChange>
      </w:pPr>
      <w:del w:id="1917" w:author="Maitland, Bryan - FS, ID" w:date="2025-10-20T12:22:00Z" w16du:dateUtc="2025-10-20T18:22:00Z">
        <w:r w:rsidRPr="00613FB6" w:rsidDel="00B813EE">
          <w:rPr>
            <w:bCs/>
            <w:noProof/>
          </w:rPr>
          <w:drawing>
            <wp:inline distT="0" distB="0" distL="0" distR="0" wp14:anchorId="2828D0F0" wp14:editId="70C39D7F">
              <wp:extent cx="4583875" cy="4281420"/>
              <wp:effectExtent l="0" t="0" r="7620" b="5080"/>
              <wp:docPr id="179360547" name="Picture 9"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0547" name="Picture 9" descr="Char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799" cy="4288821"/>
                      </a:xfrm>
                      <a:prstGeom prst="rect">
                        <a:avLst/>
                      </a:prstGeom>
                      <a:noFill/>
                      <a:ln>
                        <a:noFill/>
                      </a:ln>
                    </pic:spPr>
                  </pic:pic>
                </a:graphicData>
              </a:graphic>
            </wp:inline>
          </w:drawing>
        </w:r>
      </w:del>
    </w:p>
    <w:p w14:paraId="1DAF5C31" w14:textId="5E80DA9D" w:rsidR="00AE2F22" w:rsidRPr="00613FB6" w:rsidDel="001D6C6F" w:rsidRDefault="00AE2F22">
      <w:pPr>
        <w:spacing w:line="480" w:lineRule="auto"/>
        <w:rPr>
          <w:ins w:id="1918" w:author="Thurow, Russ - FS, ID" w:date="2025-09-25T21:59:00Z" w16du:dateUtc="2025-09-26T03:59:00Z"/>
          <w:del w:id="1919" w:author="Maitland, Bryan - FS, ID" w:date="2025-10-20T12:42:00Z" w16du:dateUtc="2025-10-20T18:42:00Z"/>
          <w:bCs/>
        </w:rPr>
        <w:pPrChange w:id="1920" w:author="Maitland, Bryan - FS, ID" w:date="2025-10-20T12:42:00Z" w16du:dateUtc="2025-10-20T18:42:00Z">
          <w:pPr>
            <w:spacing w:after="240"/>
          </w:pPr>
        </w:pPrChange>
      </w:pPr>
      <w:del w:id="1921" w:author="Maitland, Bryan - FS, ID" w:date="2025-10-20T12:42:00Z" w16du:dateUtc="2025-10-20T18:42:00Z">
        <w:r w:rsidRPr="00613FB6" w:rsidDel="001D6C6F">
          <w:rPr>
            <w:bCs/>
          </w:rPr>
          <w:delText xml:space="preserve">Figure </w:delText>
        </w:r>
      </w:del>
      <w:ins w:id="1922" w:author="Thurow, Russ - FS, ID" w:date="2025-09-25T21:57:00Z" w16du:dateUtc="2025-09-26T03:57:00Z">
        <w:del w:id="1923" w:author="Maitland, Bryan - FS, ID" w:date="2025-10-20T12:42:00Z" w16du:dateUtc="2025-10-20T18:42:00Z">
          <w:r w:rsidR="0010710C" w:rsidRPr="00613FB6" w:rsidDel="001D6C6F">
            <w:rPr>
              <w:bCs/>
            </w:rPr>
            <w:delText>4</w:delText>
          </w:r>
        </w:del>
      </w:ins>
      <w:del w:id="1924" w:author="Maitland, Bryan - FS, ID" w:date="2025-10-20T12:42:00Z" w16du:dateUtc="2025-10-20T18:42:00Z">
        <w:r w:rsidR="00DC0800" w:rsidRPr="00613FB6" w:rsidDel="001D6C6F">
          <w:rPr>
            <w:bCs/>
          </w:rPr>
          <w:delText>5</w:delText>
        </w:r>
        <w:r w:rsidRPr="00613FB6" w:rsidDel="001D6C6F">
          <w:rPr>
            <w:bCs/>
          </w:rPr>
          <w:delText xml:space="preserve">. Predicted mean spawn dates by stream (A), year (B) and stream and year (C), from the final mixed-effects model. Black points with black lines (A, B), and colored points with horizontal lines (C) represent estimated marginal means and 95% confidence intervals. Boxplots in panels A and B </w:delText>
        </w:r>
      </w:del>
      <w:ins w:id="1925" w:author="Thurow, Russ - FS, ID" w:date="2025-09-25T21:57:00Z" w16du:dateUtc="2025-09-26T03:57:00Z">
        <w:del w:id="1926" w:author="Maitland, Bryan - FS, ID" w:date="2025-10-20T12:42:00Z" w16du:dateUtc="2025-10-20T18:42:00Z">
          <w:r w:rsidR="0010710C" w:rsidRPr="00613FB6" w:rsidDel="001D6C6F">
            <w:rPr>
              <w:bCs/>
            </w:rPr>
            <w:delText>depict</w:delText>
          </w:r>
        </w:del>
      </w:ins>
      <w:del w:id="1927" w:author="Maitland, Bryan - FS, ID" w:date="2025-10-20T12:42:00Z" w16du:dateUtc="2025-10-20T18:42:00Z">
        <w:r w:rsidRPr="00613FB6" w:rsidDel="001D6C6F">
          <w:rPr>
            <w:bCs/>
          </w:rPr>
          <w:delText xml:space="preserve">show the distribution of observed redd counts by </w:delText>
        </w:r>
      </w:del>
      <w:ins w:id="1928" w:author="Thurow, Russ - FS, ID" w:date="2025-09-25T21:58:00Z" w16du:dateUtc="2025-09-26T03:58:00Z">
        <w:del w:id="1929" w:author="Maitland, Bryan - FS, ID" w:date="2025-10-20T12:42:00Z" w16du:dateUtc="2025-10-20T18:42:00Z">
          <w:r w:rsidR="0010710C" w:rsidRPr="00613FB6" w:rsidDel="001D6C6F">
            <w:rPr>
              <w:bCs/>
            </w:rPr>
            <w:delText>stream and year, respectively</w:delText>
          </w:r>
        </w:del>
      </w:ins>
      <w:del w:id="1930" w:author="Maitland, Bryan - FS, ID" w:date="2025-10-20T12:42:00Z" w16du:dateUtc="2025-10-20T18:42:00Z">
        <w:r w:rsidRPr="00613FB6" w:rsidDel="001D6C6F">
          <w:rPr>
            <w:bCs/>
          </w:rPr>
          <w:delText>group, with individual data points in grey. The modeled predictions represent marginal means accounting for fixed effects and averaged over random effects.</w:delText>
        </w:r>
      </w:del>
    </w:p>
    <w:p w14:paraId="4D2B1518" w14:textId="77777777" w:rsidR="0010710C" w:rsidRPr="00613FB6" w:rsidRDefault="0010710C">
      <w:pPr>
        <w:spacing w:line="480" w:lineRule="auto"/>
        <w:rPr>
          <w:bCs/>
        </w:rPr>
        <w:pPrChange w:id="1931" w:author="Maitland, Bryan - FS, ID" w:date="2025-10-20T12:42:00Z" w16du:dateUtc="2025-10-20T18:42:00Z">
          <w:pPr>
            <w:spacing w:after="240"/>
          </w:pPr>
        </w:pPrChange>
      </w:pPr>
    </w:p>
    <w:p w14:paraId="6B70795F" w14:textId="326B697B" w:rsidR="00AE2F22" w:rsidRPr="00613FB6" w:rsidDel="0059488C" w:rsidRDefault="0010710C" w:rsidP="00B71A3D">
      <w:pPr>
        <w:spacing w:line="480" w:lineRule="auto"/>
        <w:rPr>
          <w:del w:id="1932" w:author="Maitland, Bryan - FS, ID" w:date="2025-10-08T14:14:00Z" w16du:dateUtc="2025-10-08T20:14:00Z"/>
          <w:bCs/>
        </w:rPr>
      </w:pPr>
      <w:commentRangeStart w:id="1933"/>
      <w:ins w:id="1934" w:author="Thurow, Russ - FS, ID" w:date="2025-09-25T21:59:00Z" w16du:dateUtc="2025-09-26T03:59:00Z">
        <w:del w:id="1935" w:author="Maitland, Bryan - FS, ID" w:date="2025-10-08T14:14:00Z" w16du:dateUtc="2025-10-08T20:14:00Z">
          <w:r w:rsidRPr="00613FB6" w:rsidDel="0059488C">
            <w:rPr>
              <w:bCs/>
            </w:rPr>
            <w:delText>We</w:delText>
          </w:r>
        </w:del>
      </w:ins>
      <w:commentRangeEnd w:id="1933"/>
      <w:ins w:id="1936" w:author="Thurow, Russ - FS, ID" w:date="2025-09-25T22:12:00Z" w16du:dateUtc="2025-09-26T04:12:00Z">
        <w:del w:id="1937" w:author="Maitland, Bryan - FS, ID" w:date="2025-10-08T14:14:00Z" w16du:dateUtc="2025-10-08T20:14:00Z">
          <w:r w:rsidR="00B71A3D" w:rsidRPr="00613FB6" w:rsidDel="0059488C">
            <w:rPr>
              <w:rStyle w:val="CommentReference"/>
            </w:rPr>
            <w:commentReference w:id="1933"/>
          </w:r>
        </w:del>
      </w:ins>
      <w:ins w:id="1938" w:author="Thurow, Russ - FS, ID" w:date="2025-09-25T21:59:00Z" w16du:dateUtc="2025-09-26T03:59:00Z">
        <w:del w:id="1939" w:author="Maitland, Bryan - FS, ID" w:date="2025-10-08T14:14:00Z" w16du:dateUtc="2025-10-08T20:14:00Z">
          <w:r w:rsidRPr="00613FB6" w:rsidDel="0059488C">
            <w:rPr>
              <w:bCs/>
            </w:rPr>
            <w:delText xml:space="preserve"> observed s</w:delText>
          </w:r>
        </w:del>
      </w:ins>
      <w:del w:id="1940" w:author="Maitland, Bryan - FS, ID" w:date="2025-10-08T14:14:00Z" w16du:dateUtc="2025-10-08T20:14:00Z">
        <w:r w:rsidR="00AE2F22" w:rsidRPr="00613FB6" w:rsidDel="0059488C">
          <w:rPr>
            <w:bCs/>
          </w:rPr>
          <w:delText>Significant differences in spawn timing were observed between many stream pairs (</w:delText>
        </w:r>
        <w:r w:rsidR="003C4FE6" w:rsidRPr="00613FB6" w:rsidDel="0059488C">
          <w:rPr>
            <w:bCs/>
            <w:rPrChange w:id="1941" w:author="Maitland, Bryan - FS, ID" w:date="2025-10-20T12:46:00Z" w16du:dateUtc="2025-10-20T18:46:00Z">
              <w:rPr>
                <w:bCs/>
                <w:highlight w:val="green"/>
              </w:rPr>
            </w:rPrChange>
          </w:rPr>
          <w:delText xml:space="preserve">Figure </w:delText>
        </w:r>
      </w:del>
      <w:ins w:id="1942" w:author="Thurow, Russ - FS, ID" w:date="2025-09-25T22:00:00Z" w16du:dateUtc="2025-09-26T04:00:00Z">
        <w:del w:id="1943" w:author="Maitland, Bryan - FS, ID" w:date="2025-10-08T14:14:00Z" w16du:dateUtc="2025-10-08T20:14:00Z">
          <w:r w:rsidRPr="00613FB6" w:rsidDel="0059488C">
            <w:rPr>
              <w:bCs/>
              <w:rPrChange w:id="1944" w:author="Maitland, Bryan - FS, ID" w:date="2025-10-20T12:46:00Z" w16du:dateUtc="2025-10-20T18:46:00Z">
                <w:rPr>
                  <w:bCs/>
                  <w:highlight w:val="green"/>
                </w:rPr>
              </w:rPrChange>
            </w:rPr>
            <w:delText>4</w:delText>
          </w:r>
        </w:del>
      </w:ins>
      <w:del w:id="1945" w:author="Maitland, Bryan - FS, ID" w:date="2025-10-08T14:14:00Z" w16du:dateUtc="2025-10-08T20:14:00Z">
        <w:r w:rsidR="003C4FE6" w:rsidRPr="00613FB6" w:rsidDel="0059488C">
          <w:rPr>
            <w:bCs/>
            <w:rPrChange w:id="1946" w:author="Maitland, Bryan - FS, ID" w:date="2025-10-20T12:46:00Z" w16du:dateUtc="2025-10-20T18:46:00Z">
              <w:rPr>
                <w:bCs/>
                <w:highlight w:val="green"/>
              </w:rPr>
            </w:rPrChange>
          </w:rPr>
          <w:delText>5;</w:delText>
        </w:r>
        <w:r w:rsidR="003C4FE6" w:rsidRPr="00613FB6" w:rsidDel="0059488C">
          <w:rPr>
            <w:bCs/>
          </w:rPr>
          <w:delText xml:space="preserve"> </w:delText>
        </w:r>
      </w:del>
      <w:ins w:id="1947" w:author="Thurow, Russ - FS, ID" w:date="2025-10-02T15:16:00Z" w16du:dateUtc="2025-10-02T21:16:00Z">
        <w:del w:id="1948" w:author="Maitland, Bryan - FS, ID" w:date="2025-10-08T14:14:00Z" w16du:dateUtc="2025-10-08T20:14:00Z">
          <w:r w:rsidR="003C66CB" w:rsidRPr="00613FB6" w:rsidDel="0059488C">
            <w:rPr>
              <w:bCs/>
              <w:rPrChange w:id="1949" w:author="Maitland, Bryan - FS, ID" w:date="2025-10-20T12:46:00Z" w16du:dateUtc="2025-10-20T18:46:00Z">
                <w:rPr>
                  <w:bCs/>
                  <w:highlight w:val="cyan"/>
                </w:rPr>
              </w:rPrChange>
            </w:rPr>
            <w:delText>Table S?</w:delText>
          </w:r>
        </w:del>
      </w:ins>
      <w:del w:id="1950" w:author="Maitland, Bryan - FS, ID" w:date="2025-10-08T14:14:00Z" w16du:dateUtc="2025-10-08T20:14:00Z">
        <w:r w:rsidR="003C4FE6" w:rsidRPr="00613FB6" w:rsidDel="0059488C">
          <w:rPr>
            <w:bCs/>
            <w:rPrChange w:id="1951" w:author="Maitland, Bryan - FS, ID" w:date="2025-10-20T12:46:00Z" w16du:dateUtc="2025-10-20T18:46:00Z">
              <w:rPr>
                <w:bCs/>
                <w:highlight w:val="cyan"/>
              </w:rPr>
            </w:rPrChange>
          </w:rPr>
          <w:delText xml:space="preserve">Appendix </w:delText>
        </w:r>
        <w:r w:rsidR="007916B4" w:rsidRPr="00613FB6" w:rsidDel="0059488C">
          <w:rPr>
            <w:bCs/>
            <w:rPrChange w:id="1952" w:author="Maitland, Bryan - FS, ID" w:date="2025-10-20T12:46:00Z" w16du:dateUtc="2025-10-20T18:46:00Z">
              <w:rPr>
                <w:bCs/>
                <w:highlight w:val="cyan"/>
              </w:rPr>
            </w:rPrChange>
          </w:rPr>
          <w:delText>D</w:delText>
        </w:r>
        <w:r w:rsidR="00AE2F22" w:rsidRPr="00613FB6" w:rsidDel="0059488C">
          <w:rPr>
            <w:bCs/>
          </w:rPr>
          <w:delText xml:space="preserve">), particularly involving Loon </w:delText>
        </w:r>
      </w:del>
      <w:ins w:id="1953" w:author="Thurow, Russ - FS, ID" w:date="2025-09-25T22:00:00Z" w16du:dateUtc="2025-09-26T04:00:00Z">
        <w:del w:id="1954" w:author="Maitland, Bryan - FS, ID" w:date="2025-10-08T14:14:00Z" w16du:dateUtc="2025-10-08T20:14:00Z">
          <w:r w:rsidRPr="00613FB6" w:rsidDel="0059488C">
            <w:rPr>
              <w:bCs/>
            </w:rPr>
            <w:delText xml:space="preserve">Creek </w:delText>
          </w:r>
        </w:del>
      </w:ins>
      <w:del w:id="1955" w:author="Maitland, Bryan - FS, ID" w:date="2025-10-08T14:14:00Z" w16du:dateUtc="2025-10-08T20:14:00Z">
        <w:r w:rsidR="00AE2F22" w:rsidRPr="00613FB6" w:rsidDel="0059488C">
          <w:rPr>
            <w:bCs/>
          </w:rPr>
          <w:delText xml:space="preserve">(later spawning) </w:delText>
        </w:r>
      </w:del>
      <w:ins w:id="1956" w:author="Thurow, Russ - FS, ID" w:date="2025-09-25T22:00:00Z" w16du:dateUtc="2025-09-26T04:00:00Z">
        <w:del w:id="1957" w:author="Maitland, Bryan - FS, ID" w:date="2025-10-08T14:14:00Z" w16du:dateUtc="2025-10-08T20:14:00Z">
          <w:r w:rsidRPr="00613FB6" w:rsidDel="0059488C">
            <w:rPr>
              <w:bCs/>
            </w:rPr>
            <w:delText xml:space="preserve">compared to </w:delText>
          </w:r>
        </w:del>
      </w:ins>
      <w:del w:id="1958" w:author="Maitland, Bryan - FS, ID" w:date="2025-10-08T14:14:00Z" w16du:dateUtc="2025-10-08T20:14:00Z">
        <w:r w:rsidR="00AE2F22" w:rsidRPr="00613FB6" w:rsidDel="0059488C">
          <w:rPr>
            <w:bCs/>
          </w:rPr>
          <w:delText>and Sulphur</w:delText>
        </w:r>
      </w:del>
      <w:ins w:id="1959" w:author="Thurow, Russ - FS, ID" w:date="2025-09-25T22:01:00Z" w16du:dateUtc="2025-09-26T04:01:00Z">
        <w:del w:id="1960" w:author="Maitland, Bryan - FS, ID" w:date="2025-10-08T14:14:00Z" w16du:dateUtc="2025-10-08T20:14:00Z">
          <w:r w:rsidRPr="00613FB6" w:rsidDel="0059488C">
            <w:rPr>
              <w:bCs/>
            </w:rPr>
            <w:delText xml:space="preserve"> Creek</w:delText>
          </w:r>
        </w:del>
      </w:ins>
      <w:del w:id="1961" w:author="Maitland, Bryan - FS, ID" w:date="2025-10-08T14:14:00Z" w16du:dateUtc="2025-10-08T20:14:00Z">
        <w:r w:rsidR="00AE2F22" w:rsidRPr="00613FB6" w:rsidDel="0059488C">
          <w:rPr>
            <w:bCs/>
          </w:rPr>
          <w:delText xml:space="preserve"> (earlier spawning). For example, fish in Loon </w:delText>
        </w:r>
      </w:del>
      <w:ins w:id="1962" w:author="Thurow, Russ - FS, ID" w:date="2025-09-25T22:01:00Z" w16du:dateUtc="2025-09-26T04:01:00Z">
        <w:del w:id="1963" w:author="Maitland, Bryan - FS, ID" w:date="2025-10-08T14:14:00Z" w16du:dateUtc="2025-10-08T20:14:00Z">
          <w:r w:rsidRPr="00613FB6" w:rsidDel="0059488C">
            <w:rPr>
              <w:bCs/>
            </w:rPr>
            <w:delText xml:space="preserve">Creek </w:delText>
          </w:r>
        </w:del>
      </w:ins>
      <w:del w:id="1964" w:author="Maitland, Bryan - FS, ID" w:date="2025-10-08T14:14:00Z" w16du:dateUtc="2025-10-08T20:14:00Z">
        <w:r w:rsidR="00AE2F22" w:rsidRPr="00613FB6" w:rsidDel="0059488C">
          <w:rPr>
            <w:bCs/>
          </w:rPr>
          <w:delText xml:space="preserve">spawned significantly later than in Bear Valley, Camas, </w:delText>
        </w:r>
      </w:del>
      <w:ins w:id="1965" w:author="Thurow, Russ - FS, ID" w:date="2025-09-25T22:01:00Z" w16du:dateUtc="2025-09-26T04:01:00Z">
        <w:del w:id="1966" w:author="Maitland, Bryan - FS, ID" w:date="2025-10-08T14:14:00Z" w16du:dateUtc="2025-10-08T20:14:00Z">
          <w:r w:rsidRPr="00613FB6" w:rsidDel="0059488C">
            <w:rPr>
              <w:bCs/>
            </w:rPr>
            <w:delText xml:space="preserve">or </w:delText>
          </w:r>
        </w:del>
      </w:ins>
      <w:del w:id="1967" w:author="Maitland, Bryan - FS, ID" w:date="2025-10-08T14:14:00Z" w16du:dateUtc="2025-10-08T20:14:00Z">
        <w:r w:rsidR="00AE2F22" w:rsidRPr="00613FB6" w:rsidDel="0059488C">
          <w:rPr>
            <w:bCs/>
          </w:rPr>
          <w:delText>and Elk</w:delText>
        </w:r>
      </w:del>
      <w:ins w:id="1968" w:author="Thurow, Russ - FS, ID" w:date="2025-09-25T22:01:00Z" w16du:dateUtc="2025-09-26T04:01:00Z">
        <w:del w:id="1969" w:author="Maitland, Bryan - FS, ID" w:date="2025-10-08T14:14:00Z" w16du:dateUtc="2025-10-08T20:14:00Z">
          <w:r w:rsidRPr="00613FB6" w:rsidDel="0059488C">
            <w:rPr>
              <w:bCs/>
            </w:rPr>
            <w:delText xml:space="preserve"> Creek</w:delText>
          </w:r>
        </w:del>
      </w:ins>
      <w:del w:id="1970" w:author="Maitland, Bryan - FS, ID" w:date="2025-10-08T14:14:00Z" w16du:dateUtc="2025-10-08T20:14:00Z">
        <w:r w:rsidR="00AE2F22" w:rsidRPr="00613FB6" w:rsidDel="0059488C">
          <w:rPr>
            <w:bCs/>
          </w:rPr>
          <w:delText xml:space="preserve">, while Sulphur </w:delText>
        </w:r>
      </w:del>
      <w:ins w:id="1971" w:author="Thurow, Russ - FS, ID" w:date="2025-09-25T22:01:00Z" w16du:dateUtc="2025-09-26T04:01:00Z">
        <w:del w:id="1972" w:author="Maitland, Bryan - FS, ID" w:date="2025-10-08T14:14:00Z" w16du:dateUtc="2025-10-08T20:14:00Z">
          <w:r w:rsidRPr="00613FB6" w:rsidDel="0059488C">
            <w:rPr>
              <w:bCs/>
            </w:rPr>
            <w:delText xml:space="preserve">Creek </w:delText>
          </w:r>
        </w:del>
      </w:ins>
      <w:del w:id="1973" w:author="Maitland, Bryan - FS, ID" w:date="2025-10-08T14:14:00Z" w16du:dateUtc="2025-10-08T20:14:00Z">
        <w:r w:rsidR="00AE2F22" w:rsidRPr="00613FB6" w:rsidDel="0059488C">
          <w:rPr>
            <w:bCs/>
          </w:rPr>
          <w:delText xml:space="preserve">exhibited significantly earlier </w:delText>
        </w:r>
      </w:del>
      <w:ins w:id="1974" w:author="Thurow, Russ - FS, ID" w:date="2025-09-25T22:01:00Z" w16du:dateUtc="2025-09-26T04:01:00Z">
        <w:del w:id="1975" w:author="Maitland, Bryan - FS, ID" w:date="2025-10-08T14:14:00Z" w16du:dateUtc="2025-10-08T20:14:00Z">
          <w:r w:rsidRPr="00613FB6" w:rsidDel="0059488C">
            <w:rPr>
              <w:bCs/>
            </w:rPr>
            <w:delText xml:space="preserve">spawn </w:delText>
          </w:r>
        </w:del>
      </w:ins>
      <w:del w:id="1976" w:author="Maitland, Bryan - FS, ID" w:date="2025-10-08T14:14:00Z" w16du:dateUtc="2025-10-08T20:14:00Z">
        <w:r w:rsidR="00AE2F22" w:rsidRPr="00613FB6" w:rsidDel="0059488C">
          <w:rPr>
            <w:bCs/>
          </w:rPr>
          <w:delText>timing than all other streams except Elk</w:delText>
        </w:r>
      </w:del>
      <w:ins w:id="1977" w:author="Thurow, Russ - FS, ID" w:date="2025-09-25T22:01:00Z" w16du:dateUtc="2025-09-26T04:01:00Z">
        <w:del w:id="1978" w:author="Maitland, Bryan - FS, ID" w:date="2025-10-08T14:14:00Z" w16du:dateUtc="2025-10-08T20:14:00Z">
          <w:r w:rsidRPr="00613FB6" w:rsidDel="0059488C">
            <w:rPr>
              <w:bCs/>
            </w:rPr>
            <w:delText xml:space="preserve"> Creek</w:delText>
          </w:r>
        </w:del>
      </w:ins>
      <w:del w:id="1979" w:author="Maitland, Bryan - FS, ID" w:date="2025-10-08T14:14:00Z" w16du:dateUtc="2025-10-08T20:14:00Z">
        <w:r w:rsidR="00AE2F22" w:rsidRPr="00613FB6" w:rsidDel="0059488C">
          <w:rPr>
            <w:bCs/>
          </w:rPr>
          <w:delText>. These patterns reflect spatial heterogeneity in temperature and elevation across streams</w:delText>
        </w:r>
      </w:del>
      <w:ins w:id="1980" w:author="Thurow, Russ - FS, ID" w:date="2025-09-25T22:02:00Z" w16du:dateUtc="2025-09-26T04:02:00Z">
        <w:del w:id="1981" w:author="Maitland, Bryan - FS, ID" w:date="2025-10-08T14:14:00Z" w16du:dateUtc="2025-10-08T20:14:00Z">
          <w:r w:rsidR="00225BCA" w:rsidRPr="00613FB6" w:rsidDel="0059488C">
            <w:rPr>
              <w:bCs/>
            </w:rPr>
            <w:delText>,</w:delText>
          </w:r>
        </w:del>
      </w:ins>
      <w:del w:id="1982" w:author="Maitland, Bryan - FS, ID" w:date="2025-10-08T14:14:00Z" w16du:dateUtc="2025-10-08T20:14:00Z">
        <w:r w:rsidR="00AE2F22" w:rsidRPr="00613FB6" w:rsidDel="0059488C">
          <w:rPr>
            <w:bCs/>
          </w:rPr>
          <w:delText xml:space="preserve"> that are not fully captured by fixed effects alone.</w:delText>
        </w:r>
      </w:del>
    </w:p>
    <w:p w14:paraId="7FA0BA4E" w14:textId="3FB05FCF" w:rsidR="000C552A" w:rsidRPr="00613FB6" w:rsidRDefault="00AE2F22" w:rsidP="00225BCA">
      <w:pPr>
        <w:spacing w:line="480" w:lineRule="auto"/>
        <w:ind w:firstLine="720"/>
        <w:rPr>
          <w:bCs/>
        </w:rPr>
      </w:pPr>
      <w:r w:rsidRPr="00613FB6">
        <w:rPr>
          <w:bCs/>
        </w:rPr>
        <w:t>There was a clear trend toward later spawning over the four-year period (</w:t>
      </w:r>
      <w:r w:rsidR="003C4FE6" w:rsidRPr="00613FB6">
        <w:rPr>
          <w:bCs/>
          <w:rPrChange w:id="1983" w:author="Maitland, Bryan - FS, ID" w:date="2025-10-20T12:46:00Z" w16du:dateUtc="2025-10-20T18:46:00Z">
            <w:rPr>
              <w:bCs/>
              <w:highlight w:val="green"/>
            </w:rPr>
          </w:rPrChange>
        </w:rPr>
        <w:t xml:space="preserve">Figure </w:t>
      </w:r>
      <w:ins w:id="1984" w:author="Thurow, Russ - FS, ID" w:date="2025-09-25T22:02:00Z" w16du:dateUtc="2025-09-26T04:02:00Z">
        <w:r w:rsidR="00225BCA" w:rsidRPr="00613FB6">
          <w:rPr>
            <w:bCs/>
            <w:rPrChange w:id="1985" w:author="Maitland, Bryan - FS, ID" w:date="2025-10-20T12:46:00Z" w16du:dateUtc="2025-10-20T18:46:00Z">
              <w:rPr>
                <w:bCs/>
                <w:highlight w:val="green"/>
              </w:rPr>
            </w:rPrChange>
          </w:rPr>
          <w:t>4</w:t>
        </w:r>
      </w:ins>
      <w:ins w:id="1986" w:author="Maitland, Bryan - FS, ID" w:date="2025-10-08T14:14:00Z" w16du:dateUtc="2025-10-08T20:14:00Z">
        <w:r w:rsidR="0059488C" w:rsidRPr="00613FB6">
          <w:rPr>
            <w:bCs/>
            <w:rPrChange w:id="1987" w:author="Maitland, Bryan - FS, ID" w:date="2025-10-20T12:46:00Z" w16du:dateUtc="2025-10-20T18:46:00Z">
              <w:rPr>
                <w:bCs/>
                <w:highlight w:val="green"/>
              </w:rPr>
            </w:rPrChange>
          </w:rPr>
          <w:t>B</w:t>
        </w:r>
      </w:ins>
      <w:ins w:id="1988" w:author="Maitland, Bryan - FS, ID" w:date="2025-10-20T11:20:00Z" w16du:dateUtc="2025-10-20T17:20:00Z">
        <w:r w:rsidR="00A023CD" w:rsidRPr="00613FB6">
          <w:rPr>
            <w:bCs/>
            <w:rPrChange w:id="1989" w:author="Maitland, Bryan - FS, ID" w:date="2025-10-20T12:46:00Z" w16du:dateUtc="2025-10-20T18:46:00Z">
              <w:rPr>
                <w:bCs/>
                <w:highlight w:val="green"/>
              </w:rPr>
            </w:rPrChange>
          </w:rPr>
          <w:t>; Table A4.4</w:t>
        </w:r>
      </w:ins>
      <w:del w:id="1990" w:author="Thurow, Russ - FS, ID" w:date="2025-09-25T22:02:00Z" w16du:dateUtc="2025-09-26T04:02:00Z">
        <w:r w:rsidR="003C4FE6" w:rsidRPr="00613FB6" w:rsidDel="00225BCA">
          <w:rPr>
            <w:bCs/>
            <w:rPrChange w:id="1991" w:author="Maitland, Bryan - FS, ID" w:date="2025-10-20T12:46:00Z" w16du:dateUtc="2025-10-20T18:46:00Z">
              <w:rPr>
                <w:bCs/>
                <w:highlight w:val="green"/>
              </w:rPr>
            </w:rPrChange>
          </w:rPr>
          <w:delText>5</w:delText>
        </w:r>
      </w:del>
      <w:ins w:id="1992" w:author="Maitland, Bryan - FS, ID" w:date="2025-10-08T14:15:00Z" w16du:dateUtc="2025-10-08T20:15:00Z">
        <w:r w:rsidR="0059488C" w:rsidRPr="00613FB6">
          <w:rPr>
            <w:bCs/>
          </w:rPr>
          <w:t>)</w:t>
        </w:r>
      </w:ins>
      <w:del w:id="1993" w:author="Maitland, Bryan - FS, ID" w:date="2025-10-08T14:15:00Z" w16du:dateUtc="2025-10-08T20:15:00Z">
        <w:r w:rsidR="003C4FE6" w:rsidRPr="00613FB6" w:rsidDel="0059488C">
          <w:rPr>
            <w:bCs/>
          </w:rPr>
          <w:delText xml:space="preserve">; </w:delText>
        </w:r>
      </w:del>
      <w:ins w:id="1994" w:author="Thurow, Russ - FS, ID" w:date="2025-10-02T15:16:00Z" w16du:dateUtc="2025-10-02T21:16:00Z">
        <w:del w:id="1995" w:author="Maitland, Bryan - FS, ID" w:date="2025-10-08T14:15:00Z" w16du:dateUtc="2025-10-08T20:15:00Z">
          <w:r w:rsidR="003C66CB" w:rsidRPr="00613FB6" w:rsidDel="0059488C">
            <w:rPr>
              <w:bCs/>
              <w:rPrChange w:id="1996" w:author="Maitland, Bryan - FS, ID" w:date="2025-10-20T12:46:00Z" w16du:dateUtc="2025-10-20T18:46:00Z">
                <w:rPr>
                  <w:bCs/>
                  <w:highlight w:val="cyan"/>
                </w:rPr>
              </w:rPrChange>
            </w:rPr>
            <w:delText>Table S?</w:delText>
          </w:r>
        </w:del>
      </w:ins>
      <w:del w:id="1997" w:author="Maitland, Bryan - FS, ID" w:date="2025-10-08T14:15:00Z" w16du:dateUtc="2025-10-08T20:15:00Z">
        <w:r w:rsidR="003C4FE6" w:rsidRPr="00613FB6" w:rsidDel="0059488C">
          <w:rPr>
            <w:bCs/>
            <w:rPrChange w:id="1998" w:author="Maitland, Bryan - FS, ID" w:date="2025-10-20T12:46:00Z" w16du:dateUtc="2025-10-20T18:46:00Z">
              <w:rPr>
                <w:bCs/>
                <w:highlight w:val="cyan"/>
              </w:rPr>
            </w:rPrChange>
          </w:rPr>
          <w:delText xml:space="preserve">Appendix </w:delText>
        </w:r>
        <w:r w:rsidR="007916B4" w:rsidRPr="00613FB6" w:rsidDel="0059488C">
          <w:rPr>
            <w:bCs/>
            <w:rPrChange w:id="1999" w:author="Maitland, Bryan - FS, ID" w:date="2025-10-20T12:46:00Z" w16du:dateUtc="2025-10-20T18:46:00Z">
              <w:rPr>
                <w:bCs/>
                <w:highlight w:val="cyan"/>
              </w:rPr>
            </w:rPrChange>
          </w:rPr>
          <w:delText>D</w:delText>
        </w:r>
        <w:r w:rsidRPr="00613FB6" w:rsidDel="0059488C">
          <w:rPr>
            <w:bCs/>
          </w:rPr>
          <w:delText>)</w:delText>
        </w:r>
      </w:del>
      <w:r w:rsidRPr="00613FB6">
        <w:rPr>
          <w:bCs/>
        </w:rPr>
        <w:t xml:space="preserve">. Spawning in 2005 occurred significantly later than in all previous years. </w:t>
      </w:r>
      <w:ins w:id="2000" w:author="Thurow, Russ - FS, ID" w:date="2025-09-25T22:03:00Z" w16du:dateUtc="2025-09-26T04:03:00Z">
        <w:r w:rsidR="00225BCA" w:rsidRPr="00613FB6">
          <w:rPr>
            <w:bCs/>
          </w:rPr>
          <w:t>Although d</w:t>
        </w:r>
      </w:ins>
      <w:del w:id="2001" w:author="Thurow, Russ - FS, ID" w:date="2025-09-25T22:03:00Z" w16du:dateUtc="2025-09-26T04:03:00Z">
        <w:r w:rsidRPr="00613FB6" w:rsidDel="00225BCA">
          <w:rPr>
            <w:bCs/>
          </w:rPr>
          <w:delText>D</w:delText>
        </w:r>
      </w:del>
      <w:r w:rsidRPr="00613FB6">
        <w:rPr>
          <w:bCs/>
        </w:rPr>
        <w:t xml:space="preserve">ifferences between 2002 and 2003 were not statistically significant, </w:t>
      </w:r>
      <w:del w:id="2002" w:author="Thurow, Russ - FS, ID" w:date="2025-09-25T22:03:00Z" w16du:dateUtc="2025-09-26T04:03:00Z">
        <w:r w:rsidRPr="00613FB6" w:rsidDel="00225BCA">
          <w:rPr>
            <w:bCs/>
          </w:rPr>
          <w:delText xml:space="preserve">but </w:delText>
        </w:r>
      </w:del>
      <w:r w:rsidRPr="00613FB6">
        <w:rPr>
          <w:bCs/>
        </w:rPr>
        <w:t xml:space="preserve">later years (2004 and especially 2005) were associated with </w:t>
      </w:r>
      <w:del w:id="2003" w:author="Thurow, Russ - FS, ID" w:date="2025-09-25T22:03:00Z" w16du:dateUtc="2025-09-26T04:03:00Z">
        <w:r w:rsidRPr="00613FB6" w:rsidDel="00225BCA">
          <w:rPr>
            <w:bCs/>
          </w:rPr>
          <w:delText xml:space="preserve">a </w:delText>
        </w:r>
      </w:del>
      <w:r w:rsidRPr="00613FB6">
        <w:rPr>
          <w:bCs/>
        </w:rPr>
        <w:t>progressive</w:t>
      </w:r>
      <w:ins w:id="2004" w:author="Thurow, Russ - FS, ID" w:date="2025-09-25T22:03:00Z" w16du:dateUtc="2025-09-26T04:03:00Z">
        <w:r w:rsidR="00225BCA" w:rsidRPr="00613FB6">
          <w:rPr>
            <w:bCs/>
          </w:rPr>
          <w:t xml:space="preserve">ly later </w:t>
        </w:r>
      </w:ins>
      <w:del w:id="2005" w:author="Thurow, Russ - FS, ID" w:date="2025-09-25T22:03:00Z" w16du:dateUtc="2025-09-26T04:03:00Z">
        <w:r w:rsidRPr="00613FB6" w:rsidDel="00225BCA">
          <w:rPr>
            <w:bCs/>
          </w:rPr>
          <w:delText xml:space="preserve"> delay in </w:delText>
        </w:r>
      </w:del>
      <w:r w:rsidRPr="00613FB6">
        <w:rPr>
          <w:bCs/>
        </w:rPr>
        <w:t>mean spawn timing. This temporal shift likely reflects interannual variability in temperature and flow conditions.</w:t>
      </w:r>
    </w:p>
    <w:p w14:paraId="29DE33B6" w14:textId="611AB341" w:rsidR="00AE2F22" w:rsidDel="00EE26BE" w:rsidRDefault="00AE2F22" w:rsidP="00B82334">
      <w:pPr>
        <w:spacing w:after="240" w:line="480" w:lineRule="auto"/>
        <w:ind w:firstLine="720"/>
        <w:rPr>
          <w:del w:id="2006" w:author="Maitland, Bryan - FS, ID" w:date="2025-10-20T13:19:00Z" w16du:dateUtc="2025-10-20T19:19:00Z"/>
          <w:bCs/>
        </w:rPr>
      </w:pPr>
      <w:r w:rsidRPr="00613FB6">
        <w:rPr>
          <w:bCs/>
        </w:rPr>
        <w:t xml:space="preserve">Stream-specific predictions show a consistent pattern: spawn timing increases nonlinearly with 90-day mean </w:t>
      </w:r>
      <w:ins w:id="2007" w:author="Sparks, Morgan - FS, ID" w:date="2025-10-21T10:37:00Z" w16du:dateUtc="2025-10-21T16:37:00Z">
        <w:del w:id="2008" w:author="Maitland, Bryan - FS, ID" w:date="2025-10-21T13:54:00Z" w16du:dateUtc="2025-10-21T19:54:00Z">
          <w:r w:rsidR="008012B4" w:rsidDel="00F40C69">
            <w:rPr>
              <w:bCs/>
            </w:rPr>
            <w:delText>at</w:delText>
          </w:r>
        </w:del>
      </w:ins>
      <w:ins w:id="2009" w:author="Sparks, Morgan - FS, ID" w:date="2025-10-21T10:38:00Z" w16du:dateUtc="2025-10-21T16:38:00Z">
        <w:del w:id="2010" w:author="Maitland, Bryan - FS, ID" w:date="2025-10-21T13:54:00Z" w16du:dateUtc="2025-10-21T19:54:00Z">
          <w:r w:rsidR="008012B4" w:rsidDel="00F40C69">
            <w:rPr>
              <w:bCs/>
            </w:rPr>
            <w:delText>e</w:delText>
          </w:r>
        </w:del>
      </w:ins>
      <w:ins w:id="2011" w:author="Sparks, Morgan - FS, ID" w:date="2025-10-21T10:37:00Z" w16du:dateUtc="2025-10-21T16:37:00Z">
        <w:del w:id="2012" w:author="Maitland, Bryan - FS, ID" w:date="2025-10-21T13:54:00Z" w16du:dateUtc="2025-10-21T19:54:00Z">
          <w:r w:rsidR="008012B4" w:rsidDel="00F40C69">
            <w:rPr>
              <w:bCs/>
            </w:rPr>
            <w:delText>cedent</w:delText>
          </w:r>
        </w:del>
      </w:ins>
      <w:ins w:id="2013" w:author="Maitland, Bryan - FS, ID" w:date="2025-10-21T13:54:00Z" w16du:dateUtc="2025-10-21T19:54:00Z">
        <w:r w:rsidR="00F40C69">
          <w:rPr>
            <w:bCs/>
          </w:rPr>
          <w:t>antecedent</w:t>
        </w:r>
      </w:ins>
      <w:ins w:id="2014" w:author="Sparks, Morgan - FS, ID" w:date="2025-10-21T10:37:00Z" w16du:dateUtc="2025-10-21T16:37:00Z">
        <w:r w:rsidR="008012B4">
          <w:rPr>
            <w:bCs/>
          </w:rPr>
          <w:t xml:space="preserve"> </w:t>
        </w:r>
      </w:ins>
      <w:r w:rsidRPr="00613FB6">
        <w:rPr>
          <w:bCs/>
        </w:rPr>
        <w:t>stream temperature, leveling off at high temperatures (</w:t>
      </w:r>
      <w:r w:rsidRPr="00613FB6">
        <w:rPr>
          <w:bCs/>
          <w:rPrChange w:id="2015" w:author="Maitland, Bryan - FS, ID" w:date="2025-10-20T12:46:00Z" w16du:dateUtc="2025-10-20T18:46:00Z">
            <w:rPr>
              <w:bCs/>
              <w:highlight w:val="green"/>
            </w:rPr>
          </w:rPrChange>
        </w:rPr>
        <w:t xml:space="preserve">Figure </w:t>
      </w:r>
      <w:r w:rsidR="00DC0800" w:rsidRPr="00613FB6">
        <w:rPr>
          <w:bCs/>
          <w:rPrChange w:id="2016" w:author="Maitland, Bryan - FS, ID" w:date="2025-10-20T12:46:00Z" w16du:dateUtc="2025-10-20T18:46:00Z">
            <w:rPr>
              <w:bCs/>
              <w:highlight w:val="green"/>
            </w:rPr>
          </w:rPrChange>
        </w:rPr>
        <w:t>5</w:t>
      </w:r>
      <w:r w:rsidRPr="00613FB6">
        <w:rPr>
          <w:bCs/>
        </w:rPr>
        <w:t xml:space="preserve">). This plateau is consistent with biological expectations, as spawning may be constrained by environmental or physiological thresholds. Stream-to-stream variation in predicted timing reflects both fixed stream effects and COMID-specific random intercepts and slopes. Year-specific predictions similarly show consistent thermal responses across years, with modest offsets in average spawn timing due to year effects. </w:t>
      </w:r>
    </w:p>
    <w:p w14:paraId="2BFCEA83" w14:textId="77777777" w:rsidR="00EE26BE" w:rsidRDefault="00EE26BE" w:rsidP="00B71A3D">
      <w:pPr>
        <w:spacing w:line="480" w:lineRule="auto"/>
        <w:rPr>
          <w:ins w:id="2017" w:author="Maitland, Bryan - FS, ID" w:date="2025-10-20T13:19:00Z" w16du:dateUtc="2025-10-20T19:19:00Z"/>
          <w:bCs/>
        </w:rPr>
      </w:pPr>
    </w:p>
    <w:p w14:paraId="4BB0454D" w14:textId="77777777" w:rsidR="00EE26BE" w:rsidRPr="00613FB6" w:rsidRDefault="00EE26BE" w:rsidP="00B82334">
      <w:pPr>
        <w:spacing w:after="240" w:line="480" w:lineRule="auto"/>
        <w:ind w:firstLine="720"/>
        <w:rPr>
          <w:ins w:id="2018" w:author="Maitland, Bryan - FS, ID" w:date="2025-10-20T13:19:00Z" w16du:dateUtc="2025-10-20T19:19:00Z"/>
          <w:bCs/>
        </w:rPr>
      </w:pPr>
    </w:p>
    <w:p w14:paraId="4C728D68" w14:textId="3A3F2AD7" w:rsidR="00AE2F22" w:rsidRPr="00613FB6" w:rsidDel="00B813EE" w:rsidRDefault="00AE2F22">
      <w:pPr>
        <w:spacing w:after="240" w:line="480" w:lineRule="auto"/>
        <w:ind w:firstLine="720"/>
        <w:rPr>
          <w:del w:id="2019" w:author="Maitland, Bryan - FS, ID" w:date="2025-10-20T12:26:00Z" w16du:dateUtc="2025-10-20T18:26:00Z"/>
          <w:bCs/>
        </w:rPr>
        <w:pPrChange w:id="2020" w:author="Maitland, Bryan - FS, ID" w:date="2025-10-20T13:19:00Z" w16du:dateUtc="2025-10-20T19:19:00Z">
          <w:pPr>
            <w:spacing w:after="240" w:line="480" w:lineRule="auto"/>
          </w:pPr>
        </w:pPrChange>
      </w:pPr>
      <w:commentRangeStart w:id="2021"/>
      <w:commentRangeStart w:id="2022"/>
      <w:del w:id="2023" w:author="Maitland, Bryan - FS, ID" w:date="2025-10-20T12:22:00Z" w16du:dateUtc="2025-10-20T18:22:00Z">
        <w:r w:rsidRPr="00613FB6" w:rsidDel="00B813EE">
          <w:rPr>
            <w:bCs/>
            <w:noProof/>
          </w:rPr>
          <w:drawing>
            <wp:inline distT="0" distB="0" distL="0" distR="0" wp14:anchorId="0FD3701D" wp14:editId="0ADFB0AC">
              <wp:extent cx="5343896" cy="3131546"/>
              <wp:effectExtent l="0" t="0" r="0" b="0"/>
              <wp:docPr id="290518523" name="Picture 4"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8523" name="Picture 4" descr="Chart, scatter cha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346770" cy="3133230"/>
                      </a:xfrm>
                      <a:prstGeom prst="rect">
                        <a:avLst/>
                      </a:prstGeom>
                    </pic:spPr>
                  </pic:pic>
                </a:graphicData>
              </a:graphic>
            </wp:inline>
          </w:drawing>
        </w:r>
      </w:del>
    </w:p>
    <w:p w14:paraId="61A7A2C6" w14:textId="29F6EFB4" w:rsidR="00AE2F22" w:rsidRPr="00613FB6" w:rsidDel="00B813EE" w:rsidRDefault="00AE2F22" w:rsidP="00B71A3D">
      <w:pPr>
        <w:rPr>
          <w:ins w:id="2024" w:author="Thurow, Russ - FS, ID" w:date="2025-09-25T22:15:00Z" w16du:dateUtc="2025-09-26T04:15:00Z"/>
          <w:del w:id="2025" w:author="Maitland, Bryan - FS, ID" w:date="2025-10-20T12:26:00Z" w16du:dateUtc="2025-10-20T18:26:00Z"/>
          <w:bCs/>
        </w:rPr>
      </w:pPr>
      <w:del w:id="2026" w:author="Maitland, Bryan - FS, ID" w:date="2025-10-20T12:26:00Z" w16du:dateUtc="2025-10-20T18:26:00Z">
        <w:r w:rsidRPr="00613FB6" w:rsidDel="00B813EE">
          <w:rPr>
            <w:bCs/>
          </w:rPr>
          <w:delText xml:space="preserve">Figure </w:delText>
        </w:r>
        <w:r w:rsidR="00DC0800" w:rsidRPr="00613FB6" w:rsidDel="00B813EE">
          <w:rPr>
            <w:bCs/>
          </w:rPr>
          <w:delText>5</w:delText>
        </w:r>
        <w:r w:rsidRPr="00613FB6" w:rsidDel="00B813EE">
          <w:rPr>
            <w:bCs/>
          </w:rPr>
          <w:delText xml:space="preserve">. </w:delText>
        </w:r>
        <w:commentRangeStart w:id="2027"/>
        <w:r w:rsidRPr="00613FB6" w:rsidDel="00B813EE">
          <w:rPr>
            <w:bCs/>
          </w:rPr>
          <w:delText>Predicted</w:delText>
        </w:r>
        <w:commentRangeEnd w:id="2027"/>
        <w:r w:rsidR="004A5CE0" w:rsidRPr="00613FB6" w:rsidDel="00B813EE">
          <w:rPr>
            <w:rStyle w:val="CommentReference"/>
          </w:rPr>
          <w:commentReference w:id="2027"/>
        </w:r>
        <w:r w:rsidRPr="00613FB6" w:rsidDel="00B813EE">
          <w:rPr>
            <w:bCs/>
          </w:rPr>
          <w:delText xml:space="preserve"> relationship between spawn timing and 90-day pre-spawn mean temperature by stream and year. Lines represent model predictions from the final mixed-effects model. Colored points </w:delText>
        </w:r>
      </w:del>
      <w:ins w:id="2028" w:author="Thurow, Russ - FS, ID" w:date="2025-09-25T22:14:00Z" w16du:dateUtc="2025-09-26T04:14:00Z">
        <w:del w:id="2029" w:author="Maitland, Bryan - FS, ID" w:date="2025-10-20T12:26:00Z" w16du:dateUtc="2025-10-20T18:26:00Z">
          <w:r w:rsidR="00B71A3D" w:rsidRPr="00613FB6" w:rsidDel="00B813EE">
            <w:rPr>
              <w:bCs/>
            </w:rPr>
            <w:delText>illustrate</w:delText>
          </w:r>
        </w:del>
      </w:ins>
      <w:del w:id="2030" w:author="Maitland, Bryan - FS, ID" w:date="2025-10-20T12:26:00Z" w16du:dateUtc="2025-10-20T18:26:00Z">
        <w:r w:rsidRPr="00613FB6" w:rsidDel="00B813EE">
          <w:rPr>
            <w:bCs/>
          </w:rPr>
          <w:delText xml:space="preserve">show observed </w:delText>
        </w:r>
      </w:del>
      <w:ins w:id="2031" w:author="Thurow, Russ - FS, ID" w:date="2025-09-25T22:15:00Z" w16du:dateUtc="2025-09-26T04:15:00Z">
        <w:del w:id="2032" w:author="Maitland, Bryan - FS, ID" w:date="2025-10-20T12:26:00Z" w16du:dateUtc="2025-10-20T18:26:00Z">
          <w:r w:rsidR="00B71A3D" w:rsidRPr="00613FB6" w:rsidDel="00B813EE">
            <w:rPr>
              <w:bCs/>
            </w:rPr>
            <w:delText>spawn</w:delText>
          </w:r>
        </w:del>
      </w:ins>
      <w:del w:id="2033" w:author="Maitland, Bryan - FS, ID" w:date="2025-10-20T12:26:00Z" w16du:dateUtc="2025-10-20T18:26:00Z">
        <w:r w:rsidRPr="00613FB6" w:rsidDel="00B813EE">
          <w:rPr>
            <w:bCs/>
          </w:rPr>
          <w:delText>redd timing, shaded ribbons represent 95% confidence intervals for predictions.</w:delText>
        </w:r>
      </w:del>
    </w:p>
    <w:p w14:paraId="2D773016" w14:textId="77777777" w:rsidR="00B71A3D" w:rsidRPr="00613FB6" w:rsidDel="00EE26BE" w:rsidRDefault="00B71A3D" w:rsidP="00B71A3D">
      <w:pPr>
        <w:rPr>
          <w:del w:id="2034" w:author="Maitland, Bryan - FS, ID" w:date="2025-10-20T13:19:00Z" w16du:dateUtc="2025-10-20T19:19:00Z"/>
          <w:bCs/>
        </w:rPr>
      </w:pPr>
    </w:p>
    <w:p w14:paraId="771C7785" w14:textId="1A18A820" w:rsidR="00AE2F22" w:rsidRPr="00CD6A4D" w:rsidRDefault="00AE2F22" w:rsidP="00B71A3D">
      <w:pPr>
        <w:spacing w:line="480" w:lineRule="auto"/>
        <w:rPr>
          <w:b/>
          <w:i/>
          <w:iCs/>
          <w:rPrChange w:id="2035" w:author="Maitland, Bryan - FS, ID" w:date="2025-10-21T14:03:00Z" w16du:dateUtc="2025-10-21T20:03:00Z">
            <w:rPr>
              <w:b/>
            </w:rPr>
          </w:rPrChange>
        </w:rPr>
      </w:pPr>
      <w:bookmarkStart w:id="2036" w:name="_Hlk211944236"/>
      <w:del w:id="2037" w:author="Maitland, Bryan - FS, ID" w:date="2025-10-21T14:03:00Z" w16du:dateUtc="2025-10-21T20:03:00Z">
        <w:r w:rsidRPr="00CD6A4D" w:rsidDel="00CD6A4D">
          <w:rPr>
            <w:b/>
            <w:i/>
            <w:iCs/>
            <w:rPrChange w:id="2038" w:author="Maitland, Bryan - FS, ID" w:date="2025-10-21T14:03:00Z" w16du:dateUtc="2025-10-21T20:03:00Z">
              <w:rPr>
                <w:b/>
              </w:rPr>
            </w:rPrChange>
          </w:rPr>
          <w:delText>3.5 </w:delText>
        </w:r>
      </w:del>
      <w:r w:rsidRPr="00CD6A4D">
        <w:rPr>
          <w:b/>
          <w:i/>
          <w:iCs/>
          <w:rPrChange w:id="2039" w:author="Maitland, Bryan - FS, ID" w:date="2025-10-21T14:03:00Z" w16du:dateUtc="2025-10-21T20:03:00Z">
            <w:rPr>
              <w:b/>
            </w:rPr>
          </w:rPrChange>
        </w:rPr>
        <w:t xml:space="preserve">Group-level effects </w:t>
      </w:r>
      <w:commentRangeEnd w:id="2021"/>
      <w:r w:rsidR="008012B4" w:rsidRPr="00CD6A4D">
        <w:rPr>
          <w:rStyle w:val="CommentReference"/>
          <w:i/>
          <w:iCs/>
          <w:rPrChange w:id="2040" w:author="Maitland, Bryan - FS, ID" w:date="2025-10-21T14:03:00Z" w16du:dateUtc="2025-10-21T20:03:00Z">
            <w:rPr>
              <w:rStyle w:val="CommentReference"/>
            </w:rPr>
          </w:rPrChange>
        </w:rPr>
        <w:commentReference w:id="2021"/>
      </w:r>
      <w:commentRangeEnd w:id="2022"/>
      <w:r w:rsidR="00B35ACD" w:rsidRPr="00CD6A4D">
        <w:rPr>
          <w:rStyle w:val="CommentReference"/>
          <w:i/>
          <w:iCs/>
          <w:rPrChange w:id="2041" w:author="Maitland, Bryan - FS, ID" w:date="2025-10-21T14:03:00Z" w16du:dateUtc="2025-10-21T20:03:00Z">
            <w:rPr>
              <w:rStyle w:val="CommentReference"/>
            </w:rPr>
          </w:rPrChange>
        </w:rPr>
        <w:commentReference w:id="2022"/>
      </w:r>
      <w:r w:rsidRPr="00CD6A4D">
        <w:rPr>
          <w:b/>
          <w:i/>
          <w:iCs/>
          <w:rPrChange w:id="2042" w:author="Maitland, Bryan - FS, ID" w:date="2025-10-21T14:03:00Z" w16du:dateUtc="2025-10-21T20:03:00Z">
            <w:rPr>
              <w:b/>
            </w:rPr>
          </w:rPrChange>
        </w:rPr>
        <w:t>(</w:t>
      </w:r>
      <w:r w:rsidR="00D365CD" w:rsidRPr="00CD6A4D">
        <w:rPr>
          <w:b/>
          <w:i/>
          <w:iCs/>
          <w:rPrChange w:id="2043" w:author="Maitland, Bryan - FS, ID" w:date="2025-10-21T14:03:00Z" w16du:dateUtc="2025-10-21T20:03:00Z">
            <w:rPr>
              <w:b/>
            </w:rPr>
          </w:rPrChange>
        </w:rPr>
        <w:t xml:space="preserve">stream-reach / COMID </w:t>
      </w:r>
      <w:r w:rsidRPr="00CD6A4D">
        <w:rPr>
          <w:b/>
          <w:i/>
          <w:iCs/>
          <w:rPrChange w:id="2044" w:author="Maitland, Bryan - FS, ID" w:date="2025-10-21T14:03:00Z" w16du:dateUtc="2025-10-21T20:03:00Z">
            <w:rPr>
              <w:b/>
            </w:rPr>
          </w:rPrChange>
        </w:rPr>
        <w:t>deviations from fixed</w:t>
      </w:r>
      <w:r w:rsidR="00D365CD" w:rsidRPr="00CD6A4D">
        <w:rPr>
          <w:b/>
          <w:i/>
          <w:iCs/>
          <w:rPrChange w:id="2045" w:author="Maitland, Bryan - FS, ID" w:date="2025-10-21T14:03:00Z" w16du:dateUtc="2025-10-21T20:03:00Z">
            <w:rPr>
              <w:b/>
            </w:rPr>
          </w:rPrChange>
        </w:rPr>
        <w:t xml:space="preserve"> / population</w:t>
      </w:r>
      <w:r w:rsidRPr="00CD6A4D">
        <w:rPr>
          <w:b/>
          <w:i/>
          <w:iCs/>
          <w:rPrChange w:id="2046" w:author="Maitland, Bryan - FS, ID" w:date="2025-10-21T14:03:00Z" w16du:dateUtc="2025-10-21T20:03:00Z">
            <w:rPr>
              <w:b/>
            </w:rPr>
          </w:rPrChange>
        </w:rPr>
        <w:t xml:space="preserve"> effects)</w:t>
      </w:r>
    </w:p>
    <w:p w14:paraId="629FDAD6" w14:textId="0C19E5C6" w:rsidR="008336C8" w:rsidRPr="008336C8" w:rsidRDefault="00AE2F22" w:rsidP="008336C8">
      <w:pPr>
        <w:spacing w:line="480" w:lineRule="auto"/>
        <w:rPr>
          <w:ins w:id="2047" w:author="Maitland, Bryan - FS, ID" w:date="2025-10-21T13:21:00Z"/>
          <w:bCs/>
        </w:rPr>
      </w:pPr>
      <w:r w:rsidRPr="00613FB6">
        <w:rPr>
          <w:bCs/>
        </w:rPr>
        <w:t>Random intercepts and slopes</w:t>
      </w:r>
      <w:ins w:id="2048" w:author="Maitland, Bryan - FS, ID" w:date="2025-10-20T13:19:00Z" w16du:dateUtc="2025-10-20T19:19:00Z">
        <w:r w:rsidR="00EE26BE">
          <w:rPr>
            <w:bCs/>
          </w:rPr>
          <w:t xml:space="preserve"> </w:t>
        </w:r>
        <w:del w:id="2049" w:author="Sparks, Morgan - FS, ID" w:date="2025-10-21T12:32:00Z" w16du:dateUtc="2025-10-21T18:32:00Z">
          <w:r w:rsidR="00EE26BE" w:rsidDel="00AD205B">
            <w:rPr>
              <w:bCs/>
            </w:rPr>
            <w:delText>for temperature</w:delText>
          </w:r>
        </w:del>
      </w:ins>
      <w:del w:id="2050" w:author="Sparks, Morgan - FS, ID" w:date="2025-10-21T12:32:00Z" w16du:dateUtc="2025-10-21T18:32:00Z">
        <w:r w:rsidRPr="00613FB6" w:rsidDel="00AD205B">
          <w:rPr>
            <w:bCs/>
          </w:rPr>
          <w:delText xml:space="preserve"> </w:delText>
        </w:r>
      </w:del>
      <w:r w:rsidRPr="00613FB6">
        <w:rPr>
          <w:bCs/>
        </w:rPr>
        <w:t xml:space="preserve">varied considerably among COMIDs, reflecting </w:t>
      </w:r>
      <w:ins w:id="2051" w:author="Maitland, Bryan - FS, ID" w:date="2025-10-21T13:14:00Z" w16du:dateUtc="2025-10-21T19:14:00Z">
        <w:r w:rsidR="008D547E">
          <w:rPr>
            <w:bCs/>
          </w:rPr>
          <w:t xml:space="preserve">substantial </w:t>
        </w:r>
      </w:ins>
      <w:r w:rsidRPr="00613FB6">
        <w:rPr>
          <w:bCs/>
        </w:rPr>
        <w:t xml:space="preserve">spatial heterogeneity </w:t>
      </w:r>
      <w:del w:id="2052" w:author="Sparks, Morgan - FS, ID" w:date="2025-10-21T12:32:00Z" w16du:dateUtc="2025-10-21T18:32:00Z">
        <w:r w:rsidRPr="00613FB6" w:rsidDel="00AD205B">
          <w:rPr>
            <w:bCs/>
          </w:rPr>
          <w:delText xml:space="preserve">in both </w:delText>
        </w:r>
      </w:del>
      <w:del w:id="2053" w:author="Sparks, Morgan - FS, ID" w:date="2025-10-21T10:47:00Z" w16du:dateUtc="2025-10-21T16:47:00Z">
        <w:r w:rsidRPr="00613FB6" w:rsidDel="008012B4">
          <w:rPr>
            <w:bCs/>
          </w:rPr>
          <w:delText xml:space="preserve">average </w:delText>
        </w:r>
      </w:del>
      <w:del w:id="2054" w:author="Sparks, Morgan - FS, ID" w:date="2025-10-21T12:32:00Z" w16du:dateUtc="2025-10-21T18:32:00Z">
        <w:r w:rsidRPr="00613FB6" w:rsidDel="00AD205B">
          <w:rPr>
            <w:bCs/>
          </w:rPr>
          <w:delText xml:space="preserve">spawn timing and thermal sensitivity </w:delText>
        </w:r>
      </w:del>
      <w:r w:rsidRPr="00613FB6">
        <w:rPr>
          <w:bCs/>
        </w:rPr>
        <w:t>(</w:t>
      </w:r>
      <w:r w:rsidRPr="00613FB6">
        <w:rPr>
          <w:bCs/>
          <w:rPrChange w:id="2055" w:author="Maitland, Bryan - FS, ID" w:date="2025-10-20T12:46:00Z" w16du:dateUtc="2025-10-20T18:46:00Z">
            <w:rPr>
              <w:bCs/>
              <w:highlight w:val="green"/>
            </w:rPr>
          </w:rPrChange>
        </w:rPr>
        <w:t xml:space="preserve">Figure </w:t>
      </w:r>
      <w:r w:rsidR="00DC0800" w:rsidRPr="00613FB6">
        <w:rPr>
          <w:bCs/>
          <w:rPrChange w:id="2056" w:author="Maitland, Bryan - FS, ID" w:date="2025-10-20T12:46:00Z" w16du:dateUtc="2025-10-20T18:46:00Z">
            <w:rPr>
              <w:bCs/>
              <w:highlight w:val="green"/>
            </w:rPr>
          </w:rPrChange>
        </w:rPr>
        <w:t>6</w:t>
      </w:r>
      <w:r w:rsidRPr="00613FB6">
        <w:rPr>
          <w:bCs/>
          <w:rPrChange w:id="2057" w:author="Maitland, Bryan - FS, ID" w:date="2025-10-20T12:46:00Z" w16du:dateUtc="2025-10-20T18:46:00Z">
            <w:rPr>
              <w:bCs/>
              <w:highlight w:val="green"/>
            </w:rPr>
          </w:rPrChange>
        </w:rPr>
        <w:t>A</w:t>
      </w:r>
      <w:r w:rsidRPr="00613FB6">
        <w:rPr>
          <w:bCs/>
        </w:rPr>
        <w:t>).</w:t>
      </w:r>
      <w:ins w:id="2058" w:author="Sparks, Morgan - FS, ID" w:date="2025-10-21T10:44:00Z" w16du:dateUtc="2025-10-21T16:44:00Z">
        <w:r w:rsidR="008012B4">
          <w:rPr>
            <w:bCs/>
          </w:rPr>
          <w:t xml:space="preserve"> We interpreted </w:t>
        </w:r>
      </w:ins>
      <w:ins w:id="2059" w:author="Maitland, Bryan - FS, ID" w:date="2025-10-21T13:14:00Z" w16du:dateUtc="2025-10-21T19:14:00Z">
        <w:r w:rsidR="008D547E">
          <w:rPr>
            <w:bCs/>
          </w:rPr>
          <w:t xml:space="preserve">random </w:t>
        </w:r>
      </w:ins>
      <w:ins w:id="2060" w:author="Sparks, Morgan - FS, ID" w:date="2025-10-21T10:44:00Z" w16du:dateUtc="2025-10-21T16:44:00Z">
        <w:r w:rsidR="008012B4">
          <w:rPr>
            <w:bCs/>
          </w:rPr>
          <w:t xml:space="preserve">intercepts as </w:t>
        </w:r>
      </w:ins>
      <w:ins w:id="2061" w:author="Maitland, Bryan - FS, ID" w:date="2025-10-21T13:14:00Z" w16du:dateUtc="2025-10-21T19:14:00Z">
        <w:r w:rsidR="008D547E">
          <w:rPr>
            <w:bCs/>
          </w:rPr>
          <w:t xml:space="preserve">each </w:t>
        </w:r>
      </w:ins>
      <w:ins w:id="2062" w:author="Sparks, Morgan - FS, ID" w:date="2025-10-21T10:44:00Z" w16du:dateUtc="2025-10-21T16:44:00Z">
        <w:del w:id="2063" w:author="Maitland, Bryan - FS, ID" w:date="2025-10-21T13:14:00Z" w16du:dateUtc="2025-10-21T19:14:00Z">
          <w:r w:rsidR="008012B4" w:rsidDel="008D547E">
            <w:rPr>
              <w:bCs/>
            </w:rPr>
            <w:delText xml:space="preserve">the </w:delText>
          </w:r>
        </w:del>
      </w:ins>
      <w:ins w:id="2064" w:author="Sparks, Morgan - FS, ID" w:date="2025-10-21T10:45:00Z" w16du:dateUtc="2025-10-21T16:45:00Z">
        <w:r w:rsidR="008012B4">
          <w:rPr>
            <w:bCs/>
          </w:rPr>
          <w:t>reach</w:t>
        </w:r>
      </w:ins>
      <w:ins w:id="2065" w:author="Maitland, Bryan - FS, ID" w:date="2025-10-21T13:14:00Z" w16du:dateUtc="2025-10-21T19:14:00Z">
        <w:r w:rsidR="008D547E">
          <w:rPr>
            <w:bCs/>
          </w:rPr>
          <w:t>’s</w:t>
        </w:r>
      </w:ins>
      <w:ins w:id="2066" w:author="Sparks, Morgan - FS, ID" w:date="2025-10-21T10:45:00Z" w16du:dateUtc="2025-10-21T16:45:00Z">
        <w:del w:id="2067" w:author="Maitland, Bryan - FS, ID" w:date="2025-10-21T13:14:00Z" w16du:dateUtc="2025-10-21T19:14:00Z">
          <w:r w:rsidR="008012B4" w:rsidDel="008D547E">
            <w:rPr>
              <w:bCs/>
            </w:rPr>
            <w:delText>-level</w:delText>
          </w:r>
        </w:del>
        <w:r w:rsidR="008012B4">
          <w:rPr>
            <w:bCs/>
          </w:rPr>
          <w:t xml:space="preserve"> </w:t>
        </w:r>
      </w:ins>
      <w:ins w:id="2068" w:author="Maitland, Bryan - FS, ID" w:date="2025-10-21T13:14:00Z" w16du:dateUtc="2025-10-21T19:14:00Z">
        <w:r w:rsidR="008D547E">
          <w:rPr>
            <w:bCs/>
          </w:rPr>
          <w:t xml:space="preserve">average </w:t>
        </w:r>
      </w:ins>
      <w:ins w:id="2069" w:author="Sparks, Morgan - FS, ID" w:date="2025-10-21T12:28:00Z" w16du:dateUtc="2025-10-21T18:28:00Z">
        <w:del w:id="2070" w:author="Maitland, Bryan - FS, ID" w:date="2025-10-21T13:15:00Z" w16du:dateUtc="2025-10-21T19:15:00Z">
          <w:r w:rsidR="00AD205B" w:rsidDel="008D547E">
            <w:rPr>
              <w:bCs/>
            </w:rPr>
            <w:delText>variation</w:delText>
          </w:r>
        </w:del>
      </w:ins>
      <w:ins w:id="2071" w:author="Maitland, Bryan - FS, ID" w:date="2025-10-21T13:15:00Z" w16du:dateUtc="2025-10-21T19:15:00Z">
        <w:r w:rsidR="008D547E">
          <w:rPr>
            <w:bCs/>
          </w:rPr>
          <w:t>deviation</w:t>
        </w:r>
      </w:ins>
      <w:ins w:id="2072" w:author="Sparks, Morgan - FS, ID" w:date="2025-10-21T12:28:00Z" w16du:dateUtc="2025-10-21T18:28:00Z">
        <w:r w:rsidR="00AD205B">
          <w:rPr>
            <w:bCs/>
          </w:rPr>
          <w:t xml:space="preserve"> </w:t>
        </w:r>
        <w:del w:id="2073" w:author="Maitland, Bryan - FS, ID" w:date="2025-10-21T13:15:00Z" w16du:dateUtc="2025-10-21T19:15:00Z">
          <w:r w:rsidR="00AD205B" w:rsidDel="008D547E">
            <w:rPr>
              <w:bCs/>
            </w:rPr>
            <w:delText>around</w:delText>
          </w:r>
        </w:del>
      </w:ins>
      <w:ins w:id="2074" w:author="Sparks, Morgan - FS, ID" w:date="2025-10-21T10:45:00Z" w16du:dateUtc="2025-10-21T16:45:00Z">
        <w:del w:id="2075" w:author="Maitland, Bryan - FS, ID" w:date="2025-10-21T13:15:00Z" w16du:dateUtc="2025-10-21T19:15:00Z">
          <w:r w:rsidR="008012B4" w:rsidDel="008D547E">
            <w:rPr>
              <w:bCs/>
            </w:rPr>
            <w:delText xml:space="preserve"> a global average </w:delText>
          </w:r>
        </w:del>
      </w:ins>
      <w:ins w:id="2076" w:author="Maitland, Bryan - FS, ID" w:date="2025-10-21T13:15:00Z" w16du:dateUtc="2025-10-21T19:15:00Z">
        <w:r w:rsidR="008D547E">
          <w:rPr>
            <w:bCs/>
          </w:rPr>
          <w:t xml:space="preserve">from the population-wide mean </w:t>
        </w:r>
      </w:ins>
      <w:ins w:id="2077" w:author="Sparks, Morgan - FS, ID" w:date="2025-10-21T10:45:00Z" w16du:dateUtc="2025-10-21T16:45:00Z">
        <w:r w:rsidR="008012B4">
          <w:rPr>
            <w:bCs/>
          </w:rPr>
          <w:t>spawn timing</w:t>
        </w:r>
      </w:ins>
      <w:ins w:id="2078" w:author="Maitland, Bryan - FS, ID" w:date="2025-10-21T13:15:00Z" w16du:dateUtc="2025-10-21T19:15:00Z">
        <w:r w:rsidR="008D547E">
          <w:rPr>
            <w:bCs/>
          </w:rPr>
          <w:t xml:space="preserve">, after accounting for fixed effects. </w:t>
        </w:r>
      </w:ins>
      <w:ins w:id="2079" w:author="Maitland, Bryan - FS, ID" w:date="2025-10-21T13:27:00Z" w16du:dateUtc="2025-10-21T19:27:00Z">
        <w:r w:rsidR="008336C8">
          <w:rPr>
            <w:bCs/>
          </w:rPr>
          <w:t>A</w:t>
        </w:r>
      </w:ins>
      <w:ins w:id="2080" w:author="Maitland, Bryan - FS, ID" w:date="2025-10-21T13:16:00Z">
        <w:r w:rsidR="008D547E" w:rsidRPr="008D547E">
          <w:rPr>
            <w:bCs/>
          </w:rPr>
          <w:t xml:space="preserve"> positive </w:t>
        </w:r>
        <w:r w:rsidR="008D547E" w:rsidRPr="008D547E">
          <w:rPr>
            <w:bCs/>
          </w:rPr>
          <w:lastRenderedPageBreak/>
          <w:t>intercept indicates a reach where fish tend to spawn later than expected given temperature, stream, and year effects, whereas a negative intercept indicates earlier spawning relative to that population-wide expectation.</w:t>
        </w:r>
      </w:ins>
      <w:ins w:id="2081" w:author="Sparks, Morgan - FS, ID" w:date="2025-10-21T10:46:00Z" w16du:dateUtc="2025-10-21T16:46:00Z">
        <w:del w:id="2082" w:author="Maitland, Bryan - FS, ID" w:date="2025-10-21T13:16:00Z" w16du:dateUtc="2025-10-21T19:16:00Z">
          <w:r w:rsidR="008012B4" w:rsidDel="008D547E">
            <w:rPr>
              <w:bCs/>
            </w:rPr>
            <w:delText xml:space="preserve"> </w:delText>
          </w:r>
        </w:del>
      </w:ins>
      <w:ins w:id="2083" w:author="Sparks, Morgan - FS, ID" w:date="2025-10-21T10:47:00Z" w16du:dateUtc="2025-10-21T16:47:00Z">
        <w:del w:id="2084" w:author="Maitland, Bryan - FS, ID" w:date="2025-10-21T13:16:00Z" w16du:dateUtc="2025-10-21T19:16:00Z">
          <w:r w:rsidR="008012B4" w:rsidDel="008D547E">
            <w:rPr>
              <w:bCs/>
            </w:rPr>
            <w:delText>(</w:delText>
          </w:r>
        </w:del>
      </w:ins>
      <w:ins w:id="2085" w:author="Sparks, Morgan - FS, ID" w:date="2025-10-21T12:28:00Z" w16du:dateUtc="2025-10-21T18:28:00Z">
        <w:del w:id="2086" w:author="Maitland, Bryan - FS, ID" w:date="2025-10-21T13:16:00Z" w16du:dateUtc="2025-10-21T19:16:00Z">
          <w:r w:rsidR="00AD205B" w:rsidRPr="00AD205B" w:rsidDel="008D547E">
            <w:rPr>
              <w:bCs/>
              <w:highlight w:val="yellow"/>
              <w:rPrChange w:id="2087" w:author="Sparks, Morgan - FS, ID" w:date="2025-10-21T12:28:00Z" w16du:dateUtc="2025-10-21T18:28:00Z">
                <w:rPr>
                  <w:bCs/>
                </w:rPr>
              </w:rPrChange>
            </w:rPr>
            <w:delText>add term here</w:delText>
          </w:r>
        </w:del>
      </w:ins>
      <w:ins w:id="2088" w:author="Sparks, Morgan - FS, ID" w:date="2025-10-21T10:47:00Z" w16du:dateUtc="2025-10-21T16:47:00Z">
        <w:del w:id="2089" w:author="Maitland, Bryan - FS, ID" w:date="2025-10-21T13:16:00Z" w16du:dateUtc="2025-10-21T19:16:00Z">
          <w:r w:rsidR="008012B4" w:rsidDel="008D547E">
            <w:rPr>
              <w:bCs/>
            </w:rPr>
            <w:delText>)</w:delText>
          </w:r>
        </w:del>
      </w:ins>
      <w:ins w:id="2090" w:author="Sparks, Morgan - FS, ID" w:date="2025-10-21T10:45:00Z" w16du:dateUtc="2025-10-21T16:45:00Z">
        <w:del w:id="2091" w:author="Maitland, Bryan - FS, ID" w:date="2025-10-21T13:16:00Z" w16du:dateUtc="2025-10-21T19:16:00Z">
          <w:r w:rsidR="008012B4" w:rsidDel="008D547E">
            <w:rPr>
              <w:bCs/>
            </w:rPr>
            <w:delText xml:space="preserve"> and</w:delText>
          </w:r>
        </w:del>
        <w:r w:rsidR="008012B4">
          <w:rPr>
            <w:bCs/>
          </w:rPr>
          <w:t xml:space="preserve"> </w:t>
        </w:r>
      </w:ins>
      <w:ins w:id="2092" w:author="Maitland, Bryan - FS, ID" w:date="2025-10-21T13:16:00Z" w16du:dateUtc="2025-10-21T19:16:00Z">
        <w:r w:rsidR="008D547E">
          <w:rPr>
            <w:bCs/>
          </w:rPr>
          <w:t>R</w:t>
        </w:r>
      </w:ins>
      <w:ins w:id="2093" w:author="Sparks, Morgan - FS, ID" w:date="2025-10-21T10:45:00Z" w16du:dateUtc="2025-10-21T16:45:00Z">
        <w:del w:id="2094" w:author="Maitland, Bryan - FS, ID" w:date="2025-10-21T13:16:00Z" w16du:dateUtc="2025-10-21T19:16:00Z">
          <w:r w:rsidR="008012B4" w:rsidDel="008D547E">
            <w:rPr>
              <w:bCs/>
            </w:rPr>
            <w:delText>r</w:delText>
          </w:r>
        </w:del>
        <w:r w:rsidR="008012B4">
          <w:rPr>
            <w:bCs/>
          </w:rPr>
          <w:t>andom s</w:t>
        </w:r>
      </w:ins>
      <w:ins w:id="2095" w:author="Sparks, Morgan - FS, ID" w:date="2025-10-21T10:46:00Z" w16du:dateUtc="2025-10-21T16:46:00Z">
        <w:r w:rsidR="008012B4">
          <w:rPr>
            <w:bCs/>
          </w:rPr>
          <w:t xml:space="preserve">lopes </w:t>
        </w:r>
      </w:ins>
      <w:ins w:id="2096" w:author="Maitland, Bryan - FS, ID" w:date="2025-10-21T13:16:00Z" w16du:dateUtc="2025-10-21T19:16:00Z">
        <w:r w:rsidR="008D547E">
          <w:rPr>
            <w:bCs/>
          </w:rPr>
          <w:t xml:space="preserve">represent how strongly each </w:t>
        </w:r>
      </w:ins>
      <w:ins w:id="2097" w:author="Sparks, Morgan - FS, ID" w:date="2025-10-21T10:46:00Z" w16du:dateUtc="2025-10-21T16:46:00Z">
        <w:del w:id="2098" w:author="Maitland, Bryan - FS, ID" w:date="2025-10-21T13:16:00Z" w16du:dateUtc="2025-10-21T19:16:00Z">
          <w:r w:rsidR="008012B4" w:rsidDel="008D547E">
            <w:rPr>
              <w:bCs/>
            </w:rPr>
            <w:delText>as</w:delText>
          </w:r>
        </w:del>
      </w:ins>
      <w:ins w:id="2099" w:author="Sparks, Morgan - FS, ID" w:date="2025-10-21T12:28:00Z" w16du:dateUtc="2025-10-21T18:28:00Z">
        <w:del w:id="2100" w:author="Maitland, Bryan - FS, ID" w:date="2025-10-21T13:16:00Z" w16du:dateUtc="2025-10-21T19:16:00Z">
          <w:r w:rsidR="00AD205B" w:rsidDel="008D547E">
            <w:rPr>
              <w:bCs/>
            </w:rPr>
            <w:delText xml:space="preserve"> the</w:delText>
          </w:r>
        </w:del>
      </w:ins>
      <w:ins w:id="2101" w:author="Sparks, Morgan - FS, ID" w:date="2025-10-21T12:29:00Z" w16du:dateUtc="2025-10-21T18:29:00Z">
        <w:del w:id="2102" w:author="Maitland, Bryan - FS, ID" w:date="2025-10-21T13:16:00Z" w16du:dateUtc="2025-10-21T19:16:00Z">
          <w:r w:rsidR="00AD205B" w:rsidDel="008D547E">
            <w:rPr>
              <w:bCs/>
            </w:rPr>
            <w:delText xml:space="preserve"> </w:delText>
          </w:r>
        </w:del>
        <w:r w:rsidR="00AD205B">
          <w:rPr>
            <w:bCs/>
          </w:rPr>
          <w:t>reach</w:t>
        </w:r>
      </w:ins>
      <w:ins w:id="2103" w:author="Maitland, Bryan - FS, ID" w:date="2025-10-21T13:16:00Z" w16du:dateUtc="2025-10-21T19:16:00Z">
        <w:r w:rsidR="008D547E">
          <w:rPr>
            <w:bCs/>
          </w:rPr>
          <w:t xml:space="preserve">’s </w:t>
        </w:r>
      </w:ins>
      <w:ins w:id="2104" w:author="Sparks, Morgan - FS, ID" w:date="2025-10-21T12:29:00Z" w16du:dateUtc="2025-10-21T18:29:00Z">
        <w:del w:id="2105" w:author="Maitland, Bryan - FS, ID" w:date="2025-10-21T13:16:00Z" w16du:dateUtc="2025-10-21T19:16:00Z">
          <w:r w:rsidR="00AD205B" w:rsidDel="008D547E">
            <w:rPr>
              <w:bCs/>
            </w:rPr>
            <w:delText>-level variation in</w:delText>
          </w:r>
        </w:del>
      </w:ins>
      <w:ins w:id="2106" w:author="Sparks, Morgan - FS, ID" w:date="2025-10-21T10:46:00Z" w16du:dateUtc="2025-10-21T16:46:00Z">
        <w:del w:id="2107" w:author="Maitland, Bryan - FS, ID" w:date="2025-10-21T13:16:00Z" w16du:dateUtc="2025-10-21T19:16:00Z">
          <w:r w:rsidR="008012B4" w:rsidDel="008D547E">
            <w:rPr>
              <w:bCs/>
            </w:rPr>
            <w:delText xml:space="preserve"> sensitivity of the </w:delText>
          </w:r>
        </w:del>
        <w:r w:rsidR="008012B4">
          <w:rPr>
            <w:bCs/>
          </w:rPr>
          <w:t xml:space="preserve">spawn timing </w:t>
        </w:r>
      </w:ins>
      <w:ins w:id="2108" w:author="Maitland, Bryan - FS, ID" w:date="2025-10-21T13:16:00Z" w16du:dateUtc="2025-10-21T19:16:00Z">
        <w:r w:rsidR="008D547E">
          <w:rPr>
            <w:bCs/>
          </w:rPr>
          <w:t xml:space="preserve">responds </w:t>
        </w:r>
      </w:ins>
      <w:ins w:id="2109" w:author="Sparks, Morgan - FS, ID" w:date="2025-10-21T10:46:00Z" w16du:dateUtc="2025-10-21T16:46:00Z">
        <w:r w:rsidR="008012B4">
          <w:rPr>
            <w:bCs/>
          </w:rPr>
          <w:t>to temperature</w:t>
        </w:r>
      </w:ins>
      <w:ins w:id="2110" w:author="Sparks, Morgan - FS, ID" w:date="2025-10-21T10:47:00Z" w16du:dateUtc="2025-10-21T16:47:00Z">
        <w:r w:rsidR="008012B4">
          <w:rPr>
            <w:bCs/>
          </w:rPr>
          <w:t xml:space="preserve"> </w:t>
        </w:r>
      </w:ins>
      <w:ins w:id="2111" w:author="Maitland, Bryan - FS, ID" w:date="2025-10-21T13:16:00Z" w16du:dateUtc="2025-10-21T19:16:00Z">
        <w:r w:rsidR="008D547E">
          <w:rPr>
            <w:bCs/>
          </w:rPr>
          <w:t xml:space="preserve">relative to the overall </w:t>
        </w:r>
      </w:ins>
      <w:ins w:id="2112" w:author="Maitland, Bryan - FS, ID" w:date="2025-10-21T13:17:00Z" w16du:dateUtc="2025-10-21T19:17:00Z">
        <w:r w:rsidR="008D547E">
          <w:rPr>
            <w:bCs/>
          </w:rPr>
          <w:t>relationship</w:t>
        </w:r>
      </w:ins>
      <w:ins w:id="2113" w:author="Sparks, Morgan - FS, ID" w:date="2025-10-21T10:47:00Z" w16du:dateUtc="2025-10-21T16:47:00Z">
        <w:del w:id="2114" w:author="Maitland, Bryan - FS, ID" w:date="2025-10-21T13:17:00Z" w16du:dateUtc="2025-10-21T19:17:00Z">
          <w:r w:rsidR="008012B4" w:rsidDel="008D547E">
            <w:rPr>
              <w:bCs/>
            </w:rPr>
            <w:delText>(thermal sensitivity)</w:delText>
          </w:r>
        </w:del>
      </w:ins>
      <w:ins w:id="2115" w:author="Maitland, Bryan - FS, ID" w:date="2025-10-21T13:27:00Z" w16du:dateUtc="2025-10-21T19:27:00Z">
        <w:r w:rsidR="008336C8">
          <w:rPr>
            <w:bCs/>
          </w:rPr>
          <w:t>, with</w:t>
        </w:r>
      </w:ins>
      <w:ins w:id="2116" w:author="Sparks, Morgan - FS, ID" w:date="2025-10-21T10:46:00Z" w16du:dateUtc="2025-10-21T16:46:00Z">
        <w:del w:id="2117" w:author="Maitland, Bryan - FS, ID" w:date="2025-10-21T13:27:00Z" w16du:dateUtc="2025-10-21T19:27:00Z">
          <w:r w:rsidR="008012B4" w:rsidDel="008336C8">
            <w:rPr>
              <w:bCs/>
            </w:rPr>
            <w:delText>.</w:delText>
          </w:r>
        </w:del>
      </w:ins>
      <w:ins w:id="2118" w:author="Sparks, Morgan - FS, ID" w:date="2025-10-21T10:45:00Z" w16du:dateUtc="2025-10-21T16:45:00Z">
        <w:del w:id="2119" w:author="Maitland, Bryan - FS, ID" w:date="2025-10-21T13:27:00Z" w16du:dateUtc="2025-10-21T19:27:00Z">
          <w:r w:rsidR="008012B4" w:rsidDel="008336C8">
            <w:rPr>
              <w:bCs/>
            </w:rPr>
            <w:delText xml:space="preserve"> </w:delText>
          </w:r>
        </w:del>
      </w:ins>
      <w:ins w:id="2120" w:author="Maitland, Bryan - FS, ID" w:date="2025-10-21T13:27:00Z" w16du:dateUtc="2025-10-21T19:27:00Z">
        <w:r w:rsidR="008336C8">
          <w:rPr>
            <w:bCs/>
          </w:rPr>
          <w:t xml:space="preserve"> </w:t>
        </w:r>
      </w:ins>
      <w:del w:id="2121" w:author="Maitland, Bryan - FS, ID" w:date="2025-10-21T13:27:00Z" w16du:dateUtc="2025-10-21T19:27:00Z">
        <w:r w:rsidRPr="00613FB6" w:rsidDel="008336C8">
          <w:rPr>
            <w:bCs/>
          </w:rPr>
          <w:delText xml:space="preserve"> </w:delText>
        </w:r>
      </w:del>
      <w:ins w:id="2122" w:author="Maitland, Bryan - FS, ID" w:date="2025-10-21T13:18:00Z">
        <w:r w:rsidR="008D547E" w:rsidRPr="008D547E">
          <w:rPr>
            <w:bCs/>
          </w:rPr>
          <w:t>steeper slope</w:t>
        </w:r>
      </w:ins>
      <w:ins w:id="2123" w:author="Maitland, Bryan - FS, ID" w:date="2025-10-21T13:27:00Z" w16du:dateUtc="2025-10-21T19:27:00Z">
        <w:r w:rsidR="008336C8">
          <w:rPr>
            <w:bCs/>
          </w:rPr>
          <w:t>s</w:t>
        </w:r>
      </w:ins>
      <w:ins w:id="2124" w:author="Maitland, Bryan - FS, ID" w:date="2025-10-21T13:18:00Z">
        <w:r w:rsidR="008D547E" w:rsidRPr="008D547E">
          <w:rPr>
            <w:bCs/>
          </w:rPr>
          <w:t xml:space="preserve"> indicat</w:t>
        </w:r>
      </w:ins>
      <w:ins w:id="2125" w:author="Maitland, Bryan - FS, ID" w:date="2025-10-21T13:27:00Z" w16du:dateUtc="2025-10-21T19:27:00Z">
        <w:r w:rsidR="008336C8">
          <w:rPr>
            <w:bCs/>
          </w:rPr>
          <w:t>ing</w:t>
        </w:r>
      </w:ins>
      <w:ins w:id="2126" w:author="Maitland, Bryan - FS, ID" w:date="2025-10-21T13:18:00Z">
        <w:r w:rsidR="008D547E" w:rsidRPr="008D547E">
          <w:rPr>
            <w:bCs/>
          </w:rPr>
          <w:t xml:space="preserve"> higher </w:t>
        </w:r>
        <w:r w:rsidR="008D547E" w:rsidRPr="008336C8">
          <w:rPr>
            <w:bCs/>
            <w:rPrChange w:id="2127" w:author="Maitland, Bryan - FS, ID" w:date="2025-10-21T13:27:00Z" w16du:dateUtc="2025-10-21T19:27:00Z">
              <w:rPr>
                <w:bCs/>
                <w:i/>
                <w:iCs/>
              </w:rPr>
            </w:rPrChange>
          </w:rPr>
          <w:t>thermal sensitivity</w:t>
        </w:r>
      </w:ins>
      <w:ins w:id="2128" w:author="Maitland, Bryan - FS, ID" w:date="2025-10-21T13:27:00Z" w16du:dateUtc="2025-10-21T19:27:00Z">
        <w:r w:rsidR="008336C8">
          <w:rPr>
            <w:bCs/>
          </w:rPr>
          <w:t xml:space="preserve"> </w:t>
        </w:r>
      </w:ins>
      <w:ins w:id="2129" w:author="Maitland, Bryan - FS, ID" w:date="2025-10-21T13:28:00Z" w16du:dateUtc="2025-10-21T19:28:00Z">
        <w:r w:rsidR="008336C8">
          <w:rPr>
            <w:bCs/>
          </w:rPr>
          <w:t xml:space="preserve">and </w:t>
        </w:r>
      </w:ins>
      <w:ins w:id="2130" w:author="Maitland, Bryan - FS, ID" w:date="2025-10-21T13:18:00Z">
        <w:r w:rsidR="008D547E" w:rsidRPr="008D547E">
          <w:rPr>
            <w:bCs/>
          </w:rPr>
          <w:t xml:space="preserve">shallower slopes </w:t>
        </w:r>
      </w:ins>
      <w:ins w:id="2131" w:author="Maitland, Bryan - FS, ID" w:date="2025-10-21T13:28:00Z" w16du:dateUtc="2025-10-21T19:28:00Z">
        <w:r w:rsidR="008336C8">
          <w:rPr>
            <w:bCs/>
          </w:rPr>
          <w:t xml:space="preserve">reflecting </w:t>
        </w:r>
      </w:ins>
      <w:ins w:id="2132" w:author="Maitland, Bryan - FS, ID" w:date="2025-10-21T13:18:00Z">
        <w:r w:rsidR="008D547E" w:rsidRPr="008D547E">
          <w:rPr>
            <w:bCs/>
          </w:rPr>
          <w:t xml:space="preserve">weaker </w:t>
        </w:r>
      </w:ins>
      <w:ins w:id="2133" w:author="Maitland, Bryan - FS, ID" w:date="2025-10-21T13:28:00Z" w16du:dateUtc="2025-10-21T19:28:00Z">
        <w:r w:rsidR="008336C8">
          <w:rPr>
            <w:bCs/>
          </w:rPr>
          <w:t xml:space="preserve">or </w:t>
        </w:r>
        <w:r w:rsidR="008336C8" w:rsidRPr="008D547E">
          <w:rPr>
            <w:bCs/>
          </w:rPr>
          <w:t xml:space="preserve">buffered </w:t>
        </w:r>
      </w:ins>
      <w:ins w:id="2134" w:author="Maitland, Bryan - FS, ID" w:date="2025-10-21T13:18:00Z">
        <w:r w:rsidR="008D547E" w:rsidRPr="008D547E">
          <w:rPr>
            <w:bCs/>
          </w:rPr>
          <w:t xml:space="preserve">responses. </w:t>
        </w:r>
      </w:ins>
      <w:ins w:id="2135" w:author="Maitland, Bryan - FS, ID" w:date="2025-10-21T13:19:00Z" w16du:dateUtc="2025-10-21T19:19:00Z">
        <w:r w:rsidR="008D547E">
          <w:rPr>
            <w:bCs/>
          </w:rPr>
          <w:t xml:space="preserve">Across COMIDs, </w:t>
        </w:r>
      </w:ins>
      <w:ins w:id="2136" w:author="Sparks, Morgan - FS, ID" w:date="2025-10-21T12:30:00Z" w16du:dateUtc="2025-10-21T18:30:00Z">
        <w:del w:id="2137" w:author="Maitland, Bryan - FS, ID" w:date="2025-10-21T13:17:00Z" w16du:dateUtc="2025-10-21T19:17:00Z">
          <w:r w:rsidR="00AD205B" w:rsidDel="008D547E">
            <w:rPr>
              <w:bCs/>
            </w:rPr>
            <w:delText>The variation of</w:delText>
          </w:r>
        </w:del>
      </w:ins>
      <w:del w:id="2138" w:author="Maitland, Bryan - FS, ID" w:date="2025-10-21T13:17:00Z" w16du:dateUtc="2025-10-21T19:17:00Z">
        <w:r w:rsidRPr="00613FB6" w:rsidDel="008D547E">
          <w:rPr>
            <w:bCs/>
          </w:rPr>
          <w:delText xml:space="preserve">We found considerable spread in intercepts, reflecting </w:delText>
        </w:r>
      </w:del>
      <w:ins w:id="2139" w:author="Thurow, Russ - FS, ID" w:date="2025-09-25T22:16:00Z" w16du:dateUtc="2025-09-26T04:16:00Z">
        <w:del w:id="2140" w:author="Maitland, Bryan - FS, ID" w:date="2025-10-21T13:17:00Z" w16du:dateUtc="2025-10-21T19:17:00Z">
          <w:r w:rsidR="00B71A3D" w:rsidRPr="00613FB6" w:rsidDel="008D547E">
            <w:rPr>
              <w:bCs/>
            </w:rPr>
            <w:delText>variability</w:delText>
          </w:r>
        </w:del>
      </w:ins>
      <w:del w:id="2141" w:author="Maitland, Bryan - FS, ID" w:date="2025-10-21T13:17:00Z" w16du:dateUtc="2025-10-21T19:17:00Z">
        <w:r w:rsidRPr="00613FB6" w:rsidDel="008D547E">
          <w:rPr>
            <w:bCs/>
          </w:rPr>
          <w:delText xml:space="preserve">differences in average spawn timing between reaches. </w:delText>
        </w:r>
      </w:del>
      <w:del w:id="2142" w:author="Maitland, Bryan - FS, ID" w:date="2025-10-20T12:01:00Z" w16du:dateUtc="2025-10-20T18:01:00Z">
        <w:r w:rsidRPr="00613FB6" w:rsidDel="00C30C51">
          <w:rPr>
            <w:bCs/>
          </w:rPr>
          <w:delText>The r</w:delText>
        </w:r>
      </w:del>
      <w:ins w:id="2143" w:author="Sparks, Morgan - FS, ID" w:date="2025-10-21T12:30:00Z" w16du:dateUtc="2025-10-21T18:30:00Z">
        <w:del w:id="2144" w:author="Maitland, Bryan - FS, ID" w:date="2025-10-21T13:17:00Z" w16du:dateUtc="2025-10-21T19:17:00Z">
          <w:r w:rsidR="00AD205B" w:rsidDel="008D547E">
            <w:rPr>
              <w:bCs/>
            </w:rPr>
            <w:delText xml:space="preserve">  r</w:delText>
          </w:r>
        </w:del>
      </w:ins>
      <w:del w:id="2145" w:author="Maitland, Bryan - FS, ID" w:date="2025-10-21T13:17:00Z" w16du:dateUtc="2025-10-21T19:17:00Z">
        <w:r w:rsidRPr="00613FB6" w:rsidDel="008D547E">
          <w:rPr>
            <w:bCs/>
          </w:rPr>
          <w:delText>andom slopes for `temp_90`</w:delText>
        </w:r>
      </w:del>
      <w:ins w:id="2146" w:author="Sparks, Morgan - FS, ID" w:date="2025-10-21T12:41:00Z" w16du:dateUtc="2025-10-21T18:41:00Z">
        <w:del w:id="2147" w:author="Maitland, Bryan - FS, ID" w:date="2025-10-21T13:17:00Z" w16du:dateUtc="2025-10-21T19:17:00Z">
          <w:r w:rsidR="0048451F" w:rsidDel="008D547E">
            <w:rPr>
              <w:bCs/>
            </w:rPr>
            <w:delText>temperature</w:delText>
          </w:r>
        </w:del>
      </w:ins>
      <w:del w:id="2148" w:author="Maitland, Bryan - FS, ID" w:date="2025-10-21T13:17:00Z" w16du:dateUtc="2025-10-21T19:17:00Z">
        <w:r w:rsidRPr="00613FB6" w:rsidDel="008D547E">
          <w:rPr>
            <w:bCs/>
          </w:rPr>
          <w:delText xml:space="preserve"> likewise varied meaningfully</w:delText>
        </w:r>
      </w:del>
      <w:ins w:id="2149" w:author="Sparks, Morgan - FS, ID" w:date="2025-10-21T12:31:00Z" w16du:dateUtc="2025-10-21T18:31:00Z">
        <w:del w:id="2150" w:author="Maitland, Bryan - FS, ID" w:date="2025-10-21T13:17:00Z" w16du:dateUtc="2025-10-21T19:17:00Z">
          <w:r w:rsidR="00AD205B" w:rsidDel="008D547E">
            <w:rPr>
              <w:bCs/>
            </w:rPr>
            <w:delText xml:space="preserve"> across reaches</w:delText>
          </w:r>
        </w:del>
      </w:ins>
      <w:del w:id="2151" w:author="Maitland, Bryan - FS, ID" w:date="2025-10-20T12:01:00Z" w16du:dateUtc="2025-10-20T18:01:00Z">
        <w:r w:rsidRPr="00613FB6" w:rsidDel="00C30C51">
          <w:rPr>
            <w:bCs/>
          </w:rPr>
          <w:delText xml:space="preserve"> across COMIDs</w:delText>
        </w:r>
      </w:del>
      <w:del w:id="2152" w:author="Maitland, Bryan - FS, ID" w:date="2025-10-21T13:17:00Z" w16du:dateUtc="2025-10-21T19:17:00Z">
        <w:r w:rsidRPr="00613FB6" w:rsidDel="008D547E">
          <w:rPr>
            <w:bCs/>
          </w:rPr>
          <w:delText xml:space="preserve">, </w:delText>
        </w:r>
      </w:del>
      <w:del w:id="2153" w:author="Maitland, Bryan - FS, ID" w:date="2025-10-20T12:02:00Z" w16du:dateUtc="2025-10-20T18:02:00Z">
        <w:r w:rsidRPr="00613FB6" w:rsidDel="00C30C51">
          <w:rPr>
            <w:bCs/>
          </w:rPr>
          <w:delText xml:space="preserve">indicating </w:delText>
        </w:r>
      </w:del>
      <w:del w:id="2154" w:author="Maitland, Bryan - FS, ID" w:date="2025-10-21T13:17:00Z" w16du:dateUtc="2025-10-21T19:17:00Z">
        <w:r w:rsidRPr="00613FB6" w:rsidDel="008D547E">
          <w:rPr>
            <w:bCs/>
          </w:rPr>
          <w:delText xml:space="preserve">that temperature–spawn timing relationships </w:delText>
        </w:r>
      </w:del>
      <w:del w:id="2155" w:author="Maitland, Bryan - FS, ID" w:date="2025-10-20T12:02:00Z" w16du:dateUtc="2025-10-20T18:02:00Z">
        <w:r w:rsidRPr="00613FB6" w:rsidDel="00C30C51">
          <w:rPr>
            <w:bCs/>
          </w:rPr>
          <w:delText xml:space="preserve">are </w:delText>
        </w:r>
      </w:del>
      <w:del w:id="2156" w:author="Maitland, Bryan - FS, ID" w:date="2025-10-21T13:17:00Z" w16du:dateUtc="2025-10-21T19:17:00Z">
        <w:r w:rsidRPr="00613FB6" w:rsidDel="008D547E">
          <w:rPr>
            <w:bCs/>
          </w:rPr>
          <w:delText xml:space="preserve">not constant across space. </w:delText>
        </w:r>
      </w:del>
      <w:del w:id="2157" w:author="Sparks, Morgan - FS, ID" w:date="2025-10-21T12:31:00Z" w16du:dateUtc="2025-10-21T18:31:00Z">
        <w:r w:rsidRPr="00613FB6" w:rsidDel="00AD205B">
          <w:rPr>
            <w:bCs/>
          </w:rPr>
          <w:delText xml:space="preserve">Sites </w:delText>
        </w:r>
      </w:del>
      <w:ins w:id="2158" w:author="Sparks, Morgan - FS, ID" w:date="2025-10-21T12:31:00Z" w16du:dateUtc="2025-10-21T18:31:00Z">
        <w:del w:id="2159" w:author="Maitland, Bryan - FS, ID" w:date="2025-10-21T13:19:00Z" w16du:dateUtc="2025-10-21T19:19:00Z">
          <w:r w:rsidR="00AD205B" w:rsidDel="008D547E">
            <w:rPr>
              <w:bCs/>
            </w:rPr>
            <w:delText>Reaches</w:delText>
          </w:r>
          <w:r w:rsidR="00AD205B" w:rsidRPr="00613FB6" w:rsidDel="008D547E">
            <w:rPr>
              <w:bCs/>
            </w:rPr>
            <w:delText xml:space="preserve"> </w:delText>
          </w:r>
        </w:del>
      </w:ins>
      <w:del w:id="2160" w:author="Maitland, Bryan - FS, ID" w:date="2025-10-21T13:19:00Z" w16du:dateUtc="2025-10-21T19:19:00Z">
        <w:r w:rsidRPr="00613FB6" w:rsidDel="008D547E">
          <w:rPr>
            <w:bCs/>
          </w:rPr>
          <w:delText xml:space="preserve">with </w:delText>
        </w:r>
        <w:commentRangeStart w:id="2161"/>
        <w:r w:rsidRPr="00613FB6" w:rsidDel="008D547E">
          <w:rPr>
            <w:bCs/>
          </w:rPr>
          <w:delText xml:space="preserve">earlier average </w:delText>
        </w:r>
        <w:commentRangeEnd w:id="2161"/>
        <w:r w:rsidR="008012B4" w:rsidDel="008D547E">
          <w:rPr>
            <w:rStyle w:val="CommentReference"/>
          </w:rPr>
          <w:commentReference w:id="2161"/>
        </w:r>
        <w:r w:rsidRPr="00613FB6" w:rsidDel="008D547E">
          <w:rPr>
            <w:bCs/>
          </w:rPr>
          <w:delText xml:space="preserve">spawn timing (lower </w:delText>
        </w:r>
      </w:del>
      <w:r w:rsidRPr="00613FB6">
        <w:rPr>
          <w:bCs/>
        </w:rPr>
        <w:t>intercepts</w:t>
      </w:r>
      <w:del w:id="2162" w:author="Sparks, Morgan - FS, ID" w:date="2025-10-21T12:30:00Z" w16du:dateUtc="2025-10-21T18:30:00Z">
        <w:r w:rsidRPr="00613FB6" w:rsidDel="00AD205B">
          <w:rPr>
            <w:bCs/>
          </w:rPr>
          <w:delText>)</w:delText>
        </w:r>
      </w:del>
      <w:r w:rsidRPr="00613FB6">
        <w:rPr>
          <w:bCs/>
        </w:rPr>
        <w:t xml:space="preserve"> </w:t>
      </w:r>
      <w:ins w:id="2163" w:author="Maitland, Bryan - FS, ID" w:date="2025-10-21T13:19:00Z" w16du:dateUtc="2025-10-21T19:19:00Z">
        <w:r w:rsidR="008D547E">
          <w:rPr>
            <w:bCs/>
          </w:rPr>
          <w:t xml:space="preserve">and slopes were </w:t>
        </w:r>
      </w:ins>
      <w:del w:id="2164" w:author="Maitland, Bryan - FS, ID" w:date="2025-10-21T13:19:00Z" w16du:dateUtc="2025-10-21T19:19:00Z">
        <w:r w:rsidRPr="00613FB6" w:rsidDel="008D547E">
          <w:rPr>
            <w:bCs/>
          </w:rPr>
          <w:delText xml:space="preserve">generally exhibited stronger positive responses to temperature (higher slopes), </w:delText>
        </w:r>
      </w:del>
      <w:del w:id="2165" w:author="Maitland, Bryan - FS, ID" w:date="2025-10-20T12:02:00Z" w16du:dateUtc="2025-10-20T18:02:00Z">
        <w:r w:rsidRPr="00613FB6" w:rsidDel="00C30C51">
          <w:rPr>
            <w:bCs/>
          </w:rPr>
          <w:delText xml:space="preserve">while </w:delText>
        </w:r>
      </w:del>
      <w:del w:id="2166" w:author="Maitland, Bryan - FS, ID" w:date="2025-10-21T13:19:00Z" w16du:dateUtc="2025-10-21T19:19:00Z">
        <w:r w:rsidRPr="00613FB6" w:rsidDel="008D547E">
          <w:rPr>
            <w:bCs/>
          </w:rPr>
          <w:delText>later-spawning</w:delText>
        </w:r>
      </w:del>
      <w:ins w:id="2167" w:author="Sparks, Morgan - FS, ID" w:date="2025-10-21T12:30:00Z" w16du:dateUtc="2025-10-21T18:30:00Z">
        <w:del w:id="2168" w:author="Maitland, Bryan - FS, ID" w:date="2025-10-21T13:19:00Z" w16du:dateUtc="2025-10-21T19:19:00Z">
          <w:r w:rsidR="00AD205B" w:rsidDel="008D547E">
            <w:rPr>
              <w:bCs/>
            </w:rPr>
            <w:delText>higher interce</w:delText>
          </w:r>
        </w:del>
      </w:ins>
      <w:ins w:id="2169" w:author="Sparks, Morgan - FS, ID" w:date="2025-10-21T12:31:00Z" w16du:dateUtc="2025-10-21T18:31:00Z">
        <w:del w:id="2170" w:author="Maitland, Bryan - FS, ID" w:date="2025-10-21T13:19:00Z" w16du:dateUtc="2025-10-21T19:19:00Z">
          <w:r w:rsidR="00AD205B" w:rsidDel="008D547E">
            <w:rPr>
              <w:bCs/>
            </w:rPr>
            <w:delText>pts</w:delText>
          </w:r>
        </w:del>
      </w:ins>
      <w:del w:id="2171" w:author="Maitland, Bryan - FS, ID" w:date="2025-10-21T13:19:00Z" w16du:dateUtc="2025-10-21T19:19:00Z">
        <w:r w:rsidRPr="00613FB6" w:rsidDel="008D547E">
          <w:rPr>
            <w:bCs/>
          </w:rPr>
          <w:delText xml:space="preserve"> sites tended to </w:delText>
        </w:r>
      </w:del>
      <w:ins w:id="2172" w:author="Thurow, Russ - FS, ID" w:date="2025-09-25T22:16:00Z" w16du:dateUtc="2025-09-26T04:16:00Z">
        <w:del w:id="2173" w:author="Maitland, Bryan - FS, ID" w:date="2025-10-21T13:19:00Z" w16du:dateUtc="2025-10-21T19:19:00Z">
          <w:r w:rsidR="00B71A3D" w:rsidRPr="00613FB6" w:rsidDel="008D547E">
            <w:rPr>
              <w:bCs/>
            </w:rPr>
            <w:delText>present</w:delText>
          </w:r>
        </w:del>
      </w:ins>
      <w:del w:id="2174" w:author="Maitland, Bryan - FS, ID" w:date="2025-10-21T13:19:00Z" w16du:dateUtc="2025-10-21T19:19:00Z">
        <w:r w:rsidRPr="00613FB6" w:rsidDel="008D547E">
          <w:rPr>
            <w:bCs/>
          </w:rPr>
          <w:delText>show weaker temperature effects</w:delText>
        </w:r>
      </w:del>
      <w:del w:id="2175" w:author="Maitland, Bryan - FS, ID" w:date="2025-10-20T12:02:00Z" w16du:dateUtc="2025-10-20T18:02:00Z">
        <w:r w:rsidRPr="00613FB6" w:rsidDel="00C30C51">
          <w:rPr>
            <w:bCs/>
          </w:rPr>
          <w:delText xml:space="preserve">, </w:delText>
        </w:r>
      </w:del>
      <w:del w:id="2176" w:author="Maitland, Bryan - FS, ID" w:date="2025-10-21T13:19:00Z" w16du:dateUtc="2025-10-21T19:19:00Z">
        <w:r w:rsidRPr="00613FB6" w:rsidDel="008D547E">
          <w:rPr>
            <w:bCs/>
          </w:rPr>
          <w:delText xml:space="preserve">a pattern </w:delText>
        </w:r>
      </w:del>
      <w:del w:id="2177" w:author="Maitland, Bryan - FS, ID" w:date="2025-10-20T12:02:00Z" w16du:dateUtc="2025-10-20T18:02:00Z">
        <w:r w:rsidRPr="00613FB6" w:rsidDel="00C30C51">
          <w:rPr>
            <w:bCs/>
          </w:rPr>
          <w:delText xml:space="preserve">also </w:delText>
        </w:r>
      </w:del>
      <w:del w:id="2178" w:author="Maitland, Bryan - FS, ID" w:date="2025-10-21T13:19:00Z" w16du:dateUtc="2025-10-21T19:19:00Z">
        <w:r w:rsidRPr="00613FB6" w:rsidDel="008D547E">
          <w:rPr>
            <w:bCs/>
          </w:rPr>
          <w:delText xml:space="preserve">evident in the </w:delText>
        </w:r>
      </w:del>
      <w:r w:rsidRPr="00613FB6">
        <w:rPr>
          <w:bCs/>
        </w:rPr>
        <w:t>weak</w:t>
      </w:r>
      <w:ins w:id="2179" w:author="Maitland, Bryan - FS, ID" w:date="2025-10-21T13:19:00Z" w16du:dateUtc="2025-10-21T19:19:00Z">
        <w:r w:rsidR="008D547E">
          <w:rPr>
            <w:bCs/>
          </w:rPr>
          <w:t>ly</w:t>
        </w:r>
      </w:ins>
      <w:r w:rsidRPr="00613FB6">
        <w:rPr>
          <w:bCs/>
        </w:rPr>
        <w:t xml:space="preserve"> negative</w:t>
      </w:r>
      <w:ins w:id="2180" w:author="Maitland, Bryan - FS, ID" w:date="2025-10-21T13:19:00Z" w16du:dateUtc="2025-10-21T19:19:00Z">
        <w:r w:rsidR="008D547E">
          <w:rPr>
            <w:bCs/>
          </w:rPr>
          <w:t>ly</w:t>
        </w:r>
      </w:ins>
      <w:r w:rsidRPr="00613FB6">
        <w:rPr>
          <w:bCs/>
        </w:rPr>
        <w:t xml:space="preserve"> correlat</w:t>
      </w:r>
      <w:ins w:id="2181" w:author="Maitland, Bryan - FS, ID" w:date="2025-10-21T13:19:00Z" w16du:dateUtc="2025-10-21T19:19:00Z">
        <w:r w:rsidR="008D547E">
          <w:rPr>
            <w:bCs/>
          </w:rPr>
          <w:t>ed</w:t>
        </w:r>
      </w:ins>
      <w:del w:id="2182" w:author="Maitland, Bryan - FS, ID" w:date="2025-10-21T13:19:00Z" w16du:dateUtc="2025-10-21T19:19:00Z">
        <w:r w:rsidRPr="00613FB6" w:rsidDel="008D547E">
          <w:rPr>
            <w:bCs/>
          </w:rPr>
          <w:delText>ion between intercepts and slopes</w:delText>
        </w:r>
      </w:del>
      <w:r w:rsidRPr="00613FB6">
        <w:rPr>
          <w:bCs/>
        </w:rPr>
        <w:t xml:space="preserve"> (r = -0.2; </w:t>
      </w:r>
      <w:r w:rsidRPr="00613FB6">
        <w:rPr>
          <w:bCs/>
          <w:rPrChange w:id="2183" w:author="Maitland, Bryan - FS, ID" w:date="2025-10-20T12:46:00Z" w16du:dateUtc="2025-10-20T18:46:00Z">
            <w:rPr>
              <w:bCs/>
              <w:highlight w:val="green"/>
            </w:rPr>
          </w:rPrChange>
        </w:rPr>
        <w:t xml:space="preserve">Figure </w:t>
      </w:r>
      <w:r w:rsidR="00DC0800" w:rsidRPr="00613FB6">
        <w:rPr>
          <w:bCs/>
          <w:rPrChange w:id="2184" w:author="Maitland, Bryan - FS, ID" w:date="2025-10-20T12:46:00Z" w16du:dateUtc="2025-10-20T18:46:00Z">
            <w:rPr>
              <w:bCs/>
              <w:highlight w:val="green"/>
            </w:rPr>
          </w:rPrChange>
        </w:rPr>
        <w:t>6</w:t>
      </w:r>
      <w:r w:rsidRPr="00613FB6">
        <w:rPr>
          <w:bCs/>
          <w:rPrChange w:id="2185" w:author="Maitland, Bryan - FS, ID" w:date="2025-10-20T12:46:00Z" w16du:dateUtc="2025-10-20T18:46:00Z">
            <w:rPr>
              <w:bCs/>
              <w:highlight w:val="green"/>
            </w:rPr>
          </w:rPrChange>
        </w:rPr>
        <w:t>B</w:t>
      </w:r>
      <w:r w:rsidRPr="00613FB6">
        <w:rPr>
          <w:bCs/>
        </w:rPr>
        <w:t>)</w:t>
      </w:r>
      <w:ins w:id="2186" w:author="Maitland, Bryan - FS, ID" w:date="2025-10-21T13:19:00Z" w16du:dateUtc="2025-10-21T19:19:00Z">
        <w:r w:rsidR="008D547E">
          <w:rPr>
            <w:bCs/>
          </w:rPr>
          <w:t xml:space="preserve">, </w:t>
        </w:r>
      </w:ins>
      <w:ins w:id="2187" w:author="Maitland, Bryan - FS, ID" w:date="2025-10-21T13:29:00Z" w16du:dateUtc="2025-10-21T19:29:00Z">
        <w:r w:rsidR="008336C8">
          <w:rPr>
            <w:bCs/>
          </w:rPr>
          <w:t xml:space="preserve">indicating </w:t>
        </w:r>
      </w:ins>
      <w:ins w:id="2188" w:author="Maitland, Bryan - FS, ID" w:date="2025-10-21T13:19:00Z">
        <w:r w:rsidR="008336C8" w:rsidRPr="008336C8">
          <w:rPr>
            <w:bCs/>
          </w:rPr>
          <w:t>that reaches with generally earlier spawning (negative intercepts) tended to show stronger temperature dependence</w:t>
        </w:r>
      </w:ins>
      <w:r w:rsidRPr="00613FB6">
        <w:rPr>
          <w:bCs/>
        </w:rPr>
        <w:t xml:space="preserve">. </w:t>
      </w:r>
      <w:del w:id="2189" w:author="Maitland, Bryan - FS, ID" w:date="2025-10-20T12:02:00Z" w16du:dateUtc="2025-10-20T18:02:00Z">
        <w:r w:rsidRPr="00613FB6" w:rsidDel="00C30C51">
          <w:rPr>
            <w:bCs/>
          </w:rPr>
          <w:delText xml:space="preserve">This indicates that reaches with earlier average spawn timing (i.e., negative intercepts) tend to exhibit stronger temperature sensitivity (i.e., steeper positive slopes), whereas later-spawning reaches </w:delText>
        </w:r>
      </w:del>
      <w:ins w:id="2190" w:author="Thurow, Russ - FS, ID" w:date="2025-09-25T22:17:00Z" w16du:dateUtc="2025-09-26T04:17:00Z">
        <w:del w:id="2191" w:author="Maitland, Bryan - FS, ID" w:date="2025-10-20T12:02:00Z" w16du:dateUtc="2025-10-20T18:02:00Z">
          <w:r w:rsidR="00B71A3D" w:rsidRPr="00613FB6" w:rsidDel="00C30C51">
            <w:rPr>
              <w:bCs/>
            </w:rPr>
            <w:delText>present</w:delText>
          </w:r>
        </w:del>
      </w:ins>
      <w:del w:id="2192" w:author="Maitland, Bryan - FS, ID" w:date="2025-10-20T12:02:00Z" w16du:dateUtc="2025-10-20T18:02:00Z">
        <w:r w:rsidRPr="00613FB6" w:rsidDel="00C30C51">
          <w:rPr>
            <w:bCs/>
          </w:rPr>
          <w:delText xml:space="preserve">show weaker responses to temperature. </w:delText>
        </w:r>
      </w:del>
      <w:del w:id="2193" w:author="Maitland, Bryan - FS, ID" w:date="2025-10-21T13:20:00Z" w16du:dateUtc="2025-10-21T19:20:00Z">
        <w:r w:rsidRPr="00613FB6" w:rsidDel="008336C8">
          <w:rPr>
            <w:bCs/>
          </w:rPr>
          <w:delText>These</w:delText>
        </w:r>
      </w:del>
      <w:ins w:id="2194" w:author="Maitland, Bryan - FS, ID" w:date="2025-10-21T13:20:00Z" w16du:dateUtc="2025-10-21T19:20:00Z">
        <w:r w:rsidR="008336C8">
          <w:rPr>
            <w:bCs/>
          </w:rPr>
          <w:t>This pattern suggests that</w:t>
        </w:r>
      </w:ins>
      <w:ins w:id="2195" w:author="Maitland, Bryan - FS, ID" w:date="2025-10-21T13:21:00Z">
        <w:r w:rsidR="008336C8" w:rsidRPr="008336C8">
          <w:rPr>
            <w:bCs/>
          </w:rPr>
          <w:t xml:space="preserve"> colder or higher-elevation reaches may exhibit greater </w:t>
        </w:r>
      </w:ins>
      <w:ins w:id="2196" w:author="Maitland, Bryan - FS, ID" w:date="2025-10-21T13:49:00Z" w16du:dateUtc="2025-10-21T19:49:00Z">
        <w:r w:rsidR="00D70B1E">
          <w:rPr>
            <w:bCs/>
          </w:rPr>
          <w:t>variation</w:t>
        </w:r>
      </w:ins>
      <w:ins w:id="2197" w:author="Maitland, Bryan - FS, ID" w:date="2025-10-21T13:21:00Z">
        <w:r w:rsidR="008336C8" w:rsidRPr="008336C8">
          <w:rPr>
            <w:bCs/>
          </w:rPr>
          <w:t xml:space="preserve"> in response to temperature change, whereas warmer or later-spawning reaches may already operate near thermal thresholds that limit further advancement.</w:t>
        </w:r>
      </w:ins>
    </w:p>
    <w:p w14:paraId="1A22113F" w14:textId="22260E9E" w:rsidR="00AE2F22" w:rsidRPr="00613FB6" w:rsidDel="008336C8" w:rsidRDefault="00AE2F22" w:rsidP="00B71A3D">
      <w:pPr>
        <w:spacing w:line="480" w:lineRule="auto"/>
        <w:rPr>
          <w:del w:id="2198" w:author="Maitland, Bryan - FS, ID" w:date="2025-10-21T13:21:00Z" w16du:dateUtc="2025-10-21T19:21:00Z"/>
          <w:bCs/>
        </w:rPr>
      </w:pPr>
      <w:del w:id="2199" w:author="Maitland, Bryan - FS, ID" w:date="2025-10-21T13:21:00Z" w16du:dateUtc="2025-10-21T19:21:00Z">
        <w:r w:rsidRPr="00613FB6" w:rsidDel="008336C8">
          <w:rPr>
            <w:bCs/>
          </w:rPr>
          <w:delText xml:space="preserve"> findings highlight spatial heterogeneity in phenological flexibility</w:delText>
        </w:r>
      </w:del>
      <w:ins w:id="2200" w:author="Sparks, Morgan - FS, ID" w:date="2025-10-21T10:40:00Z" w16du:dateUtc="2025-10-21T16:40:00Z">
        <w:del w:id="2201" w:author="Maitland, Bryan - FS, ID" w:date="2025-10-21T13:21:00Z" w16du:dateUtc="2025-10-21T19:21:00Z">
          <w:r w:rsidR="008012B4" w:rsidDel="008336C8">
            <w:rPr>
              <w:bCs/>
            </w:rPr>
            <w:delText>plasticity</w:delText>
          </w:r>
        </w:del>
      </w:ins>
      <w:del w:id="2202" w:author="Maitland, Bryan - FS, ID" w:date="2025-10-21T13:21:00Z" w16du:dateUtc="2025-10-21T19:21:00Z">
        <w:r w:rsidRPr="00613FB6" w:rsidDel="008336C8">
          <w:rPr>
            <w:bCs/>
          </w:rPr>
          <w:delText xml:space="preserve">, with potential implications for how different </w:delText>
        </w:r>
      </w:del>
      <w:ins w:id="2203" w:author="Thurow, Russ - FS, ID" w:date="2025-09-25T22:19:00Z" w16du:dateUtc="2025-09-26T04:19:00Z">
        <w:del w:id="2204" w:author="Maitland, Bryan - FS, ID" w:date="2025-10-21T13:21:00Z" w16du:dateUtc="2025-10-21T19:21:00Z">
          <w:r w:rsidR="00B71A3D" w:rsidRPr="00613FB6" w:rsidDel="008336C8">
            <w:rPr>
              <w:bCs/>
            </w:rPr>
            <w:delText xml:space="preserve">Middle Fork salmon </w:delText>
          </w:r>
        </w:del>
      </w:ins>
      <w:del w:id="2205" w:author="Maitland, Bryan - FS, ID" w:date="2025-10-21T13:21:00Z" w16du:dateUtc="2025-10-21T19:21:00Z">
        <w:r w:rsidRPr="00613FB6" w:rsidDel="008336C8">
          <w:rPr>
            <w:bCs/>
          </w:rPr>
          <w:delText>populations may respond to climate change</w:delText>
        </w:r>
      </w:del>
      <w:ins w:id="2206" w:author="Sparks, Morgan - FS, ID" w:date="2025-10-21T10:40:00Z" w16du:dateUtc="2025-10-21T16:40:00Z">
        <w:del w:id="2207" w:author="Maitland, Bryan - FS, ID" w:date="2025-10-21T13:21:00Z" w16du:dateUtc="2025-10-21T19:21:00Z">
          <w:r w:rsidR="008012B4" w:rsidDel="008336C8">
            <w:rPr>
              <w:bCs/>
            </w:rPr>
            <w:delText>changing environments</w:delText>
          </w:r>
        </w:del>
      </w:ins>
      <w:del w:id="2208" w:author="Maitland, Bryan - FS, ID" w:date="2025-10-21T13:21:00Z" w16du:dateUtc="2025-10-21T19:21:00Z">
        <w:r w:rsidRPr="00613FB6" w:rsidDel="008336C8">
          <w:rPr>
            <w:bCs/>
          </w:rPr>
          <w:delText>.</w:delText>
        </w:r>
      </w:del>
    </w:p>
    <w:p w14:paraId="27FC4EF7" w14:textId="4654CEEE" w:rsidR="00AE2F22" w:rsidRPr="00613FB6" w:rsidDel="00B813EE" w:rsidRDefault="00AE2F22">
      <w:pPr>
        <w:spacing w:after="240" w:line="480" w:lineRule="auto"/>
        <w:rPr>
          <w:del w:id="2209" w:author="Maitland, Bryan - FS, ID" w:date="2025-10-20T12:26:00Z" w16du:dateUtc="2025-10-20T18:26:00Z"/>
          <w:bCs/>
        </w:rPr>
      </w:pPr>
      <w:del w:id="2210" w:author="Maitland, Bryan - FS, ID" w:date="2025-10-20T12:23:00Z" w16du:dateUtc="2025-10-20T18:23:00Z">
        <w:r w:rsidRPr="00613FB6" w:rsidDel="00B813EE">
          <w:rPr>
            <w:bCs/>
            <w:noProof/>
          </w:rPr>
          <w:drawing>
            <wp:inline distT="0" distB="0" distL="0" distR="0" wp14:anchorId="0E4975CF" wp14:editId="299C24B8">
              <wp:extent cx="5937885" cy="4675450"/>
              <wp:effectExtent l="0" t="0" r="5715" b="0"/>
              <wp:docPr id="520981085" name="Picture 5"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1085" name="Picture 5" descr="Chart, scatter 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7885" cy="4675450"/>
                      </a:xfrm>
                      <a:prstGeom prst="rect">
                        <a:avLst/>
                      </a:prstGeom>
                      <a:noFill/>
                      <a:ln>
                        <a:noFill/>
                      </a:ln>
                    </pic:spPr>
                  </pic:pic>
                </a:graphicData>
              </a:graphic>
            </wp:inline>
          </w:drawing>
        </w:r>
      </w:del>
    </w:p>
    <w:p w14:paraId="156E3299" w14:textId="6BB0CE74" w:rsidR="00AE2F22" w:rsidRPr="00613FB6" w:rsidDel="00B813EE" w:rsidRDefault="00AE2F22">
      <w:pPr>
        <w:spacing w:after="240" w:line="480" w:lineRule="auto"/>
        <w:rPr>
          <w:ins w:id="2211" w:author="Thurow, Russ - FS, ID" w:date="2025-09-28T15:45:00Z" w16du:dateUtc="2025-09-28T21:45:00Z"/>
          <w:del w:id="2212" w:author="Maitland, Bryan - FS, ID" w:date="2025-10-20T12:29:00Z" w16du:dateUtc="2025-10-20T18:29:00Z"/>
          <w:bCs/>
        </w:rPr>
        <w:pPrChange w:id="2213" w:author="Maitland, Bryan - FS, ID" w:date="2025-10-20T12:26:00Z" w16du:dateUtc="2025-10-20T18:26:00Z">
          <w:pPr>
            <w:spacing w:after="240"/>
          </w:pPr>
        </w:pPrChange>
      </w:pPr>
      <w:del w:id="2214" w:author="Maitland, Bryan - FS, ID" w:date="2025-10-20T12:26:00Z" w16du:dateUtc="2025-10-20T18:26:00Z">
        <w:r w:rsidRPr="00613FB6" w:rsidDel="00B813EE">
          <w:rPr>
            <w:bCs/>
          </w:rPr>
          <w:delText xml:space="preserve">Figure </w:delText>
        </w:r>
        <w:commentRangeStart w:id="2215"/>
        <w:r w:rsidR="00DC0800" w:rsidRPr="00613FB6" w:rsidDel="00B813EE">
          <w:rPr>
            <w:bCs/>
          </w:rPr>
          <w:delText>6</w:delText>
        </w:r>
        <w:commentRangeEnd w:id="2215"/>
        <w:r w:rsidR="00EA0AC1" w:rsidRPr="00613FB6" w:rsidDel="00B813EE">
          <w:rPr>
            <w:rStyle w:val="CommentReference"/>
          </w:rPr>
          <w:commentReference w:id="2215"/>
        </w:r>
        <w:r w:rsidRPr="00613FB6" w:rsidDel="00B813EE">
          <w:rPr>
            <w:bCs/>
          </w:rPr>
          <w:delText>: (A) COMID-specific random parameter estimates for intercepts (left) and slopes (right). Points represent best linear unbiased predictions (BLUPs) from the final model, with horizontal bars indicating ±1.96 standard errors. (B) Correlation between random intercepts and slopes for 90-day temperature across COMIDs. Each point represents a stream reach (COMID).</w:delText>
        </w:r>
      </w:del>
    </w:p>
    <w:p w14:paraId="1692131A" w14:textId="4FBF9B62" w:rsidR="00C30C51" w:rsidRPr="00613FB6" w:rsidRDefault="00C30C51">
      <w:pPr>
        <w:spacing w:after="240" w:line="480" w:lineRule="auto"/>
        <w:ind w:firstLine="720"/>
        <w:rPr>
          <w:ins w:id="2216" w:author="Maitland, Bryan - FS, ID" w:date="2025-10-20T12:09:00Z"/>
          <w:bCs/>
        </w:rPr>
        <w:pPrChange w:id="2217" w:author="Maitland, Bryan - FS, ID" w:date="2025-10-20T12:29:00Z" w16du:dateUtc="2025-10-20T18:29:00Z">
          <w:pPr>
            <w:spacing w:after="240"/>
          </w:pPr>
        </w:pPrChange>
      </w:pPr>
      <w:ins w:id="2218" w:author="Maitland, Bryan - FS, ID" w:date="2025-10-20T12:09:00Z">
        <w:r w:rsidRPr="00613FB6">
          <w:rPr>
            <w:bCs/>
          </w:rPr>
          <w:t xml:space="preserve">Figure 7 </w:t>
        </w:r>
      </w:ins>
      <w:ins w:id="2219" w:author="Maitland, Bryan - FS, ID" w:date="2025-10-21T13:30:00Z" w16du:dateUtc="2025-10-21T19:30:00Z">
        <w:r w:rsidR="008336C8">
          <w:rPr>
            <w:bCs/>
          </w:rPr>
          <w:t>further illustrates this variability across space</w:t>
        </w:r>
      </w:ins>
      <w:ins w:id="2220" w:author="Maitland, Bryan - FS, ID" w:date="2025-10-21T13:21:00Z" w16du:dateUtc="2025-10-21T19:21:00Z">
        <w:r w:rsidR="008336C8">
          <w:rPr>
            <w:bCs/>
          </w:rPr>
          <w:t>. P</w:t>
        </w:r>
      </w:ins>
      <w:ins w:id="2221" w:author="Maitland, Bryan - FS, ID" w:date="2025-10-20T12:09:00Z">
        <w:r w:rsidRPr="00613FB6">
          <w:rPr>
            <w:bCs/>
          </w:rPr>
          <w:t>anel</w:t>
        </w:r>
      </w:ins>
      <w:ins w:id="2222" w:author="Maitland, Bryan - FS, ID" w:date="2025-10-20T12:10:00Z" w16du:dateUtc="2025-10-20T18:10:00Z">
        <w:r w:rsidRPr="00613FB6">
          <w:rPr>
            <w:bCs/>
          </w:rPr>
          <w:t>s</w:t>
        </w:r>
      </w:ins>
      <w:ins w:id="2223" w:author="Maitland, Bryan - FS, ID" w:date="2025-10-20T12:09:00Z">
        <w:r w:rsidRPr="00613FB6">
          <w:rPr>
            <w:bCs/>
          </w:rPr>
          <w:t xml:space="preserve"> A</w:t>
        </w:r>
      </w:ins>
      <w:ins w:id="2224" w:author="Maitland, Bryan - FS, ID" w:date="2025-10-20T12:10:00Z" w16du:dateUtc="2025-10-20T18:10:00Z">
        <w:r w:rsidRPr="00613FB6">
          <w:rPr>
            <w:bCs/>
          </w:rPr>
          <w:t xml:space="preserve"> and B</w:t>
        </w:r>
      </w:ins>
      <w:ins w:id="2225" w:author="Maitland, Bryan - FS, ID" w:date="2025-10-21T13:21:00Z" w16du:dateUtc="2025-10-21T19:21:00Z">
        <w:r w:rsidR="008336C8">
          <w:rPr>
            <w:bCs/>
          </w:rPr>
          <w:t xml:space="preserve"> summarize</w:t>
        </w:r>
      </w:ins>
      <w:ins w:id="2226" w:author="Maitland, Bryan - FS, ID" w:date="2025-10-21T13:22:00Z" w16du:dateUtc="2025-10-21T19:22:00Z">
        <w:r w:rsidR="008336C8">
          <w:rPr>
            <w:bCs/>
          </w:rPr>
          <w:t xml:space="preserve"> </w:t>
        </w:r>
      </w:ins>
      <w:ins w:id="2227" w:author="Maitland, Bryan - FS, ID" w:date="2025-10-21T13:30:00Z" w16du:dateUtc="2025-10-21T19:30:00Z">
        <w:r w:rsidR="00B35ACD">
          <w:rPr>
            <w:bCs/>
          </w:rPr>
          <w:t xml:space="preserve">the distribution of random slopes </w:t>
        </w:r>
      </w:ins>
      <w:ins w:id="2228" w:author="Maitland, Bryan - FS, ID" w:date="2025-10-21T13:22:00Z" w16du:dateUtc="2025-10-21T19:22:00Z">
        <w:r w:rsidR="008336C8">
          <w:rPr>
            <w:bCs/>
          </w:rPr>
          <w:t>by stream,</w:t>
        </w:r>
      </w:ins>
      <w:ins w:id="2229" w:author="Maitland, Bryan - FS, ID" w:date="2025-10-20T12:09:00Z">
        <w:r w:rsidRPr="00613FB6">
          <w:rPr>
            <w:bCs/>
          </w:rPr>
          <w:t xml:space="preserve"> </w:t>
        </w:r>
      </w:ins>
      <w:ins w:id="2230" w:author="Maitland, Bryan - FS, ID" w:date="2025-10-21T13:30:00Z" w16du:dateUtc="2025-10-21T19:30:00Z">
        <w:r w:rsidR="00B35ACD">
          <w:rPr>
            <w:bCs/>
          </w:rPr>
          <w:t xml:space="preserve">showing that </w:t>
        </w:r>
      </w:ins>
      <w:ins w:id="2231" w:author="Maitland, Bryan - FS, ID" w:date="2025-10-21T13:30:00Z">
        <w:r w:rsidR="00B35ACD" w:rsidRPr="00B35ACD">
          <w:rPr>
            <w:bCs/>
          </w:rPr>
          <w:t xml:space="preserve">some systems (e.g., </w:t>
        </w:r>
        <w:r w:rsidR="00B35ACD" w:rsidRPr="00B35ACD">
          <w:rPr>
            <w:bCs/>
            <w:rPrChange w:id="2232" w:author="Maitland, Bryan - FS, ID" w:date="2025-10-21T13:30:00Z" w16du:dateUtc="2025-10-21T19:30:00Z">
              <w:rPr>
                <w:b/>
              </w:rPr>
            </w:rPrChange>
          </w:rPr>
          <w:t>Bear Valley Creek</w:t>
        </w:r>
        <w:r w:rsidR="00B35ACD" w:rsidRPr="00B35ACD">
          <w:rPr>
            <w:bCs/>
          </w:rPr>
          <w:t xml:space="preserve">) exhibit high variability in intercepts (diverse local habitats), others (e.g., </w:t>
        </w:r>
        <w:r w:rsidR="00B35ACD" w:rsidRPr="00B35ACD">
          <w:rPr>
            <w:rPrChange w:id="2233" w:author="Maitland, Bryan - FS, ID" w:date="2025-10-21T13:31:00Z" w16du:dateUtc="2025-10-21T19:31:00Z">
              <w:rPr>
                <w:b/>
                <w:bCs/>
              </w:rPr>
            </w:rPrChange>
          </w:rPr>
          <w:t>Marsh Creek</w:t>
        </w:r>
        <w:r w:rsidR="00B35ACD" w:rsidRPr="00B35ACD">
          <w:t>)</w:t>
        </w:r>
        <w:r w:rsidR="00B35ACD" w:rsidRPr="00B35ACD">
          <w:rPr>
            <w:bCs/>
          </w:rPr>
          <w:t xml:space="preserve"> show greater slope variability (heightened thermal sensitivity), and still others (e.g., </w:t>
        </w:r>
        <w:r w:rsidR="00B35ACD" w:rsidRPr="00B35ACD">
          <w:rPr>
            <w:rPrChange w:id="2234" w:author="Maitland, Bryan - FS, ID" w:date="2025-10-21T13:31:00Z" w16du:dateUtc="2025-10-21T19:31:00Z">
              <w:rPr>
                <w:b/>
                <w:bCs/>
              </w:rPr>
            </w:rPrChange>
          </w:rPr>
          <w:t>Camas Creek</w:t>
        </w:r>
        <w:r w:rsidR="00B35ACD" w:rsidRPr="00B35ACD">
          <w:t>)</w:t>
        </w:r>
        <w:r w:rsidR="00B35ACD" w:rsidRPr="00B35ACD">
          <w:rPr>
            <w:bCs/>
          </w:rPr>
          <w:t xml:space="preserve"> show both. </w:t>
        </w:r>
      </w:ins>
      <w:ins w:id="2235" w:author="Maitland, Bryan - FS, ID" w:date="2025-10-21T13:32:00Z" w16du:dateUtc="2025-10-21T19:32:00Z">
        <w:r w:rsidR="00B35ACD" w:rsidRPr="00B35ACD">
          <w:rPr>
            <w:bCs/>
          </w:rPr>
          <w:t>Panel C links these deviations to predicted temperature–spawn-timing relationships for individual reaches, revealing how local intercept and slope variation manifest as a family of reach-specific trajectories around the population mean.</w:t>
        </w:r>
        <w:r w:rsidR="00B35ACD" w:rsidRPr="00B35ACD" w:rsidDel="00B35ACD">
          <w:rPr>
            <w:bCs/>
          </w:rPr>
          <w:t xml:space="preserve"> </w:t>
        </w:r>
      </w:ins>
      <w:ins w:id="2236" w:author="Sparks, Morgan - FS, ID" w:date="2025-10-21T10:50:00Z" w16du:dateUtc="2025-10-21T16:50:00Z">
        <w:del w:id="2237" w:author="Maitland, Bryan - FS, ID" w:date="2025-10-21T13:31:00Z" w16du:dateUtc="2025-10-21T19:31:00Z">
          <w:r w:rsidR="008012B4" w:rsidDel="00B35ACD">
            <w:rPr>
              <w:bCs/>
            </w:rPr>
            <w:delText>spawn timing deviation</w:delText>
          </w:r>
        </w:del>
      </w:ins>
      <w:ins w:id="2238" w:author="Maitland, Bryan - FS, ID" w:date="2025-10-20T12:09:00Z">
        <w:r w:rsidRPr="00613FB6">
          <w:rPr>
            <w:bCs/>
          </w:rPr>
          <w:t xml:space="preserve">While the overall relationship between </w:t>
        </w:r>
        <w:commentRangeStart w:id="2239"/>
        <w:r w:rsidRPr="00613FB6">
          <w:rPr>
            <w:bCs/>
          </w:rPr>
          <w:t xml:space="preserve">pre-spawn temperature </w:t>
        </w:r>
      </w:ins>
      <w:commentRangeEnd w:id="2239"/>
      <w:r w:rsidR="008012B4">
        <w:rPr>
          <w:rStyle w:val="CommentReference"/>
        </w:rPr>
        <w:commentReference w:id="2239"/>
      </w:r>
      <w:ins w:id="2240" w:author="Maitland, Bryan - FS, ID" w:date="2025-10-20T12:09:00Z">
        <w:r w:rsidRPr="00613FB6">
          <w:rPr>
            <w:bCs/>
          </w:rPr>
          <w:t xml:space="preserve">and spawn timing is positive and nonlinear, the strength and shape of this response vary among reaches, likely reflecting fine-scale differences in hydrology, geomorphology, or biological composition. </w:t>
        </w:r>
        <w:commentRangeStart w:id="2241"/>
        <w:r w:rsidRPr="00613FB6">
          <w:rPr>
            <w:bCs/>
          </w:rPr>
          <w:t xml:space="preserve">Despite this heterogeneity, the consistency of the population-level trend underscores the biological relevance of temperature as a </w:t>
        </w:r>
      </w:ins>
      <w:ins w:id="2242" w:author="Maitland, Bryan - FS, ID" w:date="2025-10-21T13:33:00Z" w16du:dateUtc="2025-10-21T19:33:00Z">
        <w:r w:rsidR="00B35ACD">
          <w:rPr>
            <w:bCs/>
          </w:rPr>
          <w:t xml:space="preserve">dominant </w:t>
        </w:r>
      </w:ins>
      <w:ins w:id="2243" w:author="Maitland, Bryan - FS, ID" w:date="2025-10-20T12:09:00Z">
        <w:r w:rsidRPr="00613FB6">
          <w:rPr>
            <w:bCs/>
          </w:rPr>
          <w:t>cue</w:t>
        </w:r>
      </w:ins>
      <w:ins w:id="2244" w:author="Maitland, Bryan - FS, ID" w:date="2025-10-21T13:33:00Z" w16du:dateUtc="2025-10-21T19:33:00Z">
        <w:r w:rsidR="00B35ACD">
          <w:rPr>
            <w:bCs/>
          </w:rPr>
          <w:t>,</w:t>
        </w:r>
      </w:ins>
      <w:ins w:id="2245" w:author="Maitland, Bryan - FS, ID" w:date="2025-10-20T12:09:00Z">
        <w:r w:rsidRPr="00613FB6">
          <w:rPr>
            <w:bCs/>
          </w:rPr>
          <w:t xml:space="preserve"> </w:t>
        </w:r>
      </w:ins>
      <w:ins w:id="2246" w:author="Maitland, Bryan - FS, ID" w:date="2025-10-21T13:33:00Z" w16du:dateUtc="2025-10-21T19:33:00Z">
        <w:r w:rsidR="00B35ACD">
          <w:rPr>
            <w:bCs/>
          </w:rPr>
          <w:t xml:space="preserve">with </w:t>
        </w:r>
        <w:r w:rsidR="00B35ACD" w:rsidRPr="00B35ACD">
          <w:rPr>
            <w:bCs/>
          </w:rPr>
          <w:t>local processes and microclimatic buffering sustaining phenological diversity and resilience within the Middle Fork population</w:t>
        </w:r>
      </w:ins>
      <w:ins w:id="2247" w:author="Maitland, Bryan - FS, ID" w:date="2025-10-20T12:09:00Z">
        <w:r w:rsidRPr="00613FB6">
          <w:rPr>
            <w:bCs/>
          </w:rPr>
          <w:t>.</w:t>
        </w:r>
      </w:ins>
      <w:commentRangeEnd w:id="2241"/>
      <w:r w:rsidR="008012B4">
        <w:rPr>
          <w:rStyle w:val="CommentReference"/>
        </w:rPr>
        <w:commentReference w:id="2241"/>
      </w:r>
      <w:ins w:id="2248" w:author="Maitland, Bryan - FS, ID" w:date="2025-10-21T13:34:00Z" w16du:dateUtc="2025-10-21T19:34:00Z">
        <w:r w:rsidR="00B35ACD">
          <w:rPr>
            <w:bCs/>
          </w:rPr>
          <w:t xml:space="preserve"> </w:t>
        </w:r>
      </w:ins>
      <w:ins w:id="2249" w:author="Sparks, Morgan - FS, ID" w:date="2025-10-21T10:51:00Z" w16du:dateUtc="2025-10-21T16:51:00Z">
        <w:del w:id="2250" w:author="Maitland, Bryan - FS, ID" w:date="2025-10-21T13:34:00Z" w16du:dateUtc="2025-10-21T19:34:00Z">
          <w:r w:rsidR="008012B4" w:rsidDel="00B35ACD">
            <w:rPr>
              <w:bCs/>
            </w:rPr>
            <w:delText>e large effect</w:delText>
          </w:r>
        </w:del>
      </w:ins>
      <w:ins w:id="2251" w:author="Sparks, Morgan - FS, ID" w:date="2025-10-21T10:52:00Z" w16du:dateUtc="2025-10-21T16:52:00Z">
        <w:del w:id="2252" w:author="Maitland, Bryan - FS, ID" w:date="2025-10-21T13:34:00Z" w16du:dateUtc="2025-10-21T19:34:00Z">
          <w:r w:rsidR="008012B4" w:rsidDel="00B35ACD">
            <w:rPr>
              <w:bCs/>
            </w:rPr>
            <w:delText xml:space="preserve"> and ubiquitous effect of temperature across the watershed, with </w:delText>
          </w:r>
        </w:del>
      </w:ins>
      <w:ins w:id="2253" w:author="Sparks, Morgan - FS, ID" w:date="2025-10-21T10:53:00Z" w16du:dateUtc="2025-10-21T16:53:00Z">
        <w:del w:id="2254" w:author="Maitland, Bryan - FS, ID" w:date="2025-10-21T13:34:00Z" w16du:dateUtc="2025-10-21T19:34:00Z">
          <w:r w:rsidR="008012B4" w:rsidDel="00B35ACD">
            <w:rPr>
              <w:bCs/>
            </w:rPr>
            <w:delText>biological</w:delText>
          </w:r>
        </w:del>
      </w:ins>
      <w:ins w:id="2255" w:author="Sparks, Morgan - FS, ID" w:date="2025-10-21T10:52:00Z" w16du:dateUtc="2025-10-21T16:52:00Z">
        <w:del w:id="2256" w:author="Maitland, Bryan - FS, ID" w:date="2025-10-21T13:34:00Z" w16du:dateUtc="2025-10-21T19:34:00Z">
          <w:r w:rsidR="008012B4" w:rsidDel="00B35ACD">
            <w:rPr>
              <w:bCs/>
            </w:rPr>
            <w:delText xml:space="preserve"> processes</w:delText>
          </w:r>
        </w:del>
      </w:ins>
      <w:ins w:id="2257" w:author="Sparks, Morgan - FS, ID" w:date="2025-10-21T10:53:00Z" w16du:dateUtc="2025-10-21T16:53:00Z">
        <w:del w:id="2258" w:author="Maitland, Bryan - FS, ID" w:date="2025-10-21T13:34:00Z" w16du:dateUtc="2025-10-21T19:34:00Z">
          <w:r w:rsidR="008012B4" w:rsidDel="00B35ACD">
            <w:rPr>
              <w:bCs/>
            </w:rPr>
            <w:delText>ingpopulation</w:delText>
          </w:r>
        </w:del>
      </w:ins>
    </w:p>
    <w:bookmarkEnd w:id="2036"/>
    <w:p w14:paraId="29FB62CE" w14:textId="56212684" w:rsidR="001579F8" w:rsidRPr="00613FB6" w:rsidDel="00C30C51" w:rsidRDefault="001579F8">
      <w:pPr>
        <w:spacing w:after="240" w:line="480" w:lineRule="auto"/>
        <w:rPr>
          <w:del w:id="2259" w:author="Maitland, Bryan - FS, ID" w:date="2025-10-20T12:06:00Z" w16du:dateUtc="2025-10-20T18:06:00Z"/>
          <w:bCs/>
        </w:rPr>
        <w:pPrChange w:id="2260" w:author="Maitland, Bryan - FS, ID" w:date="2025-10-20T12:29:00Z" w16du:dateUtc="2025-10-20T18:29:00Z">
          <w:pPr>
            <w:spacing w:after="240"/>
          </w:pPr>
        </w:pPrChange>
      </w:pPr>
    </w:p>
    <w:p w14:paraId="3F97DB64" w14:textId="2E085538" w:rsidR="00AE2F22" w:rsidRPr="00613FB6" w:rsidDel="00C30C51" w:rsidRDefault="00AE2F22">
      <w:pPr>
        <w:spacing w:after="240" w:line="480" w:lineRule="auto"/>
        <w:ind w:firstLine="720"/>
        <w:rPr>
          <w:del w:id="2261" w:author="Maitland, Bryan - FS, ID" w:date="2025-10-20T12:06:00Z" w16du:dateUtc="2025-10-20T18:06:00Z"/>
          <w:bCs/>
        </w:rPr>
      </w:pPr>
      <w:del w:id="2262" w:author="Maitland, Bryan - FS, ID" w:date="2025-10-20T12:06:00Z" w16du:dateUtc="2025-10-20T18:06:00Z">
        <w:r w:rsidRPr="00613FB6" w:rsidDel="00C30C51">
          <w:rPr>
            <w:bCs/>
          </w:rPr>
          <w:delText xml:space="preserve">When grouped by stream, Bear Valley and Big </w:delText>
        </w:r>
      </w:del>
      <w:ins w:id="2263" w:author="Thurow, Russ - FS, ID" w:date="2025-09-25T22:20:00Z" w16du:dateUtc="2025-09-26T04:20:00Z">
        <w:del w:id="2264" w:author="Maitland, Bryan - FS, ID" w:date="2025-10-20T12:06:00Z" w16du:dateUtc="2025-10-20T18:06:00Z">
          <w:r w:rsidR="00B71A3D" w:rsidRPr="00613FB6" w:rsidDel="00C30C51">
            <w:rPr>
              <w:bCs/>
            </w:rPr>
            <w:delText>c</w:delText>
          </w:r>
        </w:del>
      </w:ins>
      <w:del w:id="2265" w:author="Maitland, Bryan - FS, ID" w:date="2025-10-20T12:06:00Z" w16du:dateUtc="2025-10-20T18:06:00Z">
        <w:r w:rsidRPr="00613FB6" w:rsidDel="00C30C51">
          <w:rPr>
            <w:bCs/>
          </w:rPr>
          <w:delText>Creek</w:delText>
        </w:r>
      </w:del>
      <w:ins w:id="2266" w:author="Thurow, Russ - FS, ID" w:date="2025-09-25T22:20:00Z" w16du:dateUtc="2025-09-26T04:20:00Z">
        <w:del w:id="2267" w:author="Maitland, Bryan - FS, ID" w:date="2025-10-20T12:06:00Z" w16du:dateUtc="2025-10-20T18:06:00Z">
          <w:r w:rsidR="00B71A3D" w:rsidRPr="00613FB6" w:rsidDel="00C30C51">
            <w:rPr>
              <w:bCs/>
            </w:rPr>
            <w:delText>s</w:delText>
          </w:r>
        </w:del>
      </w:ins>
      <w:del w:id="2268" w:author="Maitland, Bryan - FS, ID" w:date="2025-10-20T12:06:00Z" w16du:dateUtc="2025-10-20T18:06:00Z">
        <w:r w:rsidRPr="00613FB6" w:rsidDel="00C30C51">
          <w:rPr>
            <w:bCs/>
          </w:rPr>
          <w:delText xml:space="preserve"> exhibited early </w:delText>
        </w:r>
        <w:r w:rsidRPr="00613FB6" w:rsidDel="00C30C51">
          <w:rPr>
            <w:bCs/>
            <w:rPrChange w:id="2269" w:author="Maitland, Bryan - FS, ID" w:date="2025-10-20T12:46:00Z" w16du:dateUtc="2025-10-20T18:46:00Z">
              <w:rPr>
                <w:bCs/>
                <w:highlight w:val="yellow"/>
              </w:rPr>
            </w:rPrChange>
          </w:rPr>
          <w:delText xml:space="preserve">average spawn </w:delText>
        </w:r>
        <w:commentRangeStart w:id="2270"/>
        <w:r w:rsidRPr="00613FB6" w:rsidDel="00C30C51">
          <w:rPr>
            <w:bCs/>
            <w:rPrChange w:id="2271" w:author="Maitland, Bryan - FS, ID" w:date="2025-10-20T12:46:00Z" w16du:dateUtc="2025-10-20T18:46:00Z">
              <w:rPr>
                <w:bCs/>
                <w:highlight w:val="yellow"/>
              </w:rPr>
            </w:rPrChange>
          </w:rPr>
          <w:delText>timin</w:delText>
        </w:r>
        <w:r w:rsidRPr="00613FB6" w:rsidDel="00C30C51">
          <w:rPr>
            <w:bCs/>
          </w:rPr>
          <w:delText>g</w:delText>
        </w:r>
        <w:commentRangeEnd w:id="2270"/>
        <w:r w:rsidR="00D96E1A" w:rsidRPr="00613FB6" w:rsidDel="00C30C51">
          <w:rPr>
            <w:rStyle w:val="CommentReference"/>
            <w:sz w:val="24"/>
            <w:szCs w:val="24"/>
            <w:rPrChange w:id="2272" w:author="Maitland, Bryan - FS, ID" w:date="2025-10-20T12:46:00Z" w16du:dateUtc="2025-10-20T18:46:00Z">
              <w:rPr>
                <w:rStyle w:val="CommentReference"/>
              </w:rPr>
            </w:rPrChange>
          </w:rPr>
          <w:commentReference w:id="2270"/>
        </w:r>
        <w:r w:rsidRPr="00613FB6" w:rsidDel="00C30C51">
          <w:rPr>
            <w:bCs/>
          </w:rPr>
          <w:delText xml:space="preserve"> and high thermal sensitivity, while Sulphur and Marsh </w:delText>
        </w:r>
      </w:del>
      <w:ins w:id="2273" w:author="Thurow, Russ - FS, ID" w:date="2025-09-25T22:20:00Z" w16du:dateUtc="2025-09-26T04:20:00Z">
        <w:del w:id="2274" w:author="Maitland, Bryan - FS, ID" w:date="2025-10-20T12:06:00Z" w16du:dateUtc="2025-10-20T18:06:00Z">
          <w:r w:rsidR="00B71A3D" w:rsidRPr="00613FB6" w:rsidDel="00C30C51">
            <w:rPr>
              <w:bCs/>
            </w:rPr>
            <w:delText>c</w:delText>
          </w:r>
        </w:del>
      </w:ins>
      <w:del w:id="2275" w:author="Maitland, Bryan - FS, ID" w:date="2025-10-20T12:06:00Z" w16du:dateUtc="2025-10-20T18:06:00Z">
        <w:r w:rsidRPr="00613FB6" w:rsidDel="00C30C51">
          <w:rPr>
            <w:bCs/>
          </w:rPr>
          <w:delText>Creeks had later average timing with flatter temperature responses (</w:delText>
        </w:r>
        <w:r w:rsidRPr="00613FB6" w:rsidDel="00C30C51">
          <w:rPr>
            <w:bCs/>
            <w:rPrChange w:id="2276" w:author="Maitland, Bryan - FS, ID" w:date="2025-10-20T12:46:00Z" w16du:dateUtc="2025-10-20T18:46:00Z">
              <w:rPr>
                <w:bCs/>
                <w:highlight w:val="green"/>
              </w:rPr>
            </w:rPrChange>
          </w:rPr>
          <w:delText xml:space="preserve">Figure </w:delText>
        </w:r>
        <w:r w:rsidR="00DC0800" w:rsidRPr="00613FB6" w:rsidDel="00C30C51">
          <w:rPr>
            <w:bCs/>
            <w:rPrChange w:id="2277" w:author="Maitland, Bryan - FS, ID" w:date="2025-10-20T12:46:00Z" w16du:dateUtc="2025-10-20T18:46:00Z">
              <w:rPr>
                <w:bCs/>
                <w:highlight w:val="green"/>
              </w:rPr>
            </w:rPrChange>
          </w:rPr>
          <w:delText>7</w:delText>
        </w:r>
        <w:r w:rsidRPr="00613FB6" w:rsidDel="00C30C51">
          <w:rPr>
            <w:bCs/>
          </w:rPr>
          <w:delText>).</w:delText>
        </w:r>
      </w:del>
      <w:ins w:id="2278" w:author="Thurow, Russ - FS, ID" w:date="2025-09-28T15:39:00Z" w16du:dateUtc="2025-09-28T21:39:00Z">
        <w:del w:id="2279" w:author="Maitland, Bryan - FS, ID" w:date="2025-10-20T12:06:00Z" w16du:dateUtc="2025-10-20T18:06:00Z">
          <w:r w:rsidR="001579F8" w:rsidRPr="00613FB6" w:rsidDel="00C30C51">
            <w:rPr>
              <w:bCs/>
            </w:rPr>
            <w:delText xml:space="preserve"> </w:delText>
          </w:r>
          <w:commentRangeStart w:id="2280"/>
          <w:commentRangeStart w:id="2281"/>
          <w:r w:rsidR="001579F8" w:rsidRPr="00613FB6" w:rsidDel="00C30C51">
            <w:rPr>
              <w:bCs/>
            </w:rPr>
            <w:delText>WHAT</w:delText>
          </w:r>
        </w:del>
      </w:ins>
      <w:commentRangeEnd w:id="2280"/>
      <w:ins w:id="2282" w:author="Thurow, Russ - FS, ID" w:date="2025-09-28T15:47:00Z" w16du:dateUtc="2025-09-28T21:47:00Z">
        <w:del w:id="2283" w:author="Maitland, Bryan - FS, ID" w:date="2025-10-20T12:06:00Z" w16du:dateUtc="2025-10-20T18:06:00Z">
          <w:r w:rsidR="001579F8" w:rsidRPr="00613FB6" w:rsidDel="00C30C51">
            <w:rPr>
              <w:rStyle w:val="CommentReference"/>
              <w:sz w:val="24"/>
              <w:szCs w:val="24"/>
              <w:rPrChange w:id="2284" w:author="Maitland, Bryan - FS, ID" w:date="2025-10-20T12:46:00Z" w16du:dateUtc="2025-10-20T18:46:00Z">
                <w:rPr>
                  <w:rStyle w:val="CommentReference"/>
                </w:rPr>
              </w:rPrChange>
            </w:rPr>
            <w:commentReference w:id="2280"/>
          </w:r>
        </w:del>
      </w:ins>
      <w:commentRangeEnd w:id="2281"/>
      <w:del w:id="2285" w:author="Maitland, Bryan - FS, ID" w:date="2025-10-20T12:06:00Z" w16du:dateUtc="2025-10-20T18:06:00Z">
        <w:r w:rsidR="000F2D78" w:rsidRPr="00613FB6" w:rsidDel="00C30C51">
          <w:rPr>
            <w:rStyle w:val="CommentReference"/>
            <w:sz w:val="24"/>
            <w:szCs w:val="24"/>
            <w:rPrChange w:id="2286" w:author="Maitland, Bryan - FS, ID" w:date="2025-10-20T12:46:00Z" w16du:dateUtc="2025-10-20T18:46:00Z">
              <w:rPr>
                <w:rStyle w:val="CommentReference"/>
              </w:rPr>
            </w:rPrChange>
          </w:rPr>
          <w:commentReference w:id="2281"/>
        </w:r>
      </w:del>
      <w:ins w:id="2287" w:author="Thurow, Russ - FS, ID" w:date="2025-09-28T15:39:00Z" w16du:dateUtc="2025-09-28T21:39:00Z">
        <w:del w:id="2288" w:author="Maitland, Bryan - FS, ID" w:date="2025-10-20T12:06:00Z" w16du:dateUtc="2025-10-20T18:06:00Z">
          <w:r w:rsidR="001579F8" w:rsidRPr="00613FB6" w:rsidDel="00C30C51">
            <w:rPr>
              <w:bCs/>
            </w:rPr>
            <w:delText xml:space="preserve"> ??</w:delText>
          </w:r>
        </w:del>
      </w:ins>
    </w:p>
    <w:p w14:paraId="3FC873EE" w14:textId="13E4CD12" w:rsidR="00AE2F22" w:rsidRPr="00613FB6" w:rsidDel="00B813EE" w:rsidRDefault="00AE2F22">
      <w:pPr>
        <w:spacing w:after="240" w:line="480" w:lineRule="auto"/>
        <w:rPr>
          <w:del w:id="2289" w:author="Maitland, Bryan - FS, ID" w:date="2025-10-20T12:26:00Z" w16du:dateUtc="2025-10-20T18:26:00Z"/>
          <w:bCs/>
        </w:rPr>
      </w:pPr>
      <w:del w:id="2290" w:author="Maitland, Bryan - FS, ID" w:date="2025-10-20T11:57:00Z" w16du:dateUtc="2025-10-20T17:57:00Z">
        <w:r w:rsidRPr="00613FB6" w:rsidDel="000F2D78">
          <w:rPr>
            <w:bCs/>
            <w:noProof/>
          </w:rPr>
          <w:drawing>
            <wp:inline distT="0" distB="0" distL="0" distR="0" wp14:anchorId="366C07C0" wp14:editId="76BB81DB">
              <wp:extent cx="5937885" cy="3348990"/>
              <wp:effectExtent l="0" t="0" r="5715" b="3810"/>
              <wp:docPr id="655591796" name="Picture 6" descr="Chart,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1796" name="Picture 6" descr="Chart, box and whisker char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del>
    </w:p>
    <w:p w14:paraId="08143AD2" w14:textId="2E8FB4A4" w:rsidR="00AE2F22" w:rsidRPr="00613FB6" w:rsidDel="00B813EE" w:rsidRDefault="00AE2F22">
      <w:pPr>
        <w:spacing w:after="240" w:line="480" w:lineRule="auto"/>
        <w:rPr>
          <w:del w:id="2291" w:author="Maitland, Bryan - FS, ID" w:date="2025-10-20T12:26:00Z" w16du:dateUtc="2025-10-20T18:26:00Z"/>
          <w:bCs/>
        </w:rPr>
        <w:pPrChange w:id="2292" w:author="Maitland, Bryan - FS, ID" w:date="2025-10-20T12:29:00Z" w16du:dateUtc="2025-10-20T18:29:00Z">
          <w:pPr>
            <w:spacing w:after="240"/>
          </w:pPr>
        </w:pPrChange>
      </w:pPr>
      <w:del w:id="2293" w:author="Maitland, Bryan - FS, ID" w:date="2025-10-20T12:26:00Z" w16du:dateUtc="2025-10-20T18:26:00Z">
        <w:r w:rsidRPr="00613FB6" w:rsidDel="00B813EE">
          <w:rPr>
            <w:bCs/>
          </w:rPr>
          <w:delText xml:space="preserve">Figure </w:delText>
        </w:r>
        <w:r w:rsidR="00DC0800" w:rsidRPr="00613FB6" w:rsidDel="00B813EE">
          <w:rPr>
            <w:bCs/>
          </w:rPr>
          <w:delText>7</w:delText>
        </w:r>
        <w:r w:rsidRPr="00613FB6" w:rsidDel="00B813EE">
          <w:rPr>
            <w:bCs/>
          </w:rPr>
          <w:delText xml:space="preserve">. </w:delText>
        </w:r>
      </w:del>
      <w:del w:id="2294" w:author="Maitland, Bryan - FS, ID" w:date="2025-10-20T12:06:00Z" w16du:dateUtc="2025-10-20T18:06:00Z">
        <w:r w:rsidRPr="00613FB6" w:rsidDel="00C30C51">
          <w:rPr>
            <w:bCs/>
          </w:rPr>
          <w:delText>Boxplots of random intercepts and slopes for 90-day pre-spawn temperature by stream. Each box represents the distribution of best linear unbiased predictions (BLUPs) for a COMID's random intercept (average spawn timing) or slope (thermal sensitivity)</w:delText>
        </w:r>
      </w:del>
      <w:del w:id="2295" w:author="Maitland, Bryan - FS, ID" w:date="2025-10-20T12:26:00Z" w16du:dateUtc="2025-10-20T18:26:00Z">
        <w:r w:rsidRPr="00613FB6" w:rsidDel="00B813EE">
          <w:rPr>
            <w:bCs/>
          </w:rPr>
          <w:delText xml:space="preserve">. </w:delText>
        </w:r>
      </w:del>
    </w:p>
    <w:p w14:paraId="107197D7" w14:textId="77777777" w:rsidR="0010710C" w:rsidRPr="00613FB6" w:rsidDel="00C30C51" w:rsidRDefault="0010710C">
      <w:pPr>
        <w:spacing w:after="240" w:line="480" w:lineRule="auto"/>
        <w:rPr>
          <w:del w:id="2296" w:author="Maitland, Bryan - FS, ID" w:date="2025-10-20T12:09:00Z" w16du:dateUtc="2025-10-20T18:09:00Z"/>
          <w:bCs/>
        </w:rPr>
        <w:pPrChange w:id="2297" w:author="Maitland, Bryan - FS, ID" w:date="2025-10-20T12:29:00Z" w16du:dateUtc="2025-10-20T18:29:00Z">
          <w:pPr>
            <w:spacing w:after="240"/>
          </w:pPr>
        </w:pPrChange>
      </w:pPr>
    </w:p>
    <w:p w14:paraId="0B21371A" w14:textId="543D7FE8" w:rsidR="00AE2F22" w:rsidRPr="00613FB6" w:rsidDel="00A023CD" w:rsidRDefault="00AE2F22">
      <w:pPr>
        <w:spacing w:after="240" w:line="480" w:lineRule="auto"/>
        <w:rPr>
          <w:del w:id="2298" w:author="Maitland, Bryan - FS, ID" w:date="2025-10-20T11:22:00Z" w16du:dateUtc="2025-10-20T17:22:00Z"/>
          <w:bCs/>
        </w:rPr>
        <w:pPrChange w:id="2299" w:author="Maitland, Bryan - FS, ID" w:date="2025-10-20T12:29:00Z" w16du:dateUtc="2025-10-20T18:29:00Z">
          <w:pPr>
            <w:spacing w:after="240" w:line="480" w:lineRule="auto"/>
            <w:ind w:firstLine="720"/>
          </w:pPr>
        </w:pPrChange>
      </w:pPr>
      <w:del w:id="2300" w:author="Maitland, Bryan - FS, ID" w:date="2025-10-20T12:09:00Z" w16du:dateUtc="2025-10-20T18:09:00Z">
        <w:r w:rsidRPr="00613FB6" w:rsidDel="00C30C51">
          <w:rPr>
            <w:bCs/>
          </w:rPr>
          <w:delText xml:space="preserve">However, when examining individual random effects for each COMID and stream, we observed considerable variation in both intercepts and slopes </w:delText>
        </w:r>
      </w:del>
      <w:ins w:id="2301" w:author="Thurow, Russ - FS, ID" w:date="2025-09-25T22:28:00Z" w16du:dateUtc="2025-09-26T04:28:00Z">
        <w:del w:id="2302" w:author="Maitland, Bryan - FS, ID" w:date="2025-10-20T12:09:00Z" w16du:dateUtc="2025-10-20T18:09:00Z">
          <w:r w:rsidR="00666F3B" w:rsidRPr="00613FB6" w:rsidDel="00C30C51">
            <w:rPr>
              <w:bCs/>
            </w:rPr>
            <w:delText>among</w:delText>
          </w:r>
        </w:del>
      </w:ins>
      <w:del w:id="2303" w:author="Maitland, Bryan - FS, ID" w:date="2025-10-20T12:09:00Z" w16du:dateUtc="2025-10-20T18:09:00Z">
        <w:r w:rsidRPr="00613FB6" w:rsidDel="00C30C51">
          <w:rPr>
            <w:bCs/>
          </w:rPr>
          <w:delText>within streams (</w:delText>
        </w:r>
        <w:r w:rsidRPr="00613FB6" w:rsidDel="00C30C51">
          <w:rPr>
            <w:bCs/>
            <w:rPrChange w:id="2304" w:author="Maitland, Bryan - FS, ID" w:date="2025-10-20T12:46:00Z" w16du:dateUtc="2025-10-20T18:46:00Z">
              <w:rPr>
                <w:bCs/>
                <w:highlight w:val="green"/>
              </w:rPr>
            </w:rPrChange>
          </w:rPr>
          <w:delText xml:space="preserve">Figure </w:delText>
        </w:r>
      </w:del>
      <w:ins w:id="2305" w:author="Thurow, Russ - FS, ID" w:date="2025-10-02T15:22:00Z" w16du:dateUtc="2025-10-02T21:22:00Z">
        <w:del w:id="2306" w:author="Maitland, Bryan - FS, ID" w:date="2025-10-20T12:09:00Z" w16du:dateUtc="2025-10-20T18:09:00Z">
          <w:r w:rsidR="0052764F" w:rsidRPr="00613FB6" w:rsidDel="00C30C51">
            <w:rPr>
              <w:bCs/>
              <w:rPrChange w:id="2307" w:author="Maitland, Bryan - FS, ID" w:date="2025-10-20T12:46:00Z" w16du:dateUtc="2025-10-20T18:46:00Z">
                <w:rPr>
                  <w:bCs/>
                  <w:highlight w:val="green"/>
                </w:rPr>
              </w:rPrChange>
            </w:rPr>
            <w:delText>6</w:delText>
          </w:r>
        </w:del>
      </w:ins>
      <w:ins w:id="2308" w:author="Thurow, Russ - FS, ID" w:date="2025-10-02T15:19:00Z" w16du:dateUtc="2025-10-02T21:19:00Z">
        <w:del w:id="2309" w:author="Maitland, Bryan - FS, ID" w:date="2025-10-20T12:09:00Z" w16du:dateUtc="2025-10-20T18:09:00Z">
          <w:r w:rsidR="003C66CB" w:rsidRPr="00613FB6" w:rsidDel="00C30C51">
            <w:rPr>
              <w:bCs/>
              <w:rPrChange w:id="2310" w:author="Maitland, Bryan - FS, ID" w:date="2025-10-20T12:46:00Z" w16du:dateUtc="2025-10-20T18:46:00Z">
                <w:rPr>
                  <w:bCs/>
                  <w:highlight w:val="green"/>
                </w:rPr>
              </w:rPrChange>
            </w:rPr>
            <w:delText xml:space="preserve">, </w:delText>
          </w:r>
        </w:del>
      </w:ins>
      <w:ins w:id="2311" w:author="Thurow, Russ - FS, ID" w:date="2025-10-02T15:24:00Z" w16du:dateUtc="2025-10-02T21:24:00Z">
        <w:del w:id="2312" w:author="Maitland, Bryan - FS, ID" w:date="2025-10-20T12:09:00Z" w16du:dateUtc="2025-10-20T18:09:00Z">
          <w:r w:rsidR="0052764F" w:rsidRPr="00613FB6" w:rsidDel="00C30C51">
            <w:rPr>
              <w:bCs/>
              <w:rPrChange w:id="2313" w:author="Maitland, Bryan - FS, ID" w:date="2025-10-20T12:46:00Z" w16du:dateUtc="2025-10-20T18:46:00Z">
                <w:rPr>
                  <w:bCs/>
                  <w:highlight w:val="green"/>
                </w:rPr>
              </w:rPrChange>
            </w:rPr>
            <w:delText xml:space="preserve">7; </w:delText>
          </w:r>
        </w:del>
      </w:ins>
      <w:ins w:id="2314" w:author="Thurow, Russ - FS, ID" w:date="2025-10-02T15:19:00Z" w16du:dateUtc="2025-10-02T21:19:00Z">
        <w:del w:id="2315" w:author="Maitland, Bryan - FS, ID" w:date="2025-10-20T12:09:00Z" w16du:dateUtc="2025-10-20T18:09:00Z">
          <w:r w:rsidR="003C66CB" w:rsidRPr="00613FB6" w:rsidDel="00C30C51">
            <w:rPr>
              <w:bCs/>
              <w:rPrChange w:id="2316" w:author="Maitland, Bryan - FS, ID" w:date="2025-10-20T12:46:00Z" w16du:dateUtc="2025-10-20T18:46:00Z">
                <w:rPr>
                  <w:bCs/>
                  <w:highlight w:val="cyan"/>
                </w:rPr>
              </w:rPrChange>
            </w:rPr>
            <w:delText>Figure S2</w:delText>
          </w:r>
          <w:r w:rsidR="003C66CB" w:rsidRPr="00613FB6" w:rsidDel="00C30C51">
            <w:rPr>
              <w:bCs/>
              <w:vertAlign w:val="superscript"/>
              <w:rPrChange w:id="2317" w:author="Maitland, Bryan - FS, ID" w:date="2025-10-20T12:46:00Z" w16du:dateUtc="2025-10-20T18:46:00Z">
                <w:rPr>
                  <w:bCs/>
                  <w:highlight w:val="cyan"/>
                  <w:vertAlign w:val="superscript"/>
                </w:rPr>
              </w:rPrChange>
            </w:rPr>
            <w:delText>1</w:delText>
          </w:r>
        </w:del>
      </w:ins>
      <w:del w:id="2318" w:author="Maitland, Bryan - FS, ID" w:date="2025-10-20T12:09:00Z" w16du:dateUtc="2025-10-20T18:09:00Z">
        <w:r w:rsidR="00DC0800" w:rsidRPr="00613FB6" w:rsidDel="00C30C51">
          <w:rPr>
            <w:bCs/>
            <w:rPrChange w:id="2319" w:author="Maitland, Bryan - FS, ID" w:date="2025-10-20T12:46:00Z" w16du:dateUtc="2025-10-20T18:46:00Z">
              <w:rPr>
                <w:bCs/>
                <w:highlight w:val="green"/>
              </w:rPr>
            </w:rPrChange>
          </w:rPr>
          <w:delText>8</w:delText>
        </w:r>
        <w:r w:rsidRPr="00613FB6" w:rsidDel="00C30C51">
          <w:rPr>
            <w:bCs/>
            <w:rPrChange w:id="2320" w:author="Maitland, Bryan - FS, ID" w:date="2025-10-20T12:46:00Z" w16du:dateUtc="2025-10-20T18:46:00Z">
              <w:rPr>
                <w:bCs/>
                <w:highlight w:val="green"/>
              </w:rPr>
            </w:rPrChange>
          </w:rPr>
          <w:delText xml:space="preserve"> and </w:delText>
        </w:r>
        <w:r w:rsidR="00DC0800" w:rsidRPr="00613FB6" w:rsidDel="00C30C51">
          <w:rPr>
            <w:bCs/>
            <w:rPrChange w:id="2321" w:author="Maitland, Bryan - FS, ID" w:date="2025-10-20T12:46:00Z" w16du:dateUtc="2025-10-20T18:46:00Z">
              <w:rPr>
                <w:bCs/>
                <w:highlight w:val="green"/>
              </w:rPr>
            </w:rPrChange>
          </w:rPr>
          <w:delText>9</w:delText>
        </w:r>
        <w:r w:rsidRPr="00613FB6" w:rsidDel="00C30C51">
          <w:rPr>
            <w:bCs/>
          </w:rPr>
          <w:delText xml:space="preserve">). </w:delText>
        </w:r>
      </w:del>
      <w:ins w:id="2322" w:author="Thurow, Russ - FS, ID" w:date="2025-09-28T15:50:00Z" w16du:dateUtc="2025-09-28T21:50:00Z">
        <w:del w:id="2323" w:author="Maitland, Bryan - FS, ID" w:date="2025-10-20T12:09:00Z" w16du:dateUtc="2025-10-20T18:09:00Z">
          <w:r w:rsidR="00BC7B3D" w:rsidRPr="00613FB6" w:rsidDel="00C30C51">
            <w:rPr>
              <w:bCs/>
            </w:rPr>
            <w:delText xml:space="preserve">, </w:delText>
          </w:r>
        </w:del>
      </w:ins>
      <w:ins w:id="2324" w:author="Thurow, Russ - FS, ID" w:date="2025-09-28T15:51:00Z" w16du:dateUtc="2025-09-28T21:51:00Z">
        <w:del w:id="2325" w:author="Maitland, Bryan - FS, ID" w:date="2025-10-20T12:09:00Z" w16du:dateUtc="2025-10-20T18:09:00Z">
          <w:r w:rsidR="00BC7B3D" w:rsidRPr="00613FB6" w:rsidDel="00C30C51">
            <w:rPr>
              <w:bCs/>
            </w:rPr>
            <w:delText>, Loon,</w:delText>
          </w:r>
        </w:del>
      </w:ins>
      <w:ins w:id="2326" w:author="Thurow, Russ - FS, ID" w:date="2025-09-28T15:50:00Z" w16du:dateUtc="2025-09-28T21:50:00Z">
        <w:del w:id="2327" w:author="Maitland, Bryan - FS, ID" w:date="2025-10-20T12:09:00Z" w16du:dateUtc="2025-10-20T18:09:00Z">
          <w:r w:rsidR="00BC7B3D" w:rsidRPr="00613FB6" w:rsidDel="00C30C51">
            <w:rPr>
              <w:bCs/>
            </w:rPr>
            <w:delText xml:space="preserve">and Camas </w:delText>
          </w:r>
        </w:del>
      </w:ins>
      <w:ins w:id="2328" w:author="Thurow, Russ - FS, ID" w:date="2025-09-28T15:48:00Z" w16du:dateUtc="2025-09-28T21:48:00Z">
        <w:del w:id="2329" w:author="Maitland, Bryan - FS, ID" w:date="2025-10-20T12:09:00Z" w16du:dateUtc="2025-10-20T18:09:00Z">
          <w:r w:rsidR="001579F8" w:rsidRPr="00613FB6" w:rsidDel="00C30C51">
            <w:rPr>
              <w:bCs/>
            </w:rPr>
            <w:delText>cs</w:delText>
          </w:r>
        </w:del>
      </w:ins>
      <w:ins w:id="2330" w:author="Thurow, Russ - FS, ID" w:date="2025-09-28T15:50:00Z" w16du:dateUtc="2025-09-28T21:50:00Z">
        <w:del w:id="2331" w:author="Maitland, Bryan - FS, ID" w:date="2025-10-20T12:09:00Z" w16du:dateUtc="2025-10-20T18:09:00Z">
          <w:r w:rsidR="00BC7B3D" w:rsidRPr="00613FB6" w:rsidDel="00C30C51">
            <w:rPr>
              <w:bCs/>
            </w:rPr>
            <w:delText>yet</w:delText>
          </w:r>
        </w:del>
      </w:ins>
      <w:commentRangeStart w:id="2332"/>
      <w:commentRangeEnd w:id="2332"/>
      <w:del w:id="2333" w:author="Maitland, Bryan - FS, ID" w:date="2025-10-20T12:09:00Z" w16du:dateUtc="2025-10-20T18:09:00Z">
        <w:r w:rsidR="00BC7B3D" w:rsidRPr="00613FB6" w:rsidDel="00C30C51">
          <w:rPr>
            <w:rStyle w:val="CommentReference"/>
            <w:sz w:val="24"/>
            <w:szCs w:val="24"/>
            <w:rPrChange w:id="2334" w:author="Maitland, Bryan - FS, ID" w:date="2025-10-20T12:46:00Z" w16du:dateUtc="2025-10-20T18:46:00Z">
              <w:rPr>
                <w:rStyle w:val="CommentReference"/>
              </w:rPr>
            </w:rPrChange>
          </w:rPr>
          <w:commentReference w:id="2332"/>
        </w:r>
      </w:del>
      <w:ins w:id="2335" w:author="Thurow, Russ - FS, ID" w:date="2025-09-28T15:53:00Z" w16du:dateUtc="2025-09-28T21:53:00Z">
        <w:del w:id="2336" w:author="Maitland, Bryan - FS, ID" w:date="2025-10-20T12:09:00Z" w16du:dateUtc="2025-10-20T18:09:00Z">
          <w:r w:rsidR="00BC7B3D" w:rsidRPr="00613FB6" w:rsidDel="00C30C51">
            <w:rPr>
              <w:bCs/>
            </w:rPr>
            <w:delText>exhibiteddisplayedwe</w:delText>
          </w:r>
        </w:del>
      </w:ins>
      <w:ins w:id="2337" w:author="Thurow, Russ - FS, ID" w:date="2025-09-28T15:54:00Z" w16du:dateUtc="2025-09-28T21:54:00Z">
        <w:del w:id="2338" w:author="Maitland, Bryan - FS, ID" w:date="2025-10-20T12:09:00Z" w16du:dateUtc="2025-10-20T18:09:00Z">
          <w:r w:rsidR="00BC7B3D" w:rsidRPr="00613FB6" w:rsidDel="00C30C51">
            <w:rPr>
              <w:bCs/>
            </w:rPr>
            <w:delText>mutedillustrated and creeks</w:delText>
          </w:r>
        </w:del>
      </w:ins>
      <w:ins w:id="2339" w:author="Thurow, Russ - FS, ID" w:date="2025-09-28T15:55:00Z" w16du:dateUtc="2025-09-28T21:55:00Z">
        <w:del w:id="2340" w:author="Maitland, Bryan - FS, ID" w:date="2025-10-20T12:09:00Z" w16du:dateUtc="2025-10-20T18:09:00Z">
          <w:r w:rsidR="00BC7B3D" w:rsidRPr="00613FB6" w:rsidDel="00C30C51">
            <w:rPr>
              <w:bCs/>
            </w:rPr>
            <w:delText xml:space="preserve">Big, , and Loon creeksweretdifferent Middle Fork spawning </w:delText>
          </w:r>
        </w:del>
      </w:ins>
      <w:ins w:id="2341" w:author="Thurow, Russ - FS, ID" w:date="2025-09-28T15:56:00Z" w16du:dateUtc="2025-09-28T21:56:00Z">
        <w:del w:id="2342" w:author="Maitland, Bryan - FS, ID" w:date="2025-10-20T12:09:00Z" w16du:dateUtc="2025-10-20T18:09:00Z">
          <w:r w:rsidR="00BC7B3D" w:rsidRPr="00613FB6" w:rsidDel="00C30C51">
            <w:rPr>
              <w:bCs/>
            </w:rPr>
            <w:delText>s</w:delText>
          </w:r>
        </w:del>
      </w:ins>
    </w:p>
    <w:p w14:paraId="144B8563" w14:textId="6FB31C33" w:rsidR="00AE2F22" w:rsidRPr="00613FB6" w:rsidDel="00A023CD" w:rsidRDefault="00AE2F22">
      <w:pPr>
        <w:spacing w:after="240" w:line="480" w:lineRule="auto"/>
        <w:rPr>
          <w:del w:id="2343" w:author="Maitland, Bryan - FS, ID" w:date="2025-10-20T11:22:00Z" w16du:dateUtc="2025-10-20T17:22:00Z"/>
        </w:rPr>
        <w:pPrChange w:id="2344" w:author="Maitland, Bryan - FS, ID" w:date="2025-10-20T12:29:00Z" w16du:dateUtc="2025-10-20T18:29:00Z">
          <w:pPr>
            <w:spacing w:after="240"/>
          </w:pPr>
        </w:pPrChange>
      </w:pPr>
      <w:del w:id="2345" w:author="Maitland, Bryan - FS, ID" w:date="2025-10-20T11:22:00Z" w16du:dateUtc="2025-10-20T17:22:00Z">
        <w:r w:rsidRPr="00613FB6" w:rsidDel="00A023CD">
          <w:rPr>
            <w:noProof/>
          </w:rPr>
          <w:drawing>
            <wp:inline distT="0" distB="0" distL="0" distR="0" wp14:anchorId="5D12066E" wp14:editId="683491B3">
              <wp:extent cx="4180114" cy="2357600"/>
              <wp:effectExtent l="0" t="0" r="0" b="5080"/>
              <wp:docPr id="1624560566" name="Picture 7" descr="Chart, bar chart, funnel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0566" name="Picture 7" descr="Chart, bar chart, funnel char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31" cy="2363757"/>
                      </a:xfrm>
                      <a:prstGeom prst="rect">
                        <a:avLst/>
                      </a:prstGeom>
                      <a:noFill/>
                      <a:ln>
                        <a:noFill/>
                      </a:ln>
                    </pic:spPr>
                  </pic:pic>
                </a:graphicData>
              </a:graphic>
            </wp:inline>
          </w:drawing>
        </w:r>
      </w:del>
    </w:p>
    <w:p w14:paraId="3048EF7F" w14:textId="75C5E801" w:rsidR="00AE2F22" w:rsidRPr="00613FB6" w:rsidDel="00D70B1E" w:rsidRDefault="00AE2F22">
      <w:pPr>
        <w:spacing w:after="240" w:line="480" w:lineRule="auto"/>
        <w:rPr>
          <w:ins w:id="2346" w:author="Thurow, Russ - FS, ID" w:date="2025-09-25T21:54:00Z" w16du:dateUtc="2025-09-26T03:54:00Z"/>
          <w:del w:id="2347" w:author="Maitland, Bryan - FS, ID" w:date="2025-10-21T13:49:00Z" w16du:dateUtc="2025-10-21T19:49:00Z"/>
        </w:rPr>
        <w:pPrChange w:id="2348" w:author="Maitland, Bryan - FS, ID" w:date="2025-10-20T12:29:00Z" w16du:dateUtc="2025-10-20T18:29:00Z">
          <w:pPr>
            <w:spacing w:after="240"/>
          </w:pPr>
        </w:pPrChange>
      </w:pPr>
      <w:commentRangeStart w:id="2349"/>
      <w:del w:id="2350" w:author="Maitland, Bryan - FS, ID" w:date="2025-10-20T11:22:00Z" w16du:dateUtc="2025-10-20T17:22:00Z">
        <w:r w:rsidRPr="00613FB6" w:rsidDel="00A023CD">
          <w:rPr>
            <w:rPrChange w:id="2351" w:author="Maitland, Bryan - FS, ID" w:date="2025-10-20T12:46:00Z" w16du:dateUtc="2025-10-20T18:46:00Z">
              <w:rPr>
                <w:highlight w:val="cyan"/>
              </w:rPr>
            </w:rPrChange>
          </w:rPr>
          <w:delText>Figure</w:delText>
        </w:r>
        <w:commentRangeEnd w:id="2349"/>
        <w:r w:rsidR="003C66CB" w:rsidRPr="00613FB6" w:rsidDel="00A023CD">
          <w:rPr>
            <w:rStyle w:val="CommentReference"/>
            <w:sz w:val="24"/>
            <w:szCs w:val="24"/>
            <w:rPrChange w:id="2352" w:author="Maitland, Bryan - FS, ID" w:date="2025-10-20T12:46:00Z" w16du:dateUtc="2025-10-20T18:46:00Z">
              <w:rPr>
                <w:rStyle w:val="CommentReference"/>
                <w:highlight w:val="cyan"/>
              </w:rPr>
            </w:rPrChange>
          </w:rPr>
          <w:commentReference w:id="2349"/>
        </w:r>
        <w:r w:rsidRPr="00613FB6" w:rsidDel="00A023CD">
          <w:rPr>
            <w:rPrChange w:id="2353" w:author="Maitland, Bryan - FS, ID" w:date="2025-10-20T12:46:00Z" w16du:dateUtc="2025-10-20T18:46:00Z">
              <w:rPr>
                <w:highlight w:val="cyan"/>
              </w:rPr>
            </w:rPrChange>
          </w:rPr>
          <w:delText xml:space="preserve"> </w:delText>
        </w:r>
      </w:del>
      <w:ins w:id="2354" w:author="Thurow, Russ - FS, ID" w:date="2025-10-02T15:20:00Z" w16du:dateUtc="2025-10-02T21:20:00Z">
        <w:del w:id="2355" w:author="Maitland, Bryan - FS, ID" w:date="2025-10-20T11:22:00Z" w16du:dateUtc="2025-10-20T17:22:00Z">
          <w:r w:rsidR="003C66CB" w:rsidRPr="00613FB6" w:rsidDel="00A023CD">
            <w:rPr>
              <w:rPrChange w:id="2356" w:author="Maitland, Bryan - FS, ID" w:date="2025-10-20T12:46:00Z" w16du:dateUtc="2025-10-20T18:46:00Z">
                <w:rPr>
                  <w:highlight w:val="cyan"/>
                </w:rPr>
              </w:rPrChange>
            </w:rPr>
            <w:delText>S2</w:delText>
          </w:r>
        </w:del>
      </w:ins>
      <w:del w:id="2357" w:author="Maitland, Bryan - FS, ID" w:date="2025-10-20T11:22:00Z" w16du:dateUtc="2025-10-20T17:22:00Z">
        <w:r w:rsidR="00DC0800" w:rsidRPr="00613FB6" w:rsidDel="00A023CD">
          <w:rPr>
            <w:rPrChange w:id="2358" w:author="Maitland, Bryan - FS, ID" w:date="2025-10-20T12:46:00Z" w16du:dateUtc="2025-10-20T18:46:00Z">
              <w:rPr>
                <w:highlight w:val="cyan"/>
              </w:rPr>
            </w:rPrChange>
          </w:rPr>
          <w:delText>8</w:delText>
        </w:r>
        <w:r w:rsidRPr="00613FB6" w:rsidDel="00A023CD">
          <w:rPr>
            <w:rPrChange w:id="2359" w:author="Maitland, Bryan - FS, ID" w:date="2025-10-20T12:46:00Z" w16du:dateUtc="2025-10-20T18:46:00Z">
              <w:rPr>
                <w:highlight w:val="cyan"/>
              </w:rPr>
            </w:rPrChange>
          </w:rPr>
          <w:delText xml:space="preserve">. Random intercepts </w:delText>
        </w:r>
        <w:r w:rsidRPr="00613FB6" w:rsidDel="00A023CD">
          <w:delText>and slopes for 90-day pre-spawn temperature by stream. Each bar represents the best linear unbiased prediction (BLUP) for a COMID's random intercept (average spawn timing) or slope (thermal sensitivity). Bars are colored by stream.</w:delText>
        </w:r>
      </w:del>
      <w:del w:id="2360" w:author="Maitland, Bryan - FS, ID" w:date="2025-10-21T13:49:00Z" w16du:dateUtc="2025-10-21T19:49:00Z">
        <w:r w:rsidRPr="00613FB6" w:rsidDel="00D70B1E">
          <w:delText xml:space="preserve"> </w:delText>
        </w:r>
      </w:del>
    </w:p>
    <w:p w14:paraId="20A1B645" w14:textId="5D11841D" w:rsidR="001D6C6F" w:rsidRPr="00613FB6" w:rsidRDefault="001D6C6F" w:rsidP="00030DA4">
      <w:pPr>
        <w:spacing w:line="480" w:lineRule="auto"/>
        <w:rPr>
          <w:ins w:id="2361" w:author="Maitland, Bryan - FS, ID" w:date="2025-10-20T12:42:00Z" w16du:dateUtc="2025-10-20T18:42:00Z"/>
          <w:b/>
          <w:bCs/>
        </w:rPr>
      </w:pPr>
      <w:ins w:id="2362" w:author="Maitland, Bryan - FS, ID" w:date="2025-10-20T12:42:00Z" w16du:dateUtc="2025-10-20T18:42:00Z">
        <w:r w:rsidRPr="00613FB6">
          <w:rPr>
            <w:b/>
            <w:bCs/>
          </w:rPr>
          <w:t>Discussion</w:t>
        </w:r>
      </w:ins>
    </w:p>
    <w:p w14:paraId="317072BB" w14:textId="77777777" w:rsidR="001D6C6F" w:rsidDel="00B35ACD" w:rsidRDefault="001D6C6F" w:rsidP="00030DA4">
      <w:pPr>
        <w:spacing w:line="480" w:lineRule="auto"/>
        <w:rPr>
          <w:ins w:id="2363" w:author="Sparks, Morgan - FS, ID" w:date="2025-10-21T12:35:00Z" w16du:dateUtc="2025-10-21T18:35:00Z"/>
          <w:del w:id="2364" w:author="Maitland, Bryan - FS, ID" w:date="2025-10-21T13:35:00Z" w16du:dateUtc="2025-10-21T19:35:00Z"/>
          <w:b/>
          <w:bCs/>
        </w:rPr>
      </w:pPr>
    </w:p>
    <w:p w14:paraId="0EF96CB8" w14:textId="77777777" w:rsidR="00AD205B" w:rsidDel="00B35ACD" w:rsidRDefault="00AD205B" w:rsidP="00030DA4">
      <w:pPr>
        <w:spacing w:line="480" w:lineRule="auto"/>
        <w:rPr>
          <w:ins w:id="2365" w:author="Sparks, Morgan - FS, ID" w:date="2025-10-21T12:35:00Z" w16du:dateUtc="2025-10-21T18:35:00Z"/>
          <w:del w:id="2366" w:author="Maitland, Bryan - FS, ID" w:date="2025-10-21T13:35:00Z" w16du:dateUtc="2025-10-21T19:35:00Z"/>
          <w:b/>
          <w:bCs/>
        </w:rPr>
      </w:pPr>
    </w:p>
    <w:p w14:paraId="1E7C7D71" w14:textId="46D98292" w:rsidR="008D547E" w:rsidRDefault="008D547E" w:rsidP="00B813EE">
      <w:pPr>
        <w:spacing w:line="480" w:lineRule="auto"/>
        <w:rPr>
          <w:ins w:id="2367" w:author="Maitland, Bryan - FS, ID" w:date="2025-10-21T13:02:00Z" w16du:dateUtc="2025-10-21T19:02:00Z"/>
        </w:rPr>
      </w:pPr>
    </w:p>
    <w:p w14:paraId="0EF619FD" w14:textId="77777777" w:rsidR="008D547E" w:rsidRDefault="008D547E" w:rsidP="00B813EE">
      <w:pPr>
        <w:spacing w:line="480" w:lineRule="auto"/>
        <w:rPr>
          <w:ins w:id="2368" w:author="Maitland, Bryan - FS, ID" w:date="2025-10-21T13:02:00Z" w16du:dateUtc="2025-10-21T19:02:00Z"/>
        </w:rPr>
      </w:pPr>
    </w:p>
    <w:p w14:paraId="414FD97A" w14:textId="77777777" w:rsidR="008D547E" w:rsidRDefault="008D547E" w:rsidP="008D547E">
      <w:pPr>
        <w:pStyle w:val="ListParagraph"/>
        <w:numPr>
          <w:ilvl w:val="0"/>
          <w:numId w:val="26"/>
        </w:numPr>
        <w:spacing w:line="480" w:lineRule="auto"/>
        <w:rPr>
          <w:ins w:id="2369" w:author="Maitland, Bryan - FS, ID" w:date="2025-10-21T13:02:00Z" w16du:dateUtc="2025-10-21T19:02:00Z"/>
        </w:rPr>
      </w:pPr>
      <w:ins w:id="2370" w:author="Maitland, Bryan - FS, ID" w:date="2025-10-21T13:02:00Z" w16du:dateUtc="2025-10-21T19:02:00Z">
        <w:r w:rsidRPr="00F05886">
          <w:rPr>
            <w:b/>
            <w:bCs/>
          </w:rPr>
          <w:t>Thermal sensitivity as a driver of phenotypic diversity</w:t>
        </w:r>
        <w:r w:rsidRPr="00F05886">
          <w:t xml:space="preserve"> – Emphasize that nonlinear thermal responses and random slopes highlight diverse thermal sensitivities among reaches.</w:t>
        </w:r>
        <w:r>
          <w:t xml:space="preserve"> </w:t>
        </w:r>
        <w:r w:rsidRPr="00F05886">
          <w:t>Tie to “portfolio effects” and resilience lit</w:t>
        </w:r>
      </w:ins>
    </w:p>
    <w:p w14:paraId="2F56E3E7" w14:textId="77777777" w:rsidR="008D547E" w:rsidRDefault="008D547E" w:rsidP="008D547E">
      <w:pPr>
        <w:pStyle w:val="ListParagraph"/>
        <w:numPr>
          <w:ilvl w:val="0"/>
          <w:numId w:val="26"/>
        </w:numPr>
        <w:spacing w:line="480" w:lineRule="auto"/>
        <w:rPr>
          <w:ins w:id="2371" w:author="Maitland, Bryan - FS, ID" w:date="2025-10-21T13:02:00Z" w16du:dateUtc="2025-10-21T19:02:00Z"/>
        </w:rPr>
      </w:pPr>
      <w:ins w:id="2372" w:author="Maitland, Bryan - FS, ID" w:date="2025-10-21T13:02:00Z" w16du:dateUtc="2025-10-21T19:02:00Z">
        <w:r w:rsidRPr="00F05886">
          <w:rPr>
            <w:b/>
            <w:bCs/>
          </w:rPr>
          <w:t>Geomorphic mediation of thermal regimes</w:t>
        </w:r>
        <w:r w:rsidRPr="00F05886">
          <w:t xml:space="preserve"> – Although topographic variables were weak predictors, note their potential indirect role via hydrology/groundwater buffering (Lisi et al. 2013). – Suggest follow-up work </w:t>
        </w:r>
        <w:r>
          <w:t>(</w:t>
        </w:r>
        <w:r w:rsidRPr="00F05886">
          <w:t>integrating SSN or groundwater indices</w:t>
        </w:r>
        <w:r>
          <w:t>).</w:t>
        </w:r>
      </w:ins>
    </w:p>
    <w:p w14:paraId="3371F2CE" w14:textId="77777777" w:rsidR="008D547E" w:rsidRPr="00F05886" w:rsidRDefault="008D547E" w:rsidP="008D547E">
      <w:pPr>
        <w:pStyle w:val="ListParagraph"/>
        <w:numPr>
          <w:ilvl w:val="0"/>
          <w:numId w:val="26"/>
        </w:numPr>
        <w:spacing w:line="480" w:lineRule="auto"/>
        <w:rPr>
          <w:ins w:id="2373" w:author="Maitland, Bryan - FS, ID" w:date="2025-10-21T13:02:00Z" w16du:dateUtc="2025-10-21T19:02:00Z"/>
        </w:rPr>
      </w:pPr>
      <w:ins w:id="2374" w:author="Maitland, Bryan - FS, ID" w:date="2025-10-21T13:02:00Z" w16du:dateUtc="2025-10-21T19:02:00Z">
        <w:r w:rsidRPr="00F05886">
          <w:rPr>
            <w:b/>
            <w:bCs/>
          </w:rPr>
          <w:t>Climate change implications</w:t>
        </w:r>
        <w:r w:rsidRPr="00F05886">
          <w:t xml:space="preserve"> –</w:t>
        </w:r>
        <w:r>
          <w:t xml:space="preserve"> </w:t>
        </w:r>
        <w:r w:rsidRPr="00F05886">
          <w:t>connect to resilience and adaptive capacity frameworks.</w:t>
        </w:r>
      </w:ins>
    </w:p>
    <w:p w14:paraId="357C932A" w14:textId="77777777" w:rsidR="008D547E" w:rsidRPr="008F13FC" w:rsidRDefault="008D547E" w:rsidP="008D547E">
      <w:pPr>
        <w:pStyle w:val="ListParagraph"/>
        <w:numPr>
          <w:ilvl w:val="0"/>
          <w:numId w:val="26"/>
        </w:numPr>
        <w:spacing w:line="480" w:lineRule="auto"/>
        <w:rPr>
          <w:ins w:id="2375" w:author="Maitland, Bryan - FS, ID" w:date="2025-10-21T13:02:00Z" w16du:dateUtc="2025-10-21T19:02:00Z"/>
        </w:rPr>
      </w:pPr>
      <w:ins w:id="2376" w:author="Maitland, Bryan - FS, ID" w:date="2025-10-21T13:02:00Z" w16du:dateUtc="2025-10-21T19:02:00Z">
        <w:r w:rsidRPr="00F05886">
          <w:rPr>
            <w:b/>
            <w:bCs/>
          </w:rPr>
          <w:t>Management and conservation context</w:t>
        </w:r>
        <w:r w:rsidRPr="00F05886">
          <w:t xml:space="preserve"> – Middle Fork as a “reference system” for undisturbed phenological processes. – Insights could guide recovery targets or temperature-based management thresholds basin-wide.</w:t>
        </w:r>
        <w:r w:rsidRPr="00F05886">
          <w:br/>
        </w:r>
        <w:r w:rsidRPr="00F05886">
          <w:rPr>
            <w:b/>
            <w:bCs/>
          </w:rPr>
          <w:t>Data/model reflection</w:t>
        </w:r>
        <w:r w:rsidRPr="00F05886">
          <w:t xml:space="preserve"> – Strong model fit implies patterns well explained by temperature and spatial grouping; note limitations (temporal scope, flow resolution).</w:t>
        </w:r>
      </w:ins>
    </w:p>
    <w:p w14:paraId="1B1630A8" w14:textId="77777777" w:rsidR="008D547E" w:rsidRDefault="008D547E" w:rsidP="00B813EE">
      <w:pPr>
        <w:spacing w:line="480" w:lineRule="auto"/>
        <w:rPr>
          <w:ins w:id="2377" w:author="Maitland, Bryan - FS, ID" w:date="2025-10-21T13:02:00Z" w16du:dateUtc="2025-10-21T19:02:00Z"/>
        </w:rPr>
      </w:pPr>
    </w:p>
    <w:p w14:paraId="66157971" w14:textId="5240A3B4" w:rsidR="008D547E" w:rsidRDefault="008D547E">
      <w:pPr>
        <w:rPr>
          <w:ins w:id="2378" w:author="Maitland, Bryan - FS, ID" w:date="2025-10-21T13:02:00Z" w16du:dateUtc="2025-10-21T19:02:00Z"/>
        </w:rPr>
      </w:pPr>
      <w:ins w:id="2379" w:author="Maitland, Bryan - FS, ID" w:date="2025-10-21T13:02:00Z" w16du:dateUtc="2025-10-21T19:02:00Z">
        <w:r>
          <w:br w:type="page"/>
        </w:r>
      </w:ins>
    </w:p>
    <w:p w14:paraId="562D242D" w14:textId="77777777" w:rsidR="008D547E" w:rsidRDefault="008D547E" w:rsidP="008D547E">
      <w:pPr>
        <w:spacing w:line="480" w:lineRule="auto"/>
        <w:rPr>
          <w:ins w:id="2380" w:author="Maitland, Bryan - FS, ID" w:date="2025-10-21T13:02:00Z" w16du:dateUtc="2025-10-21T19:02:00Z"/>
          <w:b/>
          <w:bCs/>
        </w:rPr>
      </w:pPr>
      <w:ins w:id="2381" w:author="Maitland, Bryan - FS, ID" w:date="2025-10-21T13:02:00Z" w16du:dateUtc="2025-10-21T19:02:00Z">
        <w:r>
          <w:rPr>
            <w:b/>
            <w:bCs/>
          </w:rPr>
          <w:lastRenderedPageBreak/>
          <w:t xml:space="preserve">Acknowledgements: </w:t>
        </w:r>
      </w:ins>
    </w:p>
    <w:p w14:paraId="1CD1A4FF" w14:textId="77777777" w:rsidR="008D547E" w:rsidRDefault="008D547E" w:rsidP="008D547E">
      <w:pPr>
        <w:spacing w:line="480" w:lineRule="auto"/>
        <w:rPr>
          <w:ins w:id="2382" w:author="Maitland, Bryan - FS, ID" w:date="2025-10-21T13:02:00Z" w16du:dateUtc="2025-10-21T19:02:00Z"/>
          <w:b/>
          <w:bCs/>
        </w:rPr>
      </w:pPr>
    </w:p>
    <w:p w14:paraId="31B38B87" w14:textId="77777777" w:rsidR="008D547E" w:rsidRDefault="008D547E" w:rsidP="008D547E">
      <w:pPr>
        <w:spacing w:line="480" w:lineRule="auto"/>
        <w:rPr>
          <w:ins w:id="2383" w:author="Maitland, Bryan - FS, ID" w:date="2025-10-21T13:02:00Z" w16du:dateUtc="2025-10-21T19:02:00Z"/>
          <w:b/>
          <w:bCs/>
        </w:rPr>
      </w:pPr>
      <w:ins w:id="2384" w:author="Maitland, Bryan - FS, ID" w:date="2025-10-21T13:02:00Z" w16du:dateUtc="2025-10-21T19:02:00Z">
        <w:r>
          <w:rPr>
            <w:b/>
            <w:bCs/>
          </w:rPr>
          <w:t xml:space="preserve">Competing interest statement: </w:t>
        </w:r>
        <w:r w:rsidRPr="008F13FC">
          <w:t>The authors declare there are no competing interests.</w:t>
        </w:r>
        <w:r>
          <w:rPr>
            <w:b/>
            <w:bCs/>
          </w:rPr>
          <w:t xml:space="preserve"> </w:t>
        </w:r>
      </w:ins>
    </w:p>
    <w:p w14:paraId="4FFC790F" w14:textId="77777777" w:rsidR="008D547E" w:rsidRDefault="008D547E" w:rsidP="008D547E">
      <w:pPr>
        <w:spacing w:line="480" w:lineRule="auto"/>
        <w:rPr>
          <w:ins w:id="2385" w:author="Maitland, Bryan - FS, ID" w:date="2025-10-21T13:02:00Z" w16du:dateUtc="2025-10-21T19:02:00Z"/>
          <w:b/>
          <w:bCs/>
        </w:rPr>
      </w:pPr>
    </w:p>
    <w:p w14:paraId="23BD0513" w14:textId="77777777" w:rsidR="008D547E" w:rsidRDefault="008D547E" w:rsidP="008D547E">
      <w:pPr>
        <w:spacing w:line="480" w:lineRule="auto"/>
        <w:rPr>
          <w:ins w:id="2386" w:author="Maitland, Bryan - FS, ID" w:date="2025-10-21T13:02:00Z" w16du:dateUtc="2025-10-21T19:02:00Z"/>
        </w:rPr>
      </w:pPr>
      <w:ins w:id="2387" w:author="Maitland, Bryan - FS, ID" w:date="2025-10-21T13:02:00Z" w16du:dateUtc="2025-10-21T19:02:00Z">
        <w:r>
          <w:rPr>
            <w:b/>
            <w:bCs/>
          </w:rPr>
          <w:t>Author contribution statement:</w:t>
        </w:r>
        <w:r>
          <w:t xml:space="preserve"> </w:t>
        </w:r>
      </w:ins>
    </w:p>
    <w:tbl>
      <w:tblPr>
        <w:tblW w:w="544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40"/>
        <w:gridCol w:w="600"/>
        <w:gridCol w:w="656"/>
        <w:gridCol w:w="648"/>
        <w:gridCol w:w="600"/>
        <w:gridCol w:w="600"/>
      </w:tblGrid>
      <w:tr w:rsidR="008D547E" w:rsidRPr="001F38C7" w14:paraId="0E5319F0" w14:textId="77777777" w:rsidTr="008F13FC">
        <w:trPr>
          <w:trHeight w:val="300"/>
          <w:ins w:id="2388" w:author="Maitland, Bryan - FS, ID" w:date="2025-10-21T13:02:00Z" w16du:dateUtc="2025-10-21T19:02:00Z"/>
        </w:trPr>
        <w:tc>
          <w:tcPr>
            <w:tcW w:w="2440" w:type="dxa"/>
            <w:noWrap/>
            <w:vAlign w:val="bottom"/>
            <w:hideMark/>
          </w:tcPr>
          <w:p w14:paraId="25786E77" w14:textId="77777777" w:rsidR="008D547E" w:rsidRPr="001F38C7" w:rsidRDefault="008D547E" w:rsidP="008F13FC">
            <w:pPr>
              <w:rPr>
                <w:ins w:id="2389" w:author="Maitland, Bryan - FS, ID" w:date="2025-10-21T13:02:00Z" w16du:dateUtc="2025-10-21T19:02:00Z"/>
                <w:rFonts w:eastAsia="Times New Roman"/>
                <w:sz w:val="20"/>
                <w:szCs w:val="20"/>
              </w:rPr>
            </w:pPr>
          </w:p>
        </w:tc>
        <w:tc>
          <w:tcPr>
            <w:tcW w:w="600" w:type="dxa"/>
            <w:noWrap/>
            <w:vAlign w:val="bottom"/>
            <w:hideMark/>
          </w:tcPr>
          <w:p w14:paraId="1832866D" w14:textId="77777777" w:rsidR="008D547E" w:rsidRPr="001F38C7" w:rsidRDefault="008D547E" w:rsidP="008F13FC">
            <w:pPr>
              <w:jc w:val="center"/>
              <w:rPr>
                <w:ins w:id="2390" w:author="Maitland, Bryan - FS, ID" w:date="2025-10-21T13:02:00Z" w16du:dateUtc="2025-10-21T19:02:00Z"/>
                <w:rFonts w:ascii="Aptos Narrow" w:eastAsia="Times New Roman" w:hAnsi="Aptos Narrow"/>
                <w:color w:val="000000"/>
                <w:sz w:val="22"/>
                <w:szCs w:val="22"/>
              </w:rPr>
            </w:pPr>
            <w:ins w:id="2391" w:author="Maitland, Bryan - FS, ID" w:date="2025-10-21T13:02:00Z" w16du:dateUtc="2025-10-21T19:02:00Z">
              <w:r w:rsidRPr="001F38C7">
                <w:rPr>
                  <w:rFonts w:ascii="Aptos Narrow" w:eastAsia="Times New Roman" w:hAnsi="Aptos Narrow"/>
                  <w:color w:val="000000"/>
                  <w:sz w:val="22"/>
                  <w:szCs w:val="22"/>
                </w:rPr>
                <w:t>RFT</w:t>
              </w:r>
            </w:ins>
          </w:p>
        </w:tc>
        <w:tc>
          <w:tcPr>
            <w:tcW w:w="600" w:type="dxa"/>
            <w:noWrap/>
            <w:vAlign w:val="bottom"/>
            <w:hideMark/>
          </w:tcPr>
          <w:p w14:paraId="655BCA1A" w14:textId="77777777" w:rsidR="008D547E" w:rsidRPr="001F38C7" w:rsidRDefault="008D547E" w:rsidP="008F13FC">
            <w:pPr>
              <w:jc w:val="center"/>
              <w:rPr>
                <w:ins w:id="2392" w:author="Maitland, Bryan - FS, ID" w:date="2025-10-21T13:02:00Z" w16du:dateUtc="2025-10-21T19:02:00Z"/>
                <w:rFonts w:ascii="Aptos Narrow" w:eastAsia="Times New Roman" w:hAnsi="Aptos Narrow"/>
                <w:color w:val="000000"/>
                <w:sz w:val="22"/>
                <w:szCs w:val="22"/>
              </w:rPr>
            </w:pPr>
            <w:ins w:id="2393" w:author="Maitland, Bryan - FS, ID" w:date="2025-10-21T13:02:00Z" w16du:dateUtc="2025-10-21T19:02:00Z">
              <w:r w:rsidRPr="001F38C7">
                <w:rPr>
                  <w:rFonts w:ascii="Aptos Narrow" w:eastAsia="Times New Roman" w:hAnsi="Aptos Narrow"/>
                  <w:color w:val="000000"/>
                  <w:sz w:val="22"/>
                  <w:szCs w:val="22"/>
                </w:rPr>
                <w:t>BMM</w:t>
              </w:r>
            </w:ins>
          </w:p>
        </w:tc>
        <w:tc>
          <w:tcPr>
            <w:tcW w:w="600" w:type="dxa"/>
            <w:noWrap/>
            <w:vAlign w:val="bottom"/>
            <w:hideMark/>
          </w:tcPr>
          <w:p w14:paraId="0D6544BB" w14:textId="77777777" w:rsidR="008D547E" w:rsidRPr="001F38C7" w:rsidRDefault="008D547E" w:rsidP="008F13FC">
            <w:pPr>
              <w:jc w:val="center"/>
              <w:rPr>
                <w:ins w:id="2394" w:author="Maitland, Bryan - FS, ID" w:date="2025-10-21T13:02:00Z" w16du:dateUtc="2025-10-21T19:02:00Z"/>
                <w:rFonts w:ascii="Aptos Narrow" w:eastAsia="Times New Roman" w:hAnsi="Aptos Narrow"/>
                <w:color w:val="000000"/>
                <w:sz w:val="22"/>
                <w:szCs w:val="22"/>
              </w:rPr>
            </w:pPr>
            <w:ins w:id="2395" w:author="Maitland, Bryan - FS, ID" w:date="2025-10-21T13:02:00Z" w16du:dateUtc="2025-10-21T19:02:00Z">
              <w:r w:rsidRPr="001F38C7">
                <w:rPr>
                  <w:rFonts w:ascii="Aptos Narrow" w:eastAsia="Times New Roman" w:hAnsi="Aptos Narrow"/>
                  <w:color w:val="000000"/>
                  <w:sz w:val="22"/>
                  <w:szCs w:val="22"/>
                </w:rPr>
                <w:t>MMS</w:t>
              </w:r>
            </w:ins>
          </w:p>
        </w:tc>
        <w:tc>
          <w:tcPr>
            <w:tcW w:w="600" w:type="dxa"/>
            <w:noWrap/>
            <w:vAlign w:val="bottom"/>
            <w:hideMark/>
          </w:tcPr>
          <w:p w14:paraId="010A6206" w14:textId="77777777" w:rsidR="008D547E" w:rsidRPr="001F38C7" w:rsidRDefault="008D547E" w:rsidP="008F13FC">
            <w:pPr>
              <w:jc w:val="center"/>
              <w:rPr>
                <w:ins w:id="2396" w:author="Maitland, Bryan - FS, ID" w:date="2025-10-21T13:02:00Z" w16du:dateUtc="2025-10-21T19:02:00Z"/>
                <w:rFonts w:ascii="Aptos Narrow" w:eastAsia="Times New Roman" w:hAnsi="Aptos Narrow"/>
                <w:color w:val="000000"/>
                <w:sz w:val="22"/>
                <w:szCs w:val="22"/>
              </w:rPr>
            </w:pPr>
            <w:proofErr w:type="spellStart"/>
            <w:ins w:id="2397" w:author="Maitland, Bryan - FS, ID" w:date="2025-10-21T13:02:00Z" w16du:dateUtc="2025-10-21T19:02:00Z">
              <w:r w:rsidRPr="001F38C7">
                <w:rPr>
                  <w:rFonts w:ascii="Aptos Narrow" w:eastAsia="Times New Roman" w:hAnsi="Aptos Narrow"/>
                  <w:color w:val="000000"/>
                  <w:sz w:val="22"/>
                  <w:szCs w:val="22"/>
                </w:rPr>
                <w:t>Dji</w:t>
              </w:r>
              <w:proofErr w:type="spellEnd"/>
            </w:ins>
          </w:p>
        </w:tc>
        <w:tc>
          <w:tcPr>
            <w:tcW w:w="600" w:type="dxa"/>
            <w:noWrap/>
            <w:vAlign w:val="bottom"/>
            <w:hideMark/>
          </w:tcPr>
          <w:p w14:paraId="065F3A7A" w14:textId="77777777" w:rsidR="008D547E" w:rsidRPr="001F38C7" w:rsidRDefault="008D547E" w:rsidP="008F13FC">
            <w:pPr>
              <w:jc w:val="center"/>
              <w:rPr>
                <w:ins w:id="2398" w:author="Maitland, Bryan - FS, ID" w:date="2025-10-21T13:02:00Z" w16du:dateUtc="2025-10-21T19:02:00Z"/>
                <w:rFonts w:ascii="Aptos Narrow" w:eastAsia="Times New Roman" w:hAnsi="Aptos Narrow"/>
                <w:color w:val="000000"/>
                <w:sz w:val="22"/>
                <w:szCs w:val="22"/>
              </w:rPr>
            </w:pPr>
            <w:ins w:id="2399" w:author="Maitland, Bryan - FS, ID" w:date="2025-10-21T13:02:00Z" w16du:dateUtc="2025-10-21T19:02:00Z">
              <w:r w:rsidRPr="001F38C7">
                <w:rPr>
                  <w:rFonts w:ascii="Aptos Narrow" w:eastAsia="Times New Roman" w:hAnsi="Aptos Narrow"/>
                  <w:color w:val="000000"/>
                  <w:sz w:val="22"/>
                  <w:szCs w:val="22"/>
                </w:rPr>
                <w:t>JMB</w:t>
              </w:r>
            </w:ins>
          </w:p>
        </w:tc>
      </w:tr>
      <w:tr w:rsidR="008D547E" w:rsidRPr="001F38C7" w14:paraId="78A8869B" w14:textId="77777777" w:rsidTr="008F13FC">
        <w:trPr>
          <w:trHeight w:val="300"/>
          <w:ins w:id="2400" w:author="Maitland, Bryan - FS, ID" w:date="2025-10-21T13:02:00Z" w16du:dateUtc="2025-10-21T19:02:00Z"/>
        </w:trPr>
        <w:tc>
          <w:tcPr>
            <w:tcW w:w="2440" w:type="dxa"/>
            <w:noWrap/>
            <w:vAlign w:val="bottom"/>
            <w:hideMark/>
          </w:tcPr>
          <w:p w14:paraId="2516D354" w14:textId="77777777" w:rsidR="008D547E" w:rsidRPr="001F38C7" w:rsidRDefault="008D547E" w:rsidP="008F13FC">
            <w:pPr>
              <w:rPr>
                <w:ins w:id="2401" w:author="Maitland, Bryan - FS, ID" w:date="2025-10-21T13:02:00Z" w16du:dateUtc="2025-10-21T19:02:00Z"/>
                <w:rFonts w:ascii="Aptos Narrow" w:eastAsia="Times New Roman" w:hAnsi="Aptos Narrow"/>
                <w:color w:val="000000"/>
                <w:sz w:val="22"/>
                <w:szCs w:val="22"/>
              </w:rPr>
            </w:pPr>
            <w:ins w:id="2402" w:author="Maitland, Bryan - FS, ID" w:date="2025-10-21T13:02:00Z" w16du:dateUtc="2025-10-21T19:02:00Z">
              <w:r w:rsidRPr="001F38C7">
                <w:rPr>
                  <w:rFonts w:ascii="Aptos Narrow" w:eastAsia="Times New Roman" w:hAnsi="Aptos Narrow"/>
                  <w:color w:val="000000"/>
                  <w:sz w:val="22"/>
                  <w:szCs w:val="22"/>
                </w:rPr>
                <w:t>Conceptualization</w:t>
              </w:r>
            </w:ins>
          </w:p>
        </w:tc>
        <w:tc>
          <w:tcPr>
            <w:tcW w:w="600" w:type="dxa"/>
            <w:shd w:val="clear" w:color="000000" w:fill="000000"/>
            <w:noWrap/>
            <w:vAlign w:val="bottom"/>
            <w:hideMark/>
          </w:tcPr>
          <w:p w14:paraId="77B60E7E" w14:textId="77777777" w:rsidR="008D547E" w:rsidRPr="001F38C7" w:rsidRDefault="008D547E" w:rsidP="008F13FC">
            <w:pPr>
              <w:jc w:val="center"/>
              <w:rPr>
                <w:ins w:id="2403" w:author="Maitland, Bryan - FS, ID" w:date="2025-10-21T13:02:00Z" w16du:dateUtc="2025-10-21T19:02:00Z"/>
                <w:rFonts w:ascii="Aptos Narrow" w:eastAsia="Times New Roman" w:hAnsi="Aptos Narrow"/>
                <w:color w:val="000000"/>
                <w:sz w:val="22"/>
                <w:szCs w:val="22"/>
              </w:rPr>
            </w:pPr>
            <w:ins w:id="2404"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1E56E70B" w14:textId="77777777" w:rsidR="008D547E" w:rsidRPr="001F38C7" w:rsidRDefault="008D547E" w:rsidP="008F13FC">
            <w:pPr>
              <w:jc w:val="center"/>
              <w:rPr>
                <w:ins w:id="2405" w:author="Maitland, Bryan - FS, ID" w:date="2025-10-21T13:02:00Z" w16du:dateUtc="2025-10-21T19:02:00Z"/>
                <w:rFonts w:ascii="Aptos Narrow" w:eastAsia="Times New Roman" w:hAnsi="Aptos Narrow"/>
                <w:color w:val="000000"/>
                <w:sz w:val="22"/>
                <w:szCs w:val="22"/>
              </w:rPr>
            </w:pPr>
            <w:ins w:id="2406"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06EA60CC" w14:textId="77777777" w:rsidR="008D547E" w:rsidRPr="001F38C7" w:rsidRDefault="008D547E" w:rsidP="008F13FC">
            <w:pPr>
              <w:jc w:val="center"/>
              <w:rPr>
                <w:ins w:id="2407" w:author="Maitland, Bryan - FS, ID" w:date="2025-10-21T13:02:00Z" w16du:dateUtc="2025-10-21T19:02:00Z"/>
                <w:rFonts w:ascii="Aptos Narrow" w:eastAsia="Times New Roman" w:hAnsi="Aptos Narrow"/>
                <w:color w:val="000000"/>
                <w:sz w:val="22"/>
                <w:szCs w:val="22"/>
              </w:rPr>
            </w:pPr>
            <w:ins w:id="2408" w:author="Maitland, Bryan - FS, ID" w:date="2025-10-21T13:02:00Z" w16du:dateUtc="2025-10-21T19:02:00Z">
              <w:r w:rsidRPr="001F38C7">
                <w:rPr>
                  <w:rFonts w:ascii="Aptos Narrow" w:eastAsia="Times New Roman" w:hAnsi="Aptos Narrow"/>
                  <w:color w:val="000000"/>
                  <w:sz w:val="22"/>
                  <w:szCs w:val="22"/>
                </w:rPr>
                <w:t> </w:t>
              </w:r>
            </w:ins>
          </w:p>
        </w:tc>
        <w:tc>
          <w:tcPr>
            <w:tcW w:w="600" w:type="dxa"/>
            <w:noWrap/>
            <w:vAlign w:val="bottom"/>
            <w:hideMark/>
          </w:tcPr>
          <w:p w14:paraId="689036BE" w14:textId="77777777" w:rsidR="008D547E" w:rsidRPr="001F38C7" w:rsidRDefault="008D547E" w:rsidP="008F13FC">
            <w:pPr>
              <w:jc w:val="center"/>
              <w:rPr>
                <w:ins w:id="2409" w:author="Maitland, Bryan - FS, ID" w:date="2025-10-21T13:02:00Z" w16du:dateUtc="2025-10-21T19:02:00Z"/>
                <w:rFonts w:ascii="Aptos Narrow" w:eastAsia="Times New Roman" w:hAnsi="Aptos Narrow"/>
                <w:color w:val="000000"/>
                <w:sz w:val="22"/>
                <w:szCs w:val="22"/>
              </w:rPr>
            </w:pPr>
          </w:p>
        </w:tc>
        <w:tc>
          <w:tcPr>
            <w:tcW w:w="600" w:type="dxa"/>
            <w:noWrap/>
            <w:vAlign w:val="bottom"/>
            <w:hideMark/>
          </w:tcPr>
          <w:p w14:paraId="7F90FF8B" w14:textId="77777777" w:rsidR="008D547E" w:rsidRPr="001F38C7" w:rsidRDefault="008D547E" w:rsidP="008F13FC">
            <w:pPr>
              <w:jc w:val="center"/>
              <w:rPr>
                <w:ins w:id="2410" w:author="Maitland, Bryan - FS, ID" w:date="2025-10-21T13:02:00Z" w16du:dateUtc="2025-10-21T19:02:00Z"/>
                <w:rFonts w:eastAsia="Times New Roman"/>
                <w:sz w:val="20"/>
                <w:szCs w:val="20"/>
              </w:rPr>
            </w:pPr>
          </w:p>
        </w:tc>
      </w:tr>
      <w:tr w:rsidR="008D547E" w:rsidRPr="001F38C7" w14:paraId="62DE9293" w14:textId="77777777" w:rsidTr="008F13FC">
        <w:trPr>
          <w:trHeight w:val="300"/>
          <w:ins w:id="2411" w:author="Maitland, Bryan - FS, ID" w:date="2025-10-21T13:02:00Z" w16du:dateUtc="2025-10-21T19:02:00Z"/>
        </w:trPr>
        <w:tc>
          <w:tcPr>
            <w:tcW w:w="2440" w:type="dxa"/>
            <w:noWrap/>
            <w:vAlign w:val="bottom"/>
            <w:hideMark/>
          </w:tcPr>
          <w:p w14:paraId="7440E61C" w14:textId="77777777" w:rsidR="008D547E" w:rsidRPr="001F38C7" w:rsidRDefault="008D547E" w:rsidP="008F13FC">
            <w:pPr>
              <w:rPr>
                <w:ins w:id="2412" w:author="Maitland, Bryan - FS, ID" w:date="2025-10-21T13:02:00Z" w16du:dateUtc="2025-10-21T19:02:00Z"/>
                <w:rFonts w:ascii="Aptos Narrow" w:eastAsia="Times New Roman" w:hAnsi="Aptos Narrow"/>
                <w:color w:val="000000"/>
                <w:sz w:val="22"/>
                <w:szCs w:val="22"/>
              </w:rPr>
            </w:pPr>
            <w:ins w:id="2413" w:author="Maitland, Bryan - FS, ID" w:date="2025-10-21T13:02:00Z" w16du:dateUtc="2025-10-21T19:02:00Z">
              <w:r w:rsidRPr="001F38C7">
                <w:rPr>
                  <w:rFonts w:ascii="Aptos Narrow" w:eastAsia="Times New Roman" w:hAnsi="Aptos Narrow"/>
                  <w:color w:val="000000"/>
                  <w:sz w:val="22"/>
                  <w:szCs w:val="22"/>
                </w:rPr>
                <w:t>Methodology</w:t>
              </w:r>
            </w:ins>
          </w:p>
        </w:tc>
        <w:tc>
          <w:tcPr>
            <w:tcW w:w="600" w:type="dxa"/>
            <w:shd w:val="clear" w:color="000000" w:fill="000000"/>
            <w:noWrap/>
            <w:vAlign w:val="bottom"/>
            <w:hideMark/>
          </w:tcPr>
          <w:p w14:paraId="78C8BF79" w14:textId="77777777" w:rsidR="008D547E" w:rsidRPr="001F38C7" w:rsidRDefault="008D547E" w:rsidP="008F13FC">
            <w:pPr>
              <w:jc w:val="center"/>
              <w:rPr>
                <w:ins w:id="2414" w:author="Maitland, Bryan - FS, ID" w:date="2025-10-21T13:02:00Z" w16du:dateUtc="2025-10-21T19:02:00Z"/>
                <w:rFonts w:ascii="Aptos Narrow" w:eastAsia="Times New Roman" w:hAnsi="Aptos Narrow"/>
                <w:color w:val="000000"/>
                <w:sz w:val="22"/>
                <w:szCs w:val="22"/>
              </w:rPr>
            </w:pPr>
            <w:ins w:id="2415"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4866762C" w14:textId="77777777" w:rsidR="008D547E" w:rsidRPr="001F38C7" w:rsidRDefault="008D547E" w:rsidP="008F13FC">
            <w:pPr>
              <w:jc w:val="center"/>
              <w:rPr>
                <w:ins w:id="2416" w:author="Maitland, Bryan - FS, ID" w:date="2025-10-21T13:02:00Z" w16du:dateUtc="2025-10-21T19:02:00Z"/>
                <w:rFonts w:ascii="Aptos Narrow" w:eastAsia="Times New Roman" w:hAnsi="Aptos Narrow"/>
                <w:color w:val="000000"/>
                <w:sz w:val="22"/>
                <w:szCs w:val="22"/>
              </w:rPr>
            </w:pPr>
            <w:ins w:id="2417"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1DD06182" w14:textId="77777777" w:rsidR="008D547E" w:rsidRPr="001F38C7" w:rsidRDefault="008D547E" w:rsidP="008F13FC">
            <w:pPr>
              <w:jc w:val="center"/>
              <w:rPr>
                <w:ins w:id="2418" w:author="Maitland, Bryan - FS, ID" w:date="2025-10-21T13:02:00Z" w16du:dateUtc="2025-10-21T19:02:00Z"/>
                <w:rFonts w:ascii="Aptos Narrow" w:eastAsia="Times New Roman" w:hAnsi="Aptos Narrow"/>
                <w:color w:val="000000"/>
                <w:sz w:val="22"/>
                <w:szCs w:val="22"/>
              </w:rPr>
            </w:pPr>
            <w:ins w:id="2419" w:author="Maitland, Bryan - FS, ID" w:date="2025-10-21T13:02:00Z" w16du:dateUtc="2025-10-21T19:02:00Z">
              <w:r w:rsidRPr="001F38C7">
                <w:rPr>
                  <w:rFonts w:ascii="Aptos Narrow" w:eastAsia="Times New Roman" w:hAnsi="Aptos Narrow"/>
                  <w:color w:val="000000"/>
                  <w:sz w:val="22"/>
                  <w:szCs w:val="22"/>
                </w:rPr>
                <w:t> </w:t>
              </w:r>
            </w:ins>
          </w:p>
        </w:tc>
        <w:tc>
          <w:tcPr>
            <w:tcW w:w="600" w:type="dxa"/>
            <w:noWrap/>
            <w:vAlign w:val="bottom"/>
            <w:hideMark/>
          </w:tcPr>
          <w:p w14:paraId="5E3984CD" w14:textId="77777777" w:rsidR="008D547E" w:rsidRPr="001F38C7" w:rsidRDefault="008D547E" w:rsidP="008F13FC">
            <w:pPr>
              <w:jc w:val="center"/>
              <w:rPr>
                <w:ins w:id="2420" w:author="Maitland, Bryan - FS, ID" w:date="2025-10-21T13:02:00Z" w16du:dateUtc="2025-10-21T19:02:00Z"/>
                <w:rFonts w:ascii="Aptos Narrow" w:eastAsia="Times New Roman" w:hAnsi="Aptos Narrow"/>
                <w:color w:val="000000"/>
                <w:sz w:val="22"/>
                <w:szCs w:val="22"/>
              </w:rPr>
            </w:pPr>
          </w:p>
        </w:tc>
        <w:tc>
          <w:tcPr>
            <w:tcW w:w="600" w:type="dxa"/>
            <w:noWrap/>
            <w:vAlign w:val="bottom"/>
            <w:hideMark/>
          </w:tcPr>
          <w:p w14:paraId="5FA89EBD" w14:textId="77777777" w:rsidR="008D547E" w:rsidRPr="001F38C7" w:rsidRDefault="008D547E" w:rsidP="008F13FC">
            <w:pPr>
              <w:jc w:val="center"/>
              <w:rPr>
                <w:ins w:id="2421" w:author="Maitland, Bryan - FS, ID" w:date="2025-10-21T13:02:00Z" w16du:dateUtc="2025-10-21T19:02:00Z"/>
                <w:rFonts w:eastAsia="Times New Roman"/>
                <w:sz w:val="20"/>
                <w:szCs w:val="20"/>
              </w:rPr>
            </w:pPr>
          </w:p>
        </w:tc>
      </w:tr>
      <w:tr w:rsidR="008D547E" w:rsidRPr="001F38C7" w14:paraId="307A3EB3" w14:textId="77777777" w:rsidTr="008F13FC">
        <w:trPr>
          <w:trHeight w:val="300"/>
          <w:ins w:id="2422" w:author="Maitland, Bryan - FS, ID" w:date="2025-10-21T13:02:00Z" w16du:dateUtc="2025-10-21T19:02:00Z"/>
        </w:trPr>
        <w:tc>
          <w:tcPr>
            <w:tcW w:w="2440" w:type="dxa"/>
            <w:noWrap/>
            <w:vAlign w:val="bottom"/>
            <w:hideMark/>
          </w:tcPr>
          <w:p w14:paraId="0FA9EA0C" w14:textId="77777777" w:rsidR="008D547E" w:rsidRPr="001F38C7" w:rsidRDefault="008D547E" w:rsidP="008F13FC">
            <w:pPr>
              <w:rPr>
                <w:ins w:id="2423" w:author="Maitland, Bryan - FS, ID" w:date="2025-10-21T13:02:00Z" w16du:dateUtc="2025-10-21T19:02:00Z"/>
                <w:rFonts w:ascii="Aptos Narrow" w:eastAsia="Times New Roman" w:hAnsi="Aptos Narrow"/>
                <w:color w:val="000000"/>
                <w:sz w:val="22"/>
                <w:szCs w:val="22"/>
              </w:rPr>
            </w:pPr>
            <w:ins w:id="2424" w:author="Maitland, Bryan - FS, ID" w:date="2025-10-21T13:02:00Z" w16du:dateUtc="2025-10-21T19:02:00Z">
              <w:r w:rsidRPr="001F38C7">
                <w:rPr>
                  <w:rFonts w:ascii="Aptos Narrow" w:eastAsia="Times New Roman" w:hAnsi="Aptos Narrow"/>
                  <w:color w:val="000000"/>
                  <w:sz w:val="22"/>
                  <w:szCs w:val="22"/>
                </w:rPr>
                <w:t>Data curation</w:t>
              </w:r>
            </w:ins>
          </w:p>
        </w:tc>
        <w:tc>
          <w:tcPr>
            <w:tcW w:w="600" w:type="dxa"/>
            <w:shd w:val="clear" w:color="000000" w:fill="000000"/>
            <w:noWrap/>
            <w:vAlign w:val="bottom"/>
            <w:hideMark/>
          </w:tcPr>
          <w:p w14:paraId="04847D45" w14:textId="77777777" w:rsidR="008D547E" w:rsidRPr="001F38C7" w:rsidRDefault="008D547E" w:rsidP="008F13FC">
            <w:pPr>
              <w:jc w:val="center"/>
              <w:rPr>
                <w:ins w:id="2425" w:author="Maitland, Bryan - FS, ID" w:date="2025-10-21T13:02:00Z" w16du:dateUtc="2025-10-21T19:02:00Z"/>
                <w:rFonts w:ascii="Aptos Narrow" w:eastAsia="Times New Roman" w:hAnsi="Aptos Narrow"/>
                <w:color w:val="000000"/>
                <w:sz w:val="22"/>
                <w:szCs w:val="22"/>
              </w:rPr>
            </w:pPr>
            <w:ins w:id="2426"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69C6684D" w14:textId="77777777" w:rsidR="008D547E" w:rsidRPr="001F38C7" w:rsidRDefault="008D547E" w:rsidP="008F13FC">
            <w:pPr>
              <w:jc w:val="center"/>
              <w:rPr>
                <w:ins w:id="2427" w:author="Maitland, Bryan - FS, ID" w:date="2025-10-21T13:02:00Z" w16du:dateUtc="2025-10-21T19:02:00Z"/>
                <w:rFonts w:ascii="Aptos Narrow" w:eastAsia="Times New Roman" w:hAnsi="Aptos Narrow"/>
                <w:color w:val="000000"/>
                <w:sz w:val="22"/>
                <w:szCs w:val="22"/>
              </w:rPr>
            </w:pPr>
            <w:ins w:id="2428"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7B9C4090" w14:textId="77777777" w:rsidR="008D547E" w:rsidRPr="001F38C7" w:rsidRDefault="008D547E" w:rsidP="008F13FC">
            <w:pPr>
              <w:jc w:val="center"/>
              <w:rPr>
                <w:ins w:id="2429" w:author="Maitland, Bryan - FS, ID" w:date="2025-10-21T13:02:00Z" w16du:dateUtc="2025-10-21T19:02:00Z"/>
                <w:rFonts w:ascii="Aptos Narrow" w:eastAsia="Times New Roman" w:hAnsi="Aptos Narrow"/>
                <w:color w:val="000000"/>
                <w:sz w:val="22"/>
                <w:szCs w:val="22"/>
              </w:rPr>
            </w:pPr>
            <w:ins w:id="2430"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3465D86A" w14:textId="77777777" w:rsidR="008D547E" w:rsidRPr="001F38C7" w:rsidRDefault="008D547E" w:rsidP="008F13FC">
            <w:pPr>
              <w:jc w:val="center"/>
              <w:rPr>
                <w:ins w:id="2431" w:author="Maitland, Bryan - FS, ID" w:date="2025-10-21T13:02:00Z" w16du:dateUtc="2025-10-21T19:02:00Z"/>
                <w:rFonts w:ascii="Aptos Narrow" w:eastAsia="Times New Roman" w:hAnsi="Aptos Narrow"/>
                <w:color w:val="000000"/>
                <w:sz w:val="22"/>
                <w:szCs w:val="22"/>
              </w:rPr>
            </w:pPr>
            <w:ins w:id="2432" w:author="Maitland, Bryan - FS, ID" w:date="2025-10-21T13:02:00Z" w16du:dateUtc="2025-10-21T19:02:00Z">
              <w:r w:rsidRPr="001F38C7">
                <w:rPr>
                  <w:rFonts w:ascii="Aptos Narrow" w:eastAsia="Times New Roman" w:hAnsi="Aptos Narrow"/>
                  <w:color w:val="000000"/>
                  <w:sz w:val="22"/>
                  <w:szCs w:val="22"/>
                </w:rPr>
                <w:t> </w:t>
              </w:r>
            </w:ins>
          </w:p>
        </w:tc>
        <w:tc>
          <w:tcPr>
            <w:tcW w:w="600" w:type="dxa"/>
            <w:noWrap/>
            <w:vAlign w:val="bottom"/>
            <w:hideMark/>
          </w:tcPr>
          <w:p w14:paraId="422C16FA" w14:textId="77777777" w:rsidR="008D547E" w:rsidRPr="001F38C7" w:rsidRDefault="008D547E" w:rsidP="008F13FC">
            <w:pPr>
              <w:jc w:val="center"/>
              <w:rPr>
                <w:ins w:id="2433" w:author="Maitland, Bryan - FS, ID" w:date="2025-10-21T13:02:00Z" w16du:dateUtc="2025-10-21T19:02:00Z"/>
                <w:rFonts w:ascii="Aptos Narrow" w:eastAsia="Times New Roman" w:hAnsi="Aptos Narrow"/>
                <w:color w:val="000000"/>
                <w:sz w:val="22"/>
                <w:szCs w:val="22"/>
              </w:rPr>
            </w:pPr>
          </w:p>
        </w:tc>
      </w:tr>
      <w:tr w:rsidR="008D547E" w:rsidRPr="001F38C7" w14:paraId="070037DB" w14:textId="77777777" w:rsidTr="008F13FC">
        <w:trPr>
          <w:trHeight w:val="300"/>
          <w:ins w:id="2434" w:author="Maitland, Bryan - FS, ID" w:date="2025-10-21T13:02:00Z" w16du:dateUtc="2025-10-21T19:02:00Z"/>
        </w:trPr>
        <w:tc>
          <w:tcPr>
            <w:tcW w:w="2440" w:type="dxa"/>
            <w:noWrap/>
            <w:vAlign w:val="bottom"/>
            <w:hideMark/>
          </w:tcPr>
          <w:p w14:paraId="5CC4369D" w14:textId="77777777" w:rsidR="008D547E" w:rsidRPr="001F38C7" w:rsidRDefault="008D547E" w:rsidP="008F13FC">
            <w:pPr>
              <w:rPr>
                <w:ins w:id="2435" w:author="Maitland, Bryan - FS, ID" w:date="2025-10-21T13:02:00Z" w16du:dateUtc="2025-10-21T19:02:00Z"/>
                <w:rFonts w:ascii="Aptos Narrow" w:eastAsia="Times New Roman" w:hAnsi="Aptos Narrow"/>
                <w:color w:val="000000"/>
                <w:sz w:val="22"/>
                <w:szCs w:val="22"/>
              </w:rPr>
            </w:pPr>
            <w:ins w:id="2436" w:author="Maitland, Bryan - FS, ID" w:date="2025-10-21T13:02:00Z" w16du:dateUtc="2025-10-21T19:02:00Z">
              <w:r w:rsidRPr="001F38C7">
                <w:rPr>
                  <w:rFonts w:ascii="Aptos Narrow" w:eastAsia="Times New Roman" w:hAnsi="Aptos Narrow"/>
                  <w:color w:val="000000"/>
                  <w:sz w:val="22"/>
                  <w:szCs w:val="22"/>
                </w:rPr>
                <w:t>Formal analysis</w:t>
              </w:r>
            </w:ins>
          </w:p>
        </w:tc>
        <w:tc>
          <w:tcPr>
            <w:tcW w:w="600" w:type="dxa"/>
            <w:noWrap/>
            <w:vAlign w:val="bottom"/>
            <w:hideMark/>
          </w:tcPr>
          <w:p w14:paraId="6E6FF9DA" w14:textId="77777777" w:rsidR="008D547E" w:rsidRPr="001F38C7" w:rsidRDefault="008D547E" w:rsidP="008F13FC">
            <w:pPr>
              <w:rPr>
                <w:ins w:id="2437" w:author="Maitland, Bryan - FS, ID" w:date="2025-10-21T13:02:00Z" w16du:dateUtc="2025-10-21T19:02:00Z"/>
                <w:rFonts w:ascii="Aptos Narrow" w:eastAsia="Times New Roman" w:hAnsi="Aptos Narrow"/>
                <w:color w:val="000000"/>
                <w:sz w:val="22"/>
                <w:szCs w:val="22"/>
              </w:rPr>
            </w:pPr>
          </w:p>
        </w:tc>
        <w:tc>
          <w:tcPr>
            <w:tcW w:w="600" w:type="dxa"/>
            <w:shd w:val="clear" w:color="000000" w:fill="000000"/>
            <w:noWrap/>
            <w:vAlign w:val="bottom"/>
            <w:hideMark/>
          </w:tcPr>
          <w:p w14:paraId="58D111B6" w14:textId="77777777" w:rsidR="008D547E" w:rsidRPr="001F38C7" w:rsidRDefault="008D547E" w:rsidP="008F13FC">
            <w:pPr>
              <w:jc w:val="center"/>
              <w:rPr>
                <w:ins w:id="2438" w:author="Maitland, Bryan - FS, ID" w:date="2025-10-21T13:02:00Z" w16du:dateUtc="2025-10-21T19:02:00Z"/>
                <w:rFonts w:ascii="Aptos Narrow" w:eastAsia="Times New Roman" w:hAnsi="Aptos Narrow"/>
                <w:color w:val="000000"/>
                <w:sz w:val="22"/>
                <w:szCs w:val="22"/>
              </w:rPr>
            </w:pPr>
            <w:ins w:id="2439"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67A15426" w14:textId="77777777" w:rsidR="008D547E" w:rsidRPr="001F38C7" w:rsidRDefault="008D547E" w:rsidP="008F13FC">
            <w:pPr>
              <w:jc w:val="center"/>
              <w:rPr>
                <w:ins w:id="2440" w:author="Maitland, Bryan - FS, ID" w:date="2025-10-21T13:02:00Z" w16du:dateUtc="2025-10-21T19:02:00Z"/>
                <w:rFonts w:ascii="Aptos Narrow" w:eastAsia="Times New Roman" w:hAnsi="Aptos Narrow"/>
                <w:color w:val="000000"/>
                <w:sz w:val="22"/>
                <w:szCs w:val="22"/>
              </w:rPr>
            </w:pPr>
            <w:ins w:id="2441" w:author="Maitland, Bryan - FS, ID" w:date="2025-10-21T13:02:00Z" w16du:dateUtc="2025-10-21T19:02:00Z">
              <w:r w:rsidRPr="001F38C7">
                <w:rPr>
                  <w:rFonts w:ascii="Aptos Narrow" w:eastAsia="Times New Roman" w:hAnsi="Aptos Narrow"/>
                  <w:color w:val="000000"/>
                  <w:sz w:val="22"/>
                  <w:szCs w:val="22"/>
                </w:rPr>
                <w:t> </w:t>
              </w:r>
            </w:ins>
          </w:p>
        </w:tc>
        <w:tc>
          <w:tcPr>
            <w:tcW w:w="600" w:type="dxa"/>
            <w:noWrap/>
            <w:vAlign w:val="bottom"/>
            <w:hideMark/>
          </w:tcPr>
          <w:p w14:paraId="33261843" w14:textId="77777777" w:rsidR="008D547E" w:rsidRPr="001F38C7" w:rsidRDefault="008D547E" w:rsidP="008F13FC">
            <w:pPr>
              <w:jc w:val="center"/>
              <w:rPr>
                <w:ins w:id="2442" w:author="Maitland, Bryan - FS, ID" w:date="2025-10-21T13:02:00Z" w16du:dateUtc="2025-10-21T19:02:00Z"/>
                <w:rFonts w:ascii="Aptos Narrow" w:eastAsia="Times New Roman" w:hAnsi="Aptos Narrow"/>
                <w:color w:val="000000"/>
                <w:sz w:val="22"/>
                <w:szCs w:val="22"/>
              </w:rPr>
            </w:pPr>
          </w:p>
        </w:tc>
        <w:tc>
          <w:tcPr>
            <w:tcW w:w="600" w:type="dxa"/>
            <w:noWrap/>
            <w:vAlign w:val="bottom"/>
            <w:hideMark/>
          </w:tcPr>
          <w:p w14:paraId="577D8FBD" w14:textId="77777777" w:rsidR="008D547E" w:rsidRPr="001F38C7" w:rsidRDefault="008D547E" w:rsidP="008F13FC">
            <w:pPr>
              <w:jc w:val="center"/>
              <w:rPr>
                <w:ins w:id="2443" w:author="Maitland, Bryan - FS, ID" w:date="2025-10-21T13:02:00Z" w16du:dateUtc="2025-10-21T19:02:00Z"/>
                <w:rFonts w:eastAsia="Times New Roman"/>
                <w:sz w:val="20"/>
                <w:szCs w:val="20"/>
              </w:rPr>
            </w:pPr>
          </w:p>
        </w:tc>
      </w:tr>
      <w:tr w:rsidR="008D547E" w:rsidRPr="001F38C7" w14:paraId="04DE1B1F" w14:textId="77777777" w:rsidTr="008F13FC">
        <w:trPr>
          <w:trHeight w:val="300"/>
          <w:ins w:id="2444" w:author="Maitland, Bryan - FS, ID" w:date="2025-10-21T13:02:00Z" w16du:dateUtc="2025-10-21T19:02:00Z"/>
        </w:trPr>
        <w:tc>
          <w:tcPr>
            <w:tcW w:w="2440" w:type="dxa"/>
            <w:noWrap/>
            <w:vAlign w:val="bottom"/>
            <w:hideMark/>
          </w:tcPr>
          <w:p w14:paraId="2E6B7924" w14:textId="77777777" w:rsidR="008D547E" w:rsidRPr="001F38C7" w:rsidRDefault="008D547E" w:rsidP="008F13FC">
            <w:pPr>
              <w:rPr>
                <w:ins w:id="2445" w:author="Maitland, Bryan - FS, ID" w:date="2025-10-21T13:02:00Z" w16du:dateUtc="2025-10-21T19:02:00Z"/>
                <w:rFonts w:ascii="Aptos Narrow" w:eastAsia="Times New Roman" w:hAnsi="Aptos Narrow"/>
                <w:color w:val="000000"/>
                <w:sz w:val="22"/>
                <w:szCs w:val="22"/>
              </w:rPr>
            </w:pPr>
            <w:ins w:id="2446" w:author="Maitland, Bryan - FS, ID" w:date="2025-10-21T13:02:00Z" w16du:dateUtc="2025-10-21T19:02:00Z">
              <w:r w:rsidRPr="001F38C7">
                <w:rPr>
                  <w:rFonts w:ascii="Aptos Narrow" w:eastAsia="Times New Roman" w:hAnsi="Aptos Narrow"/>
                  <w:color w:val="000000"/>
                  <w:sz w:val="22"/>
                  <w:szCs w:val="22"/>
                </w:rPr>
                <w:t>Visualization</w:t>
              </w:r>
            </w:ins>
          </w:p>
        </w:tc>
        <w:tc>
          <w:tcPr>
            <w:tcW w:w="600" w:type="dxa"/>
            <w:noWrap/>
            <w:vAlign w:val="bottom"/>
            <w:hideMark/>
          </w:tcPr>
          <w:p w14:paraId="6C1336D6" w14:textId="77777777" w:rsidR="008D547E" w:rsidRPr="001F38C7" w:rsidRDefault="008D547E" w:rsidP="008F13FC">
            <w:pPr>
              <w:rPr>
                <w:ins w:id="2447" w:author="Maitland, Bryan - FS, ID" w:date="2025-10-21T13:02:00Z" w16du:dateUtc="2025-10-21T19:02:00Z"/>
                <w:rFonts w:ascii="Aptos Narrow" w:eastAsia="Times New Roman" w:hAnsi="Aptos Narrow"/>
                <w:color w:val="000000"/>
                <w:sz w:val="22"/>
                <w:szCs w:val="22"/>
              </w:rPr>
            </w:pPr>
          </w:p>
        </w:tc>
        <w:tc>
          <w:tcPr>
            <w:tcW w:w="600" w:type="dxa"/>
            <w:shd w:val="clear" w:color="000000" w:fill="000000"/>
            <w:noWrap/>
            <w:vAlign w:val="bottom"/>
            <w:hideMark/>
          </w:tcPr>
          <w:p w14:paraId="382BAB00" w14:textId="77777777" w:rsidR="008D547E" w:rsidRPr="001F38C7" w:rsidRDefault="008D547E" w:rsidP="008F13FC">
            <w:pPr>
              <w:jc w:val="center"/>
              <w:rPr>
                <w:ins w:id="2448" w:author="Maitland, Bryan - FS, ID" w:date="2025-10-21T13:02:00Z" w16du:dateUtc="2025-10-21T19:02:00Z"/>
                <w:rFonts w:ascii="Aptos Narrow" w:eastAsia="Times New Roman" w:hAnsi="Aptos Narrow"/>
                <w:color w:val="000000"/>
                <w:sz w:val="22"/>
                <w:szCs w:val="22"/>
              </w:rPr>
            </w:pPr>
            <w:ins w:id="2449"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7E4BF131" w14:textId="77777777" w:rsidR="008D547E" w:rsidRPr="001F38C7" w:rsidRDefault="008D547E" w:rsidP="008F13FC">
            <w:pPr>
              <w:jc w:val="center"/>
              <w:rPr>
                <w:ins w:id="2450" w:author="Maitland, Bryan - FS, ID" w:date="2025-10-21T13:02:00Z" w16du:dateUtc="2025-10-21T19:02:00Z"/>
                <w:rFonts w:ascii="Aptos Narrow" w:eastAsia="Times New Roman" w:hAnsi="Aptos Narrow"/>
                <w:color w:val="000000"/>
                <w:sz w:val="22"/>
                <w:szCs w:val="22"/>
              </w:rPr>
            </w:pPr>
            <w:ins w:id="2451" w:author="Maitland, Bryan - FS, ID" w:date="2025-10-21T13:02:00Z" w16du:dateUtc="2025-10-21T19:02:00Z">
              <w:r w:rsidRPr="001F38C7">
                <w:rPr>
                  <w:rFonts w:ascii="Aptos Narrow" w:eastAsia="Times New Roman" w:hAnsi="Aptos Narrow"/>
                  <w:color w:val="000000"/>
                  <w:sz w:val="22"/>
                  <w:szCs w:val="22"/>
                </w:rPr>
                <w:t> </w:t>
              </w:r>
            </w:ins>
          </w:p>
        </w:tc>
        <w:tc>
          <w:tcPr>
            <w:tcW w:w="600" w:type="dxa"/>
            <w:noWrap/>
            <w:vAlign w:val="bottom"/>
            <w:hideMark/>
          </w:tcPr>
          <w:p w14:paraId="4270EEF8" w14:textId="77777777" w:rsidR="008D547E" w:rsidRPr="001F38C7" w:rsidRDefault="008D547E" w:rsidP="008F13FC">
            <w:pPr>
              <w:jc w:val="center"/>
              <w:rPr>
                <w:ins w:id="2452" w:author="Maitland, Bryan - FS, ID" w:date="2025-10-21T13:02:00Z" w16du:dateUtc="2025-10-21T19:02:00Z"/>
                <w:rFonts w:ascii="Aptos Narrow" w:eastAsia="Times New Roman" w:hAnsi="Aptos Narrow"/>
                <w:color w:val="000000"/>
                <w:sz w:val="22"/>
                <w:szCs w:val="22"/>
              </w:rPr>
            </w:pPr>
          </w:p>
        </w:tc>
        <w:tc>
          <w:tcPr>
            <w:tcW w:w="600" w:type="dxa"/>
            <w:noWrap/>
            <w:vAlign w:val="bottom"/>
            <w:hideMark/>
          </w:tcPr>
          <w:p w14:paraId="018C77D7" w14:textId="77777777" w:rsidR="008D547E" w:rsidRPr="001F38C7" w:rsidRDefault="008D547E" w:rsidP="008F13FC">
            <w:pPr>
              <w:jc w:val="center"/>
              <w:rPr>
                <w:ins w:id="2453" w:author="Maitland, Bryan - FS, ID" w:date="2025-10-21T13:02:00Z" w16du:dateUtc="2025-10-21T19:02:00Z"/>
                <w:rFonts w:eastAsia="Times New Roman"/>
                <w:sz w:val="20"/>
                <w:szCs w:val="20"/>
              </w:rPr>
            </w:pPr>
          </w:p>
        </w:tc>
      </w:tr>
      <w:tr w:rsidR="008D547E" w:rsidRPr="001F38C7" w14:paraId="235C46DC" w14:textId="77777777" w:rsidTr="008F13FC">
        <w:trPr>
          <w:trHeight w:val="300"/>
          <w:ins w:id="2454" w:author="Maitland, Bryan - FS, ID" w:date="2025-10-21T13:02:00Z" w16du:dateUtc="2025-10-21T19:02:00Z"/>
        </w:trPr>
        <w:tc>
          <w:tcPr>
            <w:tcW w:w="2440" w:type="dxa"/>
            <w:noWrap/>
            <w:vAlign w:val="bottom"/>
            <w:hideMark/>
          </w:tcPr>
          <w:p w14:paraId="57C32796" w14:textId="77777777" w:rsidR="008D547E" w:rsidRPr="001F38C7" w:rsidRDefault="008D547E" w:rsidP="008F13FC">
            <w:pPr>
              <w:rPr>
                <w:ins w:id="2455" w:author="Maitland, Bryan - FS, ID" w:date="2025-10-21T13:02:00Z" w16du:dateUtc="2025-10-21T19:02:00Z"/>
                <w:rFonts w:ascii="Aptos Narrow" w:eastAsia="Times New Roman" w:hAnsi="Aptos Narrow"/>
                <w:color w:val="000000"/>
                <w:sz w:val="22"/>
                <w:szCs w:val="22"/>
              </w:rPr>
            </w:pPr>
            <w:ins w:id="2456" w:author="Maitland, Bryan - FS, ID" w:date="2025-10-21T13:02:00Z" w16du:dateUtc="2025-10-21T19:02:00Z">
              <w:r w:rsidRPr="001F38C7">
                <w:rPr>
                  <w:rFonts w:ascii="Aptos Narrow" w:eastAsia="Times New Roman" w:hAnsi="Aptos Narrow"/>
                  <w:color w:val="000000"/>
                  <w:sz w:val="22"/>
                  <w:szCs w:val="22"/>
                </w:rPr>
                <w:t>Writing – original draft</w:t>
              </w:r>
            </w:ins>
          </w:p>
        </w:tc>
        <w:tc>
          <w:tcPr>
            <w:tcW w:w="600" w:type="dxa"/>
            <w:shd w:val="clear" w:color="000000" w:fill="000000"/>
            <w:noWrap/>
            <w:vAlign w:val="bottom"/>
            <w:hideMark/>
          </w:tcPr>
          <w:p w14:paraId="74D29B16" w14:textId="77777777" w:rsidR="008D547E" w:rsidRPr="001F38C7" w:rsidRDefault="008D547E" w:rsidP="008F13FC">
            <w:pPr>
              <w:jc w:val="center"/>
              <w:rPr>
                <w:ins w:id="2457" w:author="Maitland, Bryan - FS, ID" w:date="2025-10-21T13:02:00Z" w16du:dateUtc="2025-10-21T19:02:00Z"/>
                <w:rFonts w:ascii="Aptos Narrow" w:eastAsia="Times New Roman" w:hAnsi="Aptos Narrow"/>
                <w:color w:val="000000"/>
                <w:sz w:val="22"/>
                <w:szCs w:val="22"/>
              </w:rPr>
            </w:pPr>
            <w:ins w:id="2458"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4E9483AB" w14:textId="77777777" w:rsidR="008D547E" w:rsidRPr="001F38C7" w:rsidRDefault="008D547E" w:rsidP="008F13FC">
            <w:pPr>
              <w:jc w:val="center"/>
              <w:rPr>
                <w:ins w:id="2459" w:author="Maitland, Bryan - FS, ID" w:date="2025-10-21T13:02:00Z" w16du:dateUtc="2025-10-21T19:02:00Z"/>
                <w:rFonts w:ascii="Aptos Narrow" w:eastAsia="Times New Roman" w:hAnsi="Aptos Narrow"/>
                <w:color w:val="000000"/>
                <w:sz w:val="22"/>
                <w:szCs w:val="22"/>
              </w:rPr>
            </w:pPr>
            <w:ins w:id="2460"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328C0785" w14:textId="77777777" w:rsidR="008D547E" w:rsidRPr="001F38C7" w:rsidRDefault="008D547E" w:rsidP="008F13FC">
            <w:pPr>
              <w:jc w:val="center"/>
              <w:rPr>
                <w:ins w:id="2461" w:author="Maitland, Bryan - FS, ID" w:date="2025-10-21T13:02:00Z" w16du:dateUtc="2025-10-21T19:02:00Z"/>
                <w:rFonts w:ascii="Aptos Narrow" w:eastAsia="Times New Roman" w:hAnsi="Aptos Narrow"/>
                <w:color w:val="000000"/>
                <w:sz w:val="22"/>
                <w:szCs w:val="22"/>
              </w:rPr>
            </w:pPr>
            <w:ins w:id="2462" w:author="Maitland, Bryan - FS, ID" w:date="2025-10-21T13:02:00Z" w16du:dateUtc="2025-10-21T19:02:00Z">
              <w:r w:rsidRPr="001F38C7">
                <w:rPr>
                  <w:rFonts w:ascii="Aptos Narrow" w:eastAsia="Times New Roman" w:hAnsi="Aptos Narrow"/>
                  <w:color w:val="000000"/>
                  <w:sz w:val="22"/>
                  <w:szCs w:val="22"/>
                </w:rPr>
                <w:t> </w:t>
              </w:r>
            </w:ins>
          </w:p>
        </w:tc>
        <w:tc>
          <w:tcPr>
            <w:tcW w:w="600" w:type="dxa"/>
            <w:noWrap/>
            <w:vAlign w:val="bottom"/>
            <w:hideMark/>
          </w:tcPr>
          <w:p w14:paraId="41094F56" w14:textId="77777777" w:rsidR="008D547E" w:rsidRPr="001F38C7" w:rsidRDefault="008D547E" w:rsidP="008F13FC">
            <w:pPr>
              <w:jc w:val="center"/>
              <w:rPr>
                <w:ins w:id="2463" w:author="Maitland, Bryan - FS, ID" w:date="2025-10-21T13:02:00Z" w16du:dateUtc="2025-10-21T19:02:00Z"/>
                <w:rFonts w:ascii="Aptos Narrow" w:eastAsia="Times New Roman" w:hAnsi="Aptos Narrow"/>
                <w:color w:val="000000"/>
                <w:sz w:val="22"/>
                <w:szCs w:val="22"/>
              </w:rPr>
            </w:pPr>
          </w:p>
        </w:tc>
        <w:tc>
          <w:tcPr>
            <w:tcW w:w="600" w:type="dxa"/>
            <w:noWrap/>
            <w:vAlign w:val="bottom"/>
            <w:hideMark/>
          </w:tcPr>
          <w:p w14:paraId="1D355DCD" w14:textId="77777777" w:rsidR="008D547E" w:rsidRPr="001F38C7" w:rsidRDefault="008D547E" w:rsidP="008F13FC">
            <w:pPr>
              <w:jc w:val="center"/>
              <w:rPr>
                <w:ins w:id="2464" w:author="Maitland, Bryan - FS, ID" w:date="2025-10-21T13:02:00Z" w16du:dateUtc="2025-10-21T19:02:00Z"/>
                <w:rFonts w:eastAsia="Times New Roman"/>
                <w:sz w:val="20"/>
                <w:szCs w:val="20"/>
              </w:rPr>
            </w:pPr>
          </w:p>
        </w:tc>
      </w:tr>
      <w:tr w:rsidR="008D547E" w:rsidRPr="001F38C7" w14:paraId="2CF9F2F6" w14:textId="77777777" w:rsidTr="008F13FC">
        <w:trPr>
          <w:trHeight w:val="300"/>
          <w:ins w:id="2465" w:author="Maitland, Bryan - FS, ID" w:date="2025-10-21T13:02:00Z" w16du:dateUtc="2025-10-21T19:02:00Z"/>
        </w:trPr>
        <w:tc>
          <w:tcPr>
            <w:tcW w:w="2440" w:type="dxa"/>
            <w:noWrap/>
            <w:vAlign w:val="bottom"/>
            <w:hideMark/>
          </w:tcPr>
          <w:p w14:paraId="2617210B" w14:textId="77777777" w:rsidR="008D547E" w:rsidRPr="001F38C7" w:rsidRDefault="008D547E" w:rsidP="008F13FC">
            <w:pPr>
              <w:rPr>
                <w:ins w:id="2466" w:author="Maitland, Bryan - FS, ID" w:date="2025-10-21T13:02:00Z" w16du:dateUtc="2025-10-21T19:02:00Z"/>
                <w:rFonts w:ascii="Aptos Narrow" w:eastAsia="Times New Roman" w:hAnsi="Aptos Narrow"/>
                <w:color w:val="000000"/>
                <w:sz w:val="22"/>
                <w:szCs w:val="22"/>
              </w:rPr>
            </w:pPr>
            <w:ins w:id="2467" w:author="Maitland, Bryan - FS, ID" w:date="2025-10-21T13:02:00Z" w16du:dateUtc="2025-10-21T19:02:00Z">
              <w:r w:rsidRPr="001F38C7">
                <w:rPr>
                  <w:rFonts w:ascii="Aptos Narrow" w:eastAsia="Times New Roman" w:hAnsi="Aptos Narrow"/>
                  <w:color w:val="000000"/>
                  <w:sz w:val="22"/>
                  <w:szCs w:val="22"/>
                </w:rPr>
                <w:t>Writing – review &amp; editing</w:t>
              </w:r>
            </w:ins>
          </w:p>
        </w:tc>
        <w:tc>
          <w:tcPr>
            <w:tcW w:w="600" w:type="dxa"/>
            <w:shd w:val="clear" w:color="000000" w:fill="000000"/>
            <w:noWrap/>
            <w:vAlign w:val="bottom"/>
            <w:hideMark/>
          </w:tcPr>
          <w:p w14:paraId="605B6289" w14:textId="77777777" w:rsidR="008D547E" w:rsidRPr="001F38C7" w:rsidRDefault="008D547E" w:rsidP="008F13FC">
            <w:pPr>
              <w:jc w:val="center"/>
              <w:rPr>
                <w:ins w:id="2468" w:author="Maitland, Bryan - FS, ID" w:date="2025-10-21T13:02:00Z" w16du:dateUtc="2025-10-21T19:02:00Z"/>
                <w:rFonts w:ascii="Aptos Narrow" w:eastAsia="Times New Roman" w:hAnsi="Aptos Narrow"/>
                <w:color w:val="000000"/>
                <w:sz w:val="22"/>
                <w:szCs w:val="22"/>
              </w:rPr>
            </w:pPr>
            <w:ins w:id="2469"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2CDFFCCF" w14:textId="77777777" w:rsidR="008D547E" w:rsidRPr="001F38C7" w:rsidRDefault="008D547E" w:rsidP="008F13FC">
            <w:pPr>
              <w:jc w:val="center"/>
              <w:rPr>
                <w:ins w:id="2470" w:author="Maitland, Bryan - FS, ID" w:date="2025-10-21T13:02:00Z" w16du:dateUtc="2025-10-21T19:02:00Z"/>
                <w:rFonts w:ascii="Aptos Narrow" w:eastAsia="Times New Roman" w:hAnsi="Aptos Narrow"/>
                <w:color w:val="000000"/>
                <w:sz w:val="22"/>
                <w:szCs w:val="22"/>
              </w:rPr>
            </w:pPr>
            <w:ins w:id="2471"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27F25F47" w14:textId="77777777" w:rsidR="008D547E" w:rsidRPr="001F38C7" w:rsidRDefault="008D547E" w:rsidP="008F13FC">
            <w:pPr>
              <w:jc w:val="center"/>
              <w:rPr>
                <w:ins w:id="2472" w:author="Maitland, Bryan - FS, ID" w:date="2025-10-21T13:02:00Z" w16du:dateUtc="2025-10-21T19:02:00Z"/>
                <w:rFonts w:ascii="Aptos Narrow" w:eastAsia="Times New Roman" w:hAnsi="Aptos Narrow"/>
                <w:color w:val="000000"/>
                <w:sz w:val="22"/>
                <w:szCs w:val="22"/>
              </w:rPr>
            </w:pPr>
            <w:ins w:id="2473"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183DE49D" w14:textId="77777777" w:rsidR="008D547E" w:rsidRPr="001F38C7" w:rsidRDefault="008D547E" w:rsidP="008F13FC">
            <w:pPr>
              <w:jc w:val="center"/>
              <w:rPr>
                <w:ins w:id="2474" w:author="Maitland, Bryan - FS, ID" w:date="2025-10-21T13:02:00Z" w16du:dateUtc="2025-10-21T19:02:00Z"/>
                <w:rFonts w:ascii="Aptos Narrow" w:eastAsia="Times New Roman" w:hAnsi="Aptos Narrow"/>
                <w:color w:val="000000"/>
                <w:sz w:val="22"/>
                <w:szCs w:val="22"/>
              </w:rPr>
            </w:pPr>
            <w:ins w:id="2475" w:author="Maitland, Bryan - FS, ID" w:date="2025-10-21T13:02:00Z" w16du:dateUtc="2025-10-21T19:02:00Z">
              <w:r w:rsidRPr="001F38C7">
                <w:rPr>
                  <w:rFonts w:ascii="Aptos Narrow" w:eastAsia="Times New Roman" w:hAnsi="Aptos Narrow"/>
                  <w:color w:val="000000"/>
                  <w:sz w:val="22"/>
                  <w:szCs w:val="22"/>
                </w:rPr>
                <w:t> </w:t>
              </w:r>
            </w:ins>
          </w:p>
        </w:tc>
        <w:tc>
          <w:tcPr>
            <w:tcW w:w="600" w:type="dxa"/>
            <w:shd w:val="clear" w:color="000000" w:fill="000000"/>
            <w:noWrap/>
            <w:vAlign w:val="bottom"/>
            <w:hideMark/>
          </w:tcPr>
          <w:p w14:paraId="197808E5" w14:textId="77777777" w:rsidR="008D547E" w:rsidRPr="001F38C7" w:rsidRDefault="008D547E" w:rsidP="008F13FC">
            <w:pPr>
              <w:jc w:val="center"/>
              <w:rPr>
                <w:ins w:id="2476" w:author="Maitland, Bryan - FS, ID" w:date="2025-10-21T13:02:00Z" w16du:dateUtc="2025-10-21T19:02:00Z"/>
                <w:rFonts w:ascii="Aptos Narrow" w:eastAsia="Times New Roman" w:hAnsi="Aptos Narrow"/>
                <w:color w:val="000000"/>
                <w:sz w:val="22"/>
                <w:szCs w:val="22"/>
              </w:rPr>
            </w:pPr>
            <w:ins w:id="2477" w:author="Maitland, Bryan - FS, ID" w:date="2025-10-21T13:02:00Z" w16du:dateUtc="2025-10-21T19:02:00Z">
              <w:r w:rsidRPr="001F38C7">
                <w:rPr>
                  <w:rFonts w:ascii="Aptos Narrow" w:eastAsia="Times New Roman" w:hAnsi="Aptos Narrow"/>
                  <w:color w:val="000000"/>
                  <w:sz w:val="22"/>
                  <w:szCs w:val="22"/>
                </w:rPr>
                <w:t> </w:t>
              </w:r>
            </w:ins>
          </w:p>
        </w:tc>
      </w:tr>
    </w:tbl>
    <w:p w14:paraId="0BEAA2EF" w14:textId="77777777" w:rsidR="008D547E" w:rsidRDefault="008D547E" w:rsidP="008D547E">
      <w:pPr>
        <w:spacing w:line="480" w:lineRule="auto"/>
        <w:rPr>
          <w:ins w:id="2478" w:author="Maitland, Bryan - FS, ID" w:date="2025-10-21T13:02:00Z" w16du:dateUtc="2025-10-21T19:02:00Z"/>
          <w:b/>
          <w:bCs/>
        </w:rPr>
      </w:pPr>
    </w:p>
    <w:p w14:paraId="43795CF4" w14:textId="77777777" w:rsidR="008D547E" w:rsidRPr="00613FB6" w:rsidRDefault="008D547E" w:rsidP="008D547E">
      <w:pPr>
        <w:spacing w:line="480" w:lineRule="auto"/>
        <w:rPr>
          <w:ins w:id="2479" w:author="Maitland, Bryan - FS, ID" w:date="2025-10-21T13:02:00Z" w16du:dateUtc="2025-10-21T19:02:00Z"/>
          <w:b/>
          <w:bCs/>
        </w:rPr>
      </w:pPr>
      <w:ins w:id="2480" w:author="Maitland, Bryan - FS, ID" w:date="2025-10-21T13:02:00Z" w16du:dateUtc="2025-10-21T19:02:00Z">
        <w:r>
          <w:rPr>
            <w:b/>
            <w:bCs/>
          </w:rPr>
          <w:t xml:space="preserve">Data availability statement: </w:t>
        </w:r>
      </w:ins>
    </w:p>
    <w:p w14:paraId="21EFC3F9" w14:textId="77777777" w:rsidR="008D547E" w:rsidRDefault="008D547E" w:rsidP="008D547E">
      <w:pPr>
        <w:spacing w:line="480" w:lineRule="auto"/>
        <w:rPr>
          <w:ins w:id="2481" w:author="Maitland, Bryan - FS, ID" w:date="2025-10-21T13:02:00Z" w16du:dateUtc="2025-10-21T19:02:00Z"/>
          <w:b/>
          <w:bCs/>
        </w:rPr>
      </w:pPr>
    </w:p>
    <w:p w14:paraId="063DFE4E" w14:textId="77777777" w:rsidR="008D547E" w:rsidRPr="00613FB6" w:rsidRDefault="008D547E" w:rsidP="008D547E">
      <w:pPr>
        <w:spacing w:line="480" w:lineRule="auto"/>
        <w:rPr>
          <w:ins w:id="2482" w:author="Maitland, Bryan - FS, ID" w:date="2025-10-21T13:02:00Z" w16du:dateUtc="2025-10-21T19:02:00Z"/>
          <w:b/>
          <w:bCs/>
        </w:rPr>
      </w:pPr>
      <w:ins w:id="2483" w:author="Maitland, Bryan - FS, ID" w:date="2025-10-21T13:02:00Z" w16du:dateUtc="2025-10-21T19:02:00Z">
        <w:r w:rsidRPr="00613FB6">
          <w:rPr>
            <w:b/>
            <w:bCs/>
          </w:rPr>
          <w:t>References</w:t>
        </w:r>
      </w:ins>
    </w:p>
    <w:p w14:paraId="13519775" w14:textId="77777777" w:rsidR="008D547E" w:rsidRPr="00613FB6" w:rsidRDefault="008D547E" w:rsidP="008D547E">
      <w:pPr>
        <w:rPr>
          <w:ins w:id="2484" w:author="Maitland, Bryan - FS, ID" w:date="2025-10-21T13:02:00Z" w16du:dateUtc="2025-10-21T19:02:00Z"/>
          <w:b/>
          <w:bCs/>
        </w:rPr>
      </w:pPr>
      <w:ins w:id="2485" w:author="Maitland, Bryan - FS, ID" w:date="2025-10-21T13:02:00Z" w16du:dateUtc="2025-10-21T19:02:00Z">
        <w:r w:rsidRPr="00613FB6">
          <w:rPr>
            <w:b/>
            <w:bCs/>
          </w:rPr>
          <w:br w:type="page"/>
        </w:r>
      </w:ins>
    </w:p>
    <w:p w14:paraId="3C2C21EB" w14:textId="77777777" w:rsidR="008D547E" w:rsidRPr="00613FB6" w:rsidRDefault="008D547E" w:rsidP="008D547E">
      <w:pPr>
        <w:spacing w:line="480" w:lineRule="auto"/>
        <w:rPr>
          <w:ins w:id="2486" w:author="Maitland, Bryan - FS, ID" w:date="2025-10-21T13:02:00Z" w16du:dateUtc="2025-10-21T19:02:00Z"/>
          <w:b/>
          <w:bCs/>
        </w:rPr>
      </w:pPr>
      <w:ins w:id="2487" w:author="Maitland, Bryan - FS, ID" w:date="2025-10-21T13:02:00Z" w16du:dateUtc="2025-10-21T19:02:00Z">
        <w:r w:rsidRPr="008F13FC">
          <w:rPr>
            <w:b/>
            <w:bCs/>
          </w:rPr>
          <w:lastRenderedPageBreak/>
          <w:t>Table and Figures</w:t>
        </w:r>
      </w:ins>
    </w:p>
    <w:p w14:paraId="14D502E4" w14:textId="77777777" w:rsidR="008D547E" w:rsidRPr="00AD205B" w:rsidRDefault="008D547E" w:rsidP="00B813EE">
      <w:pPr>
        <w:spacing w:line="480" w:lineRule="auto"/>
        <w:rPr>
          <w:ins w:id="2488" w:author="Maitland, Bryan - FS, ID" w:date="2025-10-21T13:02:00Z" w16du:dateUtc="2025-10-21T19:02:00Z"/>
          <w:rPrChange w:id="2489" w:author="Sparks, Morgan - FS, ID" w:date="2025-10-21T12:37:00Z" w16du:dateUtc="2025-10-21T18:37:00Z">
            <w:rPr>
              <w:ins w:id="2490" w:author="Maitland, Bryan - FS, ID" w:date="2025-10-21T13:02:00Z" w16du:dateUtc="2025-10-21T19:02:00Z"/>
              <w:b/>
              <w:bCs/>
            </w:rPr>
          </w:rPrChange>
        </w:rPr>
      </w:pPr>
    </w:p>
    <w:p w14:paraId="14866FF4" w14:textId="77777777" w:rsidR="00B813EE" w:rsidRPr="00613FB6" w:rsidDel="00AD205B" w:rsidRDefault="00B813EE" w:rsidP="00B813EE">
      <w:pPr>
        <w:spacing w:line="480" w:lineRule="auto"/>
        <w:rPr>
          <w:ins w:id="2491" w:author="Maitland, Bryan - FS, ID" w:date="2025-10-20T12:31:00Z" w16du:dateUtc="2025-10-20T18:31:00Z"/>
          <w:del w:id="2492" w:author="Sparks, Morgan - FS, ID" w:date="2025-10-21T12:36:00Z" w16du:dateUtc="2025-10-21T18:36:00Z"/>
          <w:b/>
          <w:bCs/>
        </w:rPr>
      </w:pPr>
    </w:p>
    <w:p w14:paraId="2EC0198C" w14:textId="77777777" w:rsidR="00B813EE" w:rsidRPr="00613FB6" w:rsidRDefault="00B813EE" w:rsidP="00B813EE">
      <w:pPr>
        <w:spacing w:line="480" w:lineRule="auto"/>
        <w:rPr>
          <w:ins w:id="2493" w:author="Maitland, Bryan - FS, ID" w:date="2025-10-20T12:31:00Z" w16du:dateUtc="2025-10-20T18:31:00Z"/>
          <w:b/>
          <w:bCs/>
        </w:rPr>
        <w:sectPr w:rsidR="00B813EE" w:rsidRPr="00613FB6" w:rsidSect="00613FB6">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lnNumType w:countBy="1" w:restart="continuous"/>
          <w:cols w:space="720"/>
          <w:docGrid w:linePitch="360"/>
          <w:sectPrChange w:id="2498" w:author="Maitland, Bryan - FS, ID" w:date="2025-10-20T12:44:00Z" w16du:dateUtc="2025-10-20T18:44:00Z">
            <w:sectPr w:rsidR="00B813EE" w:rsidRPr="00613FB6" w:rsidSect="00613FB6">
              <w:pgMar w:top="1440" w:right="1440" w:bottom="1440" w:left="1440" w:header="720" w:footer="720" w:gutter="0"/>
              <w:lnNumType w:countBy="0" w:restart="newPage"/>
            </w:sectPr>
          </w:sectPrChange>
        </w:sectPr>
      </w:pPr>
    </w:p>
    <w:p w14:paraId="2DD55F52" w14:textId="50197445" w:rsidR="00B813EE" w:rsidRPr="00613FB6" w:rsidRDefault="00B813EE" w:rsidP="00B813EE">
      <w:pPr>
        <w:spacing w:after="240" w:line="480" w:lineRule="auto"/>
        <w:rPr>
          <w:ins w:id="2499" w:author="Maitland, Bryan - FS, ID" w:date="2025-10-20T12:31:00Z" w16du:dateUtc="2025-10-20T18:31:00Z"/>
          <w:bCs/>
        </w:rPr>
      </w:pPr>
      <w:ins w:id="2500" w:author="Maitland, Bryan - FS, ID" w:date="2025-10-20T12:31:00Z" w16du:dateUtc="2025-10-20T18:31:00Z">
        <w:r w:rsidRPr="00613FB6">
          <w:rPr>
            <w:bCs/>
          </w:rPr>
          <w:lastRenderedPageBreak/>
          <w:t xml:space="preserve">Table 1. AIC table for linear models. For initial model comparison, top 5 of 31 </w:t>
        </w:r>
      </w:ins>
      <w:ins w:id="2501" w:author="Maitland, Bryan - FS, ID" w:date="2025-10-20T12:32:00Z" w16du:dateUtc="2025-10-20T18:32:00Z">
        <w:r w:rsidRPr="00613FB6">
          <w:rPr>
            <w:bCs/>
          </w:rPr>
          <w:t>are shown</w:t>
        </w:r>
      </w:ins>
      <w:ins w:id="2502" w:author="Maitland, Bryan - FS, ID" w:date="2025-10-20T12:31:00Z" w16du:dateUtc="2025-10-20T18:31:00Z">
        <w:r w:rsidRPr="00613FB6">
          <w:rPr>
            <w:bCs/>
          </w:rPr>
          <w:t>.</w:t>
        </w:r>
      </w:ins>
    </w:p>
    <w:tbl>
      <w:tblPr>
        <w:tblW w:w="12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0"/>
        <w:gridCol w:w="450"/>
        <w:gridCol w:w="966"/>
        <w:gridCol w:w="1178"/>
        <w:gridCol w:w="1226"/>
        <w:gridCol w:w="1415"/>
        <w:gridCol w:w="1207"/>
        <w:gridCol w:w="990"/>
      </w:tblGrid>
      <w:tr w:rsidR="00B813EE" w:rsidRPr="00613FB6" w14:paraId="02183041" w14:textId="77777777" w:rsidTr="00D2474F">
        <w:trPr>
          <w:trHeight w:val="300"/>
          <w:ins w:id="2503" w:author="Maitland, Bryan - FS, ID" w:date="2025-10-20T12:31:00Z"/>
        </w:trPr>
        <w:tc>
          <w:tcPr>
            <w:tcW w:w="4950" w:type="dxa"/>
            <w:tcBorders>
              <w:top w:val="double" w:sz="4" w:space="0" w:color="auto"/>
              <w:left w:val="nil"/>
              <w:bottom w:val="single" w:sz="4" w:space="0" w:color="auto"/>
              <w:right w:val="nil"/>
            </w:tcBorders>
            <w:noWrap/>
            <w:vAlign w:val="bottom"/>
            <w:hideMark/>
          </w:tcPr>
          <w:p w14:paraId="6DB69DA2" w14:textId="77777777" w:rsidR="00B813EE" w:rsidRPr="00613FB6" w:rsidRDefault="00B813EE" w:rsidP="00D2474F">
            <w:pPr>
              <w:rPr>
                <w:ins w:id="2504" w:author="Maitland, Bryan - FS, ID" w:date="2025-10-20T12:31:00Z" w16du:dateUtc="2025-10-20T18:31:00Z"/>
                <w:rFonts w:eastAsia="Times New Roman"/>
                <w:color w:val="000000"/>
                <w:sz w:val="20"/>
                <w:szCs w:val="20"/>
              </w:rPr>
            </w:pPr>
            <w:ins w:id="2505" w:author="Maitland, Bryan - FS, ID" w:date="2025-10-20T12:31:00Z" w16du:dateUtc="2025-10-20T18:31:00Z">
              <w:r w:rsidRPr="00613FB6">
                <w:rPr>
                  <w:rFonts w:eastAsia="Times New Roman"/>
                  <w:color w:val="000000"/>
                  <w:sz w:val="20"/>
                  <w:szCs w:val="20"/>
                </w:rPr>
                <w:t>Model</w:t>
              </w:r>
            </w:ins>
          </w:p>
        </w:tc>
        <w:tc>
          <w:tcPr>
            <w:tcW w:w="450" w:type="dxa"/>
            <w:tcBorders>
              <w:top w:val="double" w:sz="4" w:space="0" w:color="auto"/>
              <w:left w:val="nil"/>
              <w:bottom w:val="single" w:sz="4" w:space="0" w:color="auto"/>
              <w:right w:val="nil"/>
            </w:tcBorders>
            <w:noWrap/>
            <w:vAlign w:val="bottom"/>
            <w:hideMark/>
          </w:tcPr>
          <w:p w14:paraId="11CA4FAF" w14:textId="77777777" w:rsidR="00B813EE" w:rsidRPr="00613FB6" w:rsidRDefault="00B813EE" w:rsidP="00D2474F">
            <w:pPr>
              <w:jc w:val="center"/>
              <w:rPr>
                <w:ins w:id="2506" w:author="Maitland, Bryan - FS, ID" w:date="2025-10-20T12:31:00Z" w16du:dateUtc="2025-10-20T18:31:00Z"/>
                <w:rFonts w:eastAsia="Times New Roman"/>
                <w:color w:val="000000"/>
                <w:sz w:val="20"/>
                <w:szCs w:val="20"/>
              </w:rPr>
            </w:pPr>
            <w:proofErr w:type="spellStart"/>
            <w:ins w:id="2507" w:author="Maitland, Bryan - FS, ID" w:date="2025-10-20T12:31:00Z" w16du:dateUtc="2025-10-20T18:31:00Z">
              <w:r w:rsidRPr="00613FB6">
                <w:rPr>
                  <w:rFonts w:eastAsia="Times New Roman"/>
                  <w:color w:val="000000"/>
                  <w:sz w:val="20"/>
                  <w:szCs w:val="20"/>
                </w:rPr>
                <w:t>df</w:t>
              </w:r>
              <w:proofErr w:type="spellEnd"/>
            </w:ins>
          </w:p>
        </w:tc>
        <w:tc>
          <w:tcPr>
            <w:tcW w:w="966" w:type="dxa"/>
            <w:tcBorders>
              <w:top w:val="double" w:sz="4" w:space="0" w:color="auto"/>
              <w:left w:val="nil"/>
              <w:bottom w:val="single" w:sz="4" w:space="0" w:color="auto"/>
              <w:right w:val="nil"/>
            </w:tcBorders>
            <w:noWrap/>
            <w:vAlign w:val="bottom"/>
            <w:hideMark/>
          </w:tcPr>
          <w:p w14:paraId="195F9B8F" w14:textId="77777777" w:rsidR="00B813EE" w:rsidRPr="00613FB6" w:rsidRDefault="00B813EE" w:rsidP="00D2474F">
            <w:pPr>
              <w:jc w:val="center"/>
              <w:rPr>
                <w:ins w:id="2508" w:author="Maitland, Bryan - FS, ID" w:date="2025-10-20T12:31:00Z" w16du:dateUtc="2025-10-20T18:31:00Z"/>
                <w:rFonts w:eastAsia="Times New Roman"/>
                <w:color w:val="000000"/>
                <w:sz w:val="20"/>
                <w:szCs w:val="20"/>
              </w:rPr>
            </w:pPr>
            <w:ins w:id="2509" w:author="Maitland, Bryan - FS, ID" w:date="2025-10-20T12:31:00Z" w16du:dateUtc="2025-10-20T18:31:00Z">
              <w:r w:rsidRPr="00613FB6">
                <w:rPr>
                  <w:rFonts w:eastAsia="Times New Roman"/>
                  <w:color w:val="000000"/>
                  <w:sz w:val="20"/>
                  <w:szCs w:val="20"/>
                </w:rPr>
                <w:t>AIC</w:t>
              </w:r>
            </w:ins>
          </w:p>
        </w:tc>
        <w:tc>
          <w:tcPr>
            <w:tcW w:w="1178" w:type="dxa"/>
            <w:tcBorders>
              <w:top w:val="double" w:sz="4" w:space="0" w:color="auto"/>
              <w:left w:val="nil"/>
              <w:bottom w:val="single" w:sz="4" w:space="0" w:color="auto"/>
              <w:right w:val="nil"/>
            </w:tcBorders>
            <w:noWrap/>
            <w:vAlign w:val="bottom"/>
            <w:hideMark/>
          </w:tcPr>
          <w:p w14:paraId="03DF6C28" w14:textId="77777777" w:rsidR="00B813EE" w:rsidRPr="00613FB6" w:rsidRDefault="00B813EE" w:rsidP="00D2474F">
            <w:pPr>
              <w:jc w:val="center"/>
              <w:rPr>
                <w:ins w:id="2510" w:author="Maitland, Bryan - FS, ID" w:date="2025-10-20T12:31:00Z" w16du:dateUtc="2025-10-20T18:31:00Z"/>
                <w:rFonts w:eastAsia="Times New Roman"/>
                <w:color w:val="000000"/>
                <w:sz w:val="20"/>
                <w:szCs w:val="20"/>
              </w:rPr>
            </w:pPr>
            <w:ins w:id="2511" w:author="Maitland, Bryan - FS, ID" w:date="2025-10-20T12:31:00Z" w16du:dateUtc="2025-10-20T18:31:00Z">
              <w:r w:rsidRPr="00613FB6">
                <w:rPr>
                  <w:rFonts w:eastAsia="Times New Roman"/>
                  <w:color w:val="000000"/>
                  <w:sz w:val="20"/>
                  <w:szCs w:val="20"/>
                  <w:lang w:val="el-GR"/>
                </w:rPr>
                <w:t>Δ</w:t>
              </w:r>
              <w:r w:rsidRPr="00613FB6">
                <w:rPr>
                  <w:rFonts w:eastAsia="Times New Roman"/>
                  <w:color w:val="000000"/>
                  <w:sz w:val="20"/>
                  <w:szCs w:val="20"/>
                </w:rPr>
                <w:t>AIC</w:t>
              </w:r>
            </w:ins>
          </w:p>
        </w:tc>
        <w:tc>
          <w:tcPr>
            <w:tcW w:w="1226" w:type="dxa"/>
            <w:tcBorders>
              <w:top w:val="double" w:sz="4" w:space="0" w:color="auto"/>
              <w:left w:val="nil"/>
              <w:bottom w:val="single" w:sz="4" w:space="0" w:color="auto"/>
              <w:right w:val="nil"/>
            </w:tcBorders>
            <w:noWrap/>
            <w:vAlign w:val="bottom"/>
            <w:hideMark/>
          </w:tcPr>
          <w:p w14:paraId="2D44FEA4" w14:textId="77777777" w:rsidR="00B813EE" w:rsidRPr="00613FB6" w:rsidRDefault="00B813EE" w:rsidP="00D2474F">
            <w:pPr>
              <w:jc w:val="center"/>
              <w:rPr>
                <w:ins w:id="2512" w:author="Maitland, Bryan - FS, ID" w:date="2025-10-20T12:31:00Z" w16du:dateUtc="2025-10-20T18:31:00Z"/>
                <w:rFonts w:eastAsia="Times New Roman"/>
                <w:color w:val="000000"/>
                <w:sz w:val="20"/>
                <w:szCs w:val="20"/>
              </w:rPr>
            </w:pPr>
            <w:ins w:id="2513" w:author="Maitland, Bryan - FS, ID" w:date="2025-10-20T12:31:00Z" w16du:dateUtc="2025-10-20T18:31:00Z">
              <w:r w:rsidRPr="00613FB6">
                <w:rPr>
                  <w:rFonts w:eastAsia="Times New Roman"/>
                  <w:color w:val="000000"/>
                  <w:sz w:val="20"/>
                  <w:szCs w:val="20"/>
                </w:rPr>
                <w:t>Marginal R</w:t>
              </w:r>
              <w:r w:rsidRPr="00613FB6">
                <w:rPr>
                  <w:rFonts w:eastAsia="Times New Roman"/>
                  <w:color w:val="000000"/>
                  <w:sz w:val="20"/>
                  <w:szCs w:val="20"/>
                  <w:vertAlign w:val="superscript"/>
                </w:rPr>
                <w:t>2</w:t>
              </w:r>
            </w:ins>
          </w:p>
        </w:tc>
        <w:tc>
          <w:tcPr>
            <w:tcW w:w="1415" w:type="dxa"/>
            <w:tcBorders>
              <w:top w:val="double" w:sz="4" w:space="0" w:color="auto"/>
              <w:left w:val="nil"/>
              <w:bottom w:val="single" w:sz="4" w:space="0" w:color="auto"/>
              <w:right w:val="nil"/>
            </w:tcBorders>
            <w:noWrap/>
            <w:vAlign w:val="bottom"/>
            <w:hideMark/>
          </w:tcPr>
          <w:p w14:paraId="4AE9B7B0" w14:textId="77777777" w:rsidR="00B813EE" w:rsidRPr="00613FB6" w:rsidRDefault="00B813EE" w:rsidP="00D2474F">
            <w:pPr>
              <w:jc w:val="center"/>
              <w:rPr>
                <w:ins w:id="2514" w:author="Maitland, Bryan - FS, ID" w:date="2025-10-20T12:31:00Z" w16du:dateUtc="2025-10-20T18:31:00Z"/>
                <w:rFonts w:eastAsia="Times New Roman"/>
                <w:color w:val="000000"/>
                <w:sz w:val="20"/>
                <w:szCs w:val="20"/>
              </w:rPr>
            </w:pPr>
            <w:ins w:id="2515" w:author="Maitland, Bryan - FS, ID" w:date="2025-10-20T12:31:00Z" w16du:dateUtc="2025-10-20T18:31:00Z">
              <w:r w:rsidRPr="00613FB6">
                <w:rPr>
                  <w:rFonts w:eastAsia="Times New Roman"/>
                  <w:color w:val="000000"/>
                  <w:sz w:val="20"/>
                  <w:szCs w:val="20"/>
                </w:rPr>
                <w:t>Conditional R</w:t>
              </w:r>
              <w:r w:rsidRPr="00613FB6">
                <w:rPr>
                  <w:rFonts w:eastAsia="Times New Roman"/>
                  <w:color w:val="000000"/>
                  <w:sz w:val="20"/>
                  <w:szCs w:val="20"/>
                  <w:vertAlign w:val="superscript"/>
                </w:rPr>
                <w:t>2</w:t>
              </w:r>
            </w:ins>
          </w:p>
        </w:tc>
        <w:tc>
          <w:tcPr>
            <w:tcW w:w="1207" w:type="dxa"/>
            <w:tcBorders>
              <w:top w:val="double" w:sz="4" w:space="0" w:color="auto"/>
              <w:left w:val="nil"/>
              <w:bottom w:val="single" w:sz="4" w:space="0" w:color="auto"/>
              <w:right w:val="nil"/>
            </w:tcBorders>
            <w:noWrap/>
            <w:vAlign w:val="bottom"/>
            <w:hideMark/>
          </w:tcPr>
          <w:p w14:paraId="0338BA2D" w14:textId="77777777" w:rsidR="00B813EE" w:rsidRPr="00613FB6" w:rsidRDefault="00B813EE" w:rsidP="00D2474F">
            <w:pPr>
              <w:jc w:val="center"/>
              <w:rPr>
                <w:ins w:id="2516" w:author="Maitland, Bryan - FS, ID" w:date="2025-10-20T12:31:00Z" w16du:dateUtc="2025-10-20T18:31:00Z"/>
                <w:rFonts w:eastAsia="Times New Roman"/>
                <w:color w:val="000000"/>
                <w:sz w:val="20"/>
                <w:szCs w:val="20"/>
              </w:rPr>
            </w:pPr>
            <w:ins w:id="2517" w:author="Maitland, Bryan - FS, ID" w:date="2025-10-20T12:31:00Z" w16du:dateUtc="2025-10-20T18:31:00Z">
              <w:r w:rsidRPr="00613FB6">
                <w:rPr>
                  <w:rFonts w:eastAsia="Times New Roman"/>
                  <w:color w:val="000000"/>
                  <w:sz w:val="20"/>
                  <w:szCs w:val="20"/>
                </w:rPr>
                <w:t>RMSE</w:t>
              </w:r>
            </w:ins>
          </w:p>
        </w:tc>
        <w:tc>
          <w:tcPr>
            <w:tcW w:w="990" w:type="dxa"/>
            <w:tcBorders>
              <w:top w:val="double" w:sz="4" w:space="0" w:color="auto"/>
              <w:left w:val="nil"/>
              <w:bottom w:val="single" w:sz="4" w:space="0" w:color="auto"/>
              <w:right w:val="nil"/>
            </w:tcBorders>
            <w:noWrap/>
            <w:vAlign w:val="bottom"/>
            <w:hideMark/>
          </w:tcPr>
          <w:p w14:paraId="324AFEA8" w14:textId="77777777" w:rsidR="00B813EE" w:rsidRPr="00613FB6" w:rsidRDefault="00B813EE" w:rsidP="00D2474F">
            <w:pPr>
              <w:jc w:val="center"/>
              <w:rPr>
                <w:ins w:id="2518" w:author="Maitland, Bryan - FS, ID" w:date="2025-10-20T12:31:00Z" w16du:dateUtc="2025-10-20T18:31:00Z"/>
                <w:rFonts w:eastAsia="Times New Roman"/>
                <w:color w:val="000000"/>
                <w:sz w:val="20"/>
                <w:szCs w:val="20"/>
              </w:rPr>
            </w:pPr>
            <w:ins w:id="2519" w:author="Maitland, Bryan - FS, ID" w:date="2025-10-20T12:31:00Z" w16du:dateUtc="2025-10-20T18:31:00Z">
              <w:r w:rsidRPr="00613FB6">
                <w:rPr>
                  <w:rFonts w:eastAsia="Times New Roman"/>
                  <w:color w:val="000000"/>
                  <w:sz w:val="20"/>
                  <w:szCs w:val="20"/>
                </w:rPr>
                <w:t>ICC</w:t>
              </w:r>
            </w:ins>
          </w:p>
        </w:tc>
      </w:tr>
      <w:tr w:rsidR="00B813EE" w:rsidRPr="00613FB6" w14:paraId="176B0108" w14:textId="77777777" w:rsidTr="00D2474F">
        <w:trPr>
          <w:trHeight w:val="300"/>
          <w:ins w:id="2520" w:author="Maitland, Bryan - FS, ID" w:date="2025-10-20T12:31:00Z"/>
        </w:trPr>
        <w:tc>
          <w:tcPr>
            <w:tcW w:w="12382" w:type="dxa"/>
            <w:gridSpan w:val="8"/>
            <w:tcBorders>
              <w:top w:val="single" w:sz="4" w:space="0" w:color="auto"/>
              <w:left w:val="nil"/>
              <w:bottom w:val="nil"/>
              <w:right w:val="nil"/>
            </w:tcBorders>
            <w:noWrap/>
            <w:vAlign w:val="bottom"/>
          </w:tcPr>
          <w:p w14:paraId="74FFE116" w14:textId="77777777" w:rsidR="00B813EE" w:rsidRPr="00613FB6" w:rsidRDefault="00B813EE" w:rsidP="00D2474F">
            <w:pPr>
              <w:rPr>
                <w:ins w:id="2521" w:author="Maitland, Bryan - FS, ID" w:date="2025-10-20T12:31:00Z" w16du:dateUtc="2025-10-20T18:31:00Z"/>
                <w:rFonts w:eastAsia="Times New Roman"/>
                <w:i/>
                <w:iCs/>
                <w:color w:val="000000"/>
                <w:sz w:val="20"/>
                <w:szCs w:val="20"/>
              </w:rPr>
            </w:pPr>
            <w:ins w:id="2522" w:author="Maitland, Bryan - FS, ID" w:date="2025-10-20T12:31:00Z" w16du:dateUtc="2025-10-20T18:31:00Z">
              <w:r w:rsidRPr="00613FB6">
                <w:rPr>
                  <w:rFonts w:eastAsia="Times New Roman"/>
                  <w:i/>
                  <w:iCs/>
                  <w:color w:val="000000"/>
                  <w:sz w:val="20"/>
                  <w:szCs w:val="20"/>
                </w:rPr>
                <w:t>Initial model comparison</w:t>
              </w:r>
            </w:ins>
          </w:p>
        </w:tc>
      </w:tr>
      <w:tr w:rsidR="00B813EE" w:rsidRPr="00613FB6" w14:paraId="22ABEC01" w14:textId="77777777" w:rsidTr="00D2474F">
        <w:trPr>
          <w:trHeight w:val="300"/>
          <w:ins w:id="2523" w:author="Maitland, Bryan - FS, ID" w:date="2025-10-20T12:31:00Z"/>
        </w:trPr>
        <w:tc>
          <w:tcPr>
            <w:tcW w:w="4950" w:type="dxa"/>
            <w:tcBorders>
              <w:top w:val="nil"/>
              <w:left w:val="nil"/>
              <w:bottom w:val="nil"/>
              <w:right w:val="nil"/>
            </w:tcBorders>
            <w:noWrap/>
            <w:vAlign w:val="bottom"/>
            <w:hideMark/>
          </w:tcPr>
          <w:p w14:paraId="7F135A02" w14:textId="77777777" w:rsidR="00B813EE" w:rsidRPr="00613FB6" w:rsidRDefault="00B813EE" w:rsidP="00D2474F">
            <w:pPr>
              <w:ind w:left="165"/>
              <w:rPr>
                <w:ins w:id="2524" w:author="Maitland, Bryan - FS, ID" w:date="2025-10-20T12:31:00Z" w16du:dateUtc="2025-10-20T18:31:00Z"/>
                <w:rFonts w:eastAsia="Times New Roman"/>
                <w:color w:val="000000"/>
                <w:sz w:val="20"/>
                <w:szCs w:val="20"/>
              </w:rPr>
            </w:pPr>
            <w:commentRangeStart w:id="2525"/>
            <w:ins w:id="2526" w:author="Maitland, Bryan - FS, ID" w:date="2025-10-20T12:31:00Z" w16du:dateUtc="2025-10-20T18:31:00Z">
              <w:r w:rsidRPr="00613FB6">
                <w:rPr>
                  <w:rFonts w:eastAsia="Times New Roman"/>
                  <w:color w:val="000000"/>
                  <w:sz w:val="20"/>
                  <w:szCs w:val="20"/>
                </w:rPr>
                <w:t>m26</w:t>
              </w:r>
              <w:commentRangeEnd w:id="2525"/>
              <w:r w:rsidRPr="00613FB6">
                <w:rPr>
                  <w:rStyle w:val="CommentReference"/>
                  <w:sz w:val="20"/>
                  <w:szCs w:val="20"/>
                </w:rPr>
                <w:commentReference w:id="2525"/>
              </w:r>
              <w:r w:rsidRPr="00613FB6">
                <w:rPr>
                  <w:rFonts w:eastAsia="Times New Roman"/>
                  <w:color w:val="000000"/>
                  <w:sz w:val="20"/>
                  <w:szCs w:val="20"/>
                </w:rPr>
                <w:t xml:space="preserve">: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w:t>
              </w:r>
              <w:proofErr w:type="spellStart"/>
              <w:r w:rsidRPr="00613FB6">
                <w:rPr>
                  <w:rFonts w:eastAsia="Times New Roman"/>
                  <w:color w:val="000000"/>
                  <w:sz w:val="20"/>
                  <w:szCs w:val="20"/>
                </w:rPr>
                <w:t>mean_elevation</w:t>
              </w:r>
              <w:proofErr w:type="spellEnd"/>
              <w:r w:rsidRPr="00613FB6">
                <w:rPr>
                  <w:rFonts w:eastAsia="Times New Roman"/>
                  <w:color w:val="000000"/>
                  <w:sz w:val="20"/>
                  <w:szCs w:val="20"/>
                </w:rPr>
                <w:t xml:space="preserve"> + (1|COMID)</w:t>
              </w:r>
            </w:ins>
          </w:p>
        </w:tc>
        <w:tc>
          <w:tcPr>
            <w:tcW w:w="450" w:type="dxa"/>
            <w:tcBorders>
              <w:top w:val="nil"/>
              <w:left w:val="nil"/>
              <w:bottom w:val="nil"/>
              <w:right w:val="nil"/>
            </w:tcBorders>
            <w:noWrap/>
            <w:vAlign w:val="bottom"/>
            <w:hideMark/>
          </w:tcPr>
          <w:p w14:paraId="2470F138" w14:textId="77777777" w:rsidR="00B813EE" w:rsidRPr="00613FB6" w:rsidRDefault="00B813EE" w:rsidP="00D2474F">
            <w:pPr>
              <w:jc w:val="right"/>
              <w:rPr>
                <w:ins w:id="2527" w:author="Maitland, Bryan - FS, ID" w:date="2025-10-20T12:31:00Z" w16du:dateUtc="2025-10-20T18:31:00Z"/>
                <w:rFonts w:eastAsia="Times New Roman"/>
                <w:color w:val="000000"/>
                <w:sz w:val="20"/>
                <w:szCs w:val="20"/>
              </w:rPr>
            </w:pPr>
            <w:ins w:id="2528" w:author="Maitland, Bryan - FS, ID" w:date="2025-10-20T12:31:00Z" w16du:dateUtc="2025-10-20T18:31:00Z">
              <w:r w:rsidRPr="00613FB6">
                <w:rPr>
                  <w:rFonts w:eastAsia="Times New Roman"/>
                  <w:color w:val="000000"/>
                  <w:sz w:val="20"/>
                  <w:szCs w:val="20"/>
                </w:rPr>
                <w:t>16</w:t>
              </w:r>
            </w:ins>
          </w:p>
        </w:tc>
        <w:tc>
          <w:tcPr>
            <w:tcW w:w="966" w:type="dxa"/>
            <w:tcBorders>
              <w:top w:val="nil"/>
              <w:left w:val="nil"/>
              <w:bottom w:val="nil"/>
              <w:right w:val="nil"/>
            </w:tcBorders>
            <w:noWrap/>
            <w:vAlign w:val="bottom"/>
            <w:hideMark/>
          </w:tcPr>
          <w:p w14:paraId="1BE2B9CD" w14:textId="77777777" w:rsidR="00B813EE" w:rsidRPr="00613FB6" w:rsidRDefault="00B813EE" w:rsidP="00D2474F">
            <w:pPr>
              <w:jc w:val="center"/>
              <w:rPr>
                <w:ins w:id="2529" w:author="Maitland, Bryan - FS, ID" w:date="2025-10-20T12:31:00Z" w16du:dateUtc="2025-10-20T18:31:00Z"/>
                <w:rFonts w:eastAsia="Times New Roman"/>
                <w:color w:val="000000"/>
                <w:sz w:val="20"/>
                <w:szCs w:val="20"/>
              </w:rPr>
            </w:pPr>
            <w:ins w:id="2530" w:author="Maitland, Bryan - FS, ID" w:date="2025-10-20T12:31:00Z" w16du:dateUtc="2025-10-20T18:31:00Z">
              <w:r w:rsidRPr="00613FB6">
                <w:rPr>
                  <w:rFonts w:eastAsia="Times New Roman"/>
                  <w:color w:val="000000"/>
                  <w:sz w:val="20"/>
                  <w:szCs w:val="20"/>
                </w:rPr>
                <w:t>13356.04</w:t>
              </w:r>
            </w:ins>
          </w:p>
        </w:tc>
        <w:tc>
          <w:tcPr>
            <w:tcW w:w="1178" w:type="dxa"/>
            <w:tcBorders>
              <w:top w:val="nil"/>
              <w:left w:val="nil"/>
              <w:bottom w:val="nil"/>
              <w:right w:val="nil"/>
            </w:tcBorders>
            <w:noWrap/>
            <w:vAlign w:val="bottom"/>
            <w:hideMark/>
          </w:tcPr>
          <w:p w14:paraId="63FEB9BF" w14:textId="77777777" w:rsidR="00B813EE" w:rsidRPr="00613FB6" w:rsidRDefault="00B813EE" w:rsidP="00D2474F">
            <w:pPr>
              <w:jc w:val="center"/>
              <w:rPr>
                <w:ins w:id="2531" w:author="Maitland, Bryan - FS, ID" w:date="2025-10-20T12:31:00Z" w16du:dateUtc="2025-10-20T18:31:00Z"/>
                <w:rFonts w:eastAsia="Times New Roman"/>
                <w:color w:val="000000"/>
                <w:sz w:val="20"/>
                <w:szCs w:val="20"/>
              </w:rPr>
            </w:pPr>
            <w:ins w:id="2532" w:author="Maitland, Bryan - FS, ID" w:date="2025-10-20T12:31:00Z" w16du:dateUtc="2025-10-20T18:31:00Z">
              <w:r w:rsidRPr="00613FB6">
                <w:rPr>
                  <w:rFonts w:eastAsia="Times New Roman"/>
                  <w:color w:val="000000"/>
                  <w:sz w:val="20"/>
                  <w:szCs w:val="20"/>
                </w:rPr>
                <w:t>0</w:t>
              </w:r>
            </w:ins>
          </w:p>
        </w:tc>
        <w:tc>
          <w:tcPr>
            <w:tcW w:w="1226" w:type="dxa"/>
            <w:tcBorders>
              <w:top w:val="nil"/>
              <w:left w:val="nil"/>
              <w:bottom w:val="nil"/>
              <w:right w:val="nil"/>
            </w:tcBorders>
            <w:noWrap/>
            <w:vAlign w:val="bottom"/>
            <w:hideMark/>
          </w:tcPr>
          <w:p w14:paraId="3E28D125" w14:textId="77777777" w:rsidR="00B813EE" w:rsidRPr="00613FB6" w:rsidRDefault="00B813EE" w:rsidP="00D2474F">
            <w:pPr>
              <w:jc w:val="center"/>
              <w:rPr>
                <w:ins w:id="2533" w:author="Maitland, Bryan - FS, ID" w:date="2025-10-20T12:31:00Z" w16du:dateUtc="2025-10-20T18:31:00Z"/>
                <w:rFonts w:eastAsia="Times New Roman"/>
                <w:color w:val="000000"/>
                <w:sz w:val="20"/>
                <w:szCs w:val="20"/>
              </w:rPr>
            </w:pPr>
            <w:ins w:id="2534" w:author="Maitland, Bryan - FS, ID" w:date="2025-10-20T12:31:00Z" w16du:dateUtc="2025-10-20T18:31:00Z">
              <w:r w:rsidRPr="00613FB6">
                <w:rPr>
                  <w:rFonts w:eastAsia="Times New Roman"/>
                  <w:color w:val="000000"/>
                  <w:sz w:val="20"/>
                  <w:szCs w:val="20"/>
                </w:rPr>
                <w:t>0.785</w:t>
              </w:r>
            </w:ins>
          </w:p>
        </w:tc>
        <w:tc>
          <w:tcPr>
            <w:tcW w:w="1415" w:type="dxa"/>
            <w:tcBorders>
              <w:top w:val="nil"/>
              <w:left w:val="nil"/>
              <w:bottom w:val="nil"/>
              <w:right w:val="nil"/>
            </w:tcBorders>
            <w:noWrap/>
            <w:vAlign w:val="bottom"/>
            <w:hideMark/>
          </w:tcPr>
          <w:p w14:paraId="3EEC3C7A" w14:textId="77777777" w:rsidR="00B813EE" w:rsidRPr="00613FB6" w:rsidRDefault="00B813EE" w:rsidP="00D2474F">
            <w:pPr>
              <w:jc w:val="center"/>
              <w:rPr>
                <w:ins w:id="2535" w:author="Maitland, Bryan - FS, ID" w:date="2025-10-20T12:31:00Z" w16du:dateUtc="2025-10-20T18:31:00Z"/>
                <w:rFonts w:eastAsia="Times New Roman"/>
                <w:color w:val="000000"/>
                <w:sz w:val="20"/>
                <w:szCs w:val="20"/>
              </w:rPr>
            </w:pPr>
            <w:ins w:id="2536" w:author="Maitland, Bryan - FS, ID" w:date="2025-10-20T12:31:00Z" w16du:dateUtc="2025-10-20T18:31:00Z">
              <w:r w:rsidRPr="00613FB6">
                <w:rPr>
                  <w:rFonts w:eastAsia="Times New Roman"/>
                  <w:color w:val="000000"/>
                  <w:sz w:val="20"/>
                  <w:szCs w:val="20"/>
                </w:rPr>
                <w:t>0.956</w:t>
              </w:r>
            </w:ins>
          </w:p>
        </w:tc>
        <w:tc>
          <w:tcPr>
            <w:tcW w:w="1207" w:type="dxa"/>
            <w:tcBorders>
              <w:top w:val="nil"/>
              <w:left w:val="nil"/>
              <w:bottom w:val="nil"/>
              <w:right w:val="nil"/>
            </w:tcBorders>
            <w:noWrap/>
            <w:vAlign w:val="bottom"/>
            <w:hideMark/>
          </w:tcPr>
          <w:p w14:paraId="07D8EB77" w14:textId="77777777" w:rsidR="00B813EE" w:rsidRPr="00613FB6" w:rsidRDefault="00B813EE" w:rsidP="00D2474F">
            <w:pPr>
              <w:jc w:val="center"/>
              <w:rPr>
                <w:ins w:id="2537" w:author="Maitland, Bryan - FS, ID" w:date="2025-10-20T12:31:00Z" w16du:dateUtc="2025-10-20T18:31:00Z"/>
                <w:rFonts w:eastAsia="Times New Roman"/>
                <w:color w:val="000000"/>
                <w:sz w:val="20"/>
                <w:szCs w:val="20"/>
              </w:rPr>
            </w:pPr>
            <w:ins w:id="2538" w:author="Maitland, Bryan - FS, ID" w:date="2025-10-20T12:31:00Z" w16du:dateUtc="2025-10-20T18:31:00Z">
              <w:r w:rsidRPr="00613FB6">
                <w:rPr>
                  <w:rFonts w:eastAsia="Times New Roman"/>
                  <w:color w:val="000000"/>
                  <w:sz w:val="20"/>
                  <w:szCs w:val="20"/>
                </w:rPr>
                <w:t>2.023</w:t>
              </w:r>
            </w:ins>
          </w:p>
        </w:tc>
        <w:tc>
          <w:tcPr>
            <w:tcW w:w="990" w:type="dxa"/>
            <w:tcBorders>
              <w:top w:val="nil"/>
              <w:left w:val="nil"/>
              <w:bottom w:val="nil"/>
              <w:right w:val="nil"/>
            </w:tcBorders>
            <w:noWrap/>
            <w:vAlign w:val="bottom"/>
            <w:hideMark/>
          </w:tcPr>
          <w:p w14:paraId="27CDF139" w14:textId="77777777" w:rsidR="00B813EE" w:rsidRPr="00613FB6" w:rsidRDefault="00B813EE" w:rsidP="00D2474F">
            <w:pPr>
              <w:jc w:val="center"/>
              <w:rPr>
                <w:ins w:id="2539" w:author="Maitland, Bryan - FS, ID" w:date="2025-10-20T12:31:00Z" w16du:dateUtc="2025-10-20T18:31:00Z"/>
                <w:rFonts w:eastAsia="Times New Roman"/>
                <w:color w:val="000000"/>
                <w:sz w:val="20"/>
                <w:szCs w:val="20"/>
              </w:rPr>
            </w:pPr>
            <w:ins w:id="2540" w:author="Maitland, Bryan - FS, ID" w:date="2025-10-20T12:31:00Z" w16du:dateUtc="2025-10-20T18:31:00Z">
              <w:r w:rsidRPr="00613FB6">
                <w:rPr>
                  <w:rFonts w:eastAsia="Times New Roman"/>
                  <w:color w:val="000000"/>
                  <w:sz w:val="20"/>
                  <w:szCs w:val="20"/>
                </w:rPr>
                <w:t>0.796</w:t>
              </w:r>
            </w:ins>
          </w:p>
        </w:tc>
      </w:tr>
      <w:tr w:rsidR="00B813EE" w:rsidRPr="00613FB6" w14:paraId="0BF94ADC" w14:textId="77777777" w:rsidTr="00D2474F">
        <w:trPr>
          <w:trHeight w:val="300"/>
          <w:ins w:id="2541" w:author="Maitland, Bryan - FS, ID" w:date="2025-10-20T12:31:00Z"/>
        </w:trPr>
        <w:tc>
          <w:tcPr>
            <w:tcW w:w="4950" w:type="dxa"/>
            <w:tcBorders>
              <w:top w:val="nil"/>
              <w:left w:val="nil"/>
              <w:bottom w:val="nil"/>
              <w:right w:val="nil"/>
            </w:tcBorders>
            <w:noWrap/>
            <w:vAlign w:val="bottom"/>
            <w:hideMark/>
          </w:tcPr>
          <w:p w14:paraId="3889A31A" w14:textId="77777777" w:rsidR="00B813EE" w:rsidRPr="00613FB6" w:rsidRDefault="00B813EE" w:rsidP="00D2474F">
            <w:pPr>
              <w:ind w:left="165"/>
              <w:rPr>
                <w:ins w:id="2542" w:author="Maitland, Bryan - FS, ID" w:date="2025-10-20T12:31:00Z" w16du:dateUtc="2025-10-20T18:31:00Z"/>
                <w:rFonts w:eastAsia="Times New Roman"/>
                <w:color w:val="000000"/>
                <w:sz w:val="20"/>
                <w:szCs w:val="20"/>
              </w:rPr>
            </w:pPr>
            <w:ins w:id="2543" w:author="Maitland, Bryan - FS, ID" w:date="2025-10-20T12:31:00Z" w16du:dateUtc="2025-10-20T18:31:00Z">
              <w:r w:rsidRPr="00613FB6">
                <w:rPr>
                  <w:rFonts w:eastAsia="Times New Roman"/>
                  <w:color w:val="000000"/>
                  <w:sz w:val="20"/>
                  <w:szCs w:val="20"/>
                </w:rPr>
                <w:t xml:space="preserve">m31: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w:t>
              </w:r>
              <w:proofErr w:type="spellStart"/>
              <w:r w:rsidRPr="00613FB6">
                <w:rPr>
                  <w:rFonts w:eastAsia="Times New Roman"/>
                  <w:color w:val="000000"/>
                  <w:sz w:val="20"/>
                  <w:szCs w:val="20"/>
                </w:rPr>
                <w:t>mean_elevation</w:t>
              </w:r>
              <w:proofErr w:type="spellEnd"/>
              <w:r w:rsidRPr="00613FB6">
                <w:rPr>
                  <w:rFonts w:eastAsia="Times New Roman"/>
                  <w:color w:val="000000"/>
                  <w:sz w:val="20"/>
                  <w:szCs w:val="20"/>
                </w:rPr>
                <w:t xml:space="preserve"> + slope + (1|COMID)</w:t>
              </w:r>
            </w:ins>
          </w:p>
        </w:tc>
        <w:tc>
          <w:tcPr>
            <w:tcW w:w="450" w:type="dxa"/>
            <w:tcBorders>
              <w:top w:val="nil"/>
              <w:left w:val="nil"/>
              <w:bottom w:val="nil"/>
              <w:right w:val="nil"/>
            </w:tcBorders>
            <w:noWrap/>
            <w:vAlign w:val="bottom"/>
            <w:hideMark/>
          </w:tcPr>
          <w:p w14:paraId="1342F3E4" w14:textId="77777777" w:rsidR="00B813EE" w:rsidRPr="00613FB6" w:rsidRDefault="00B813EE" w:rsidP="00D2474F">
            <w:pPr>
              <w:jc w:val="right"/>
              <w:rPr>
                <w:ins w:id="2544" w:author="Maitland, Bryan - FS, ID" w:date="2025-10-20T12:31:00Z" w16du:dateUtc="2025-10-20T18:31:00Z"/>
                <w:rFonts w:eastAsia="Times New Roman"/>
                <w:color w:val="000000"/>
                <w:sz w:val="20"/>
                <w:szCs w:val="20"/>
              </w:rPr>
            </w:pPr>
            <w:ins w:id="2545" w:author="Maitland, Bryan - FS, ID" w:date="2025-10-20T12:31:00Z" w16du:dateUtc="2025-10-20T18:31:00Z">
              <w:r w:rsidRPr="00613FB6">
                <w:rPr>
                  <w:rFonts w:eastAsia="Times New Roman"/>
                  <w:color w:val="000000"/>
                  <w:sz w:val="20"/>
                  <w:szCs w:val="20"/>
                </w:rPr>
                <w:t>17</w:t>
              </w:r>
            </w:ins>
          </w:p>
        </w:tc>
        <w:tc>
          <w:tcPr>
            <w:tcW w:w="966" w:type="dxa"/>
            <w:tcBorders>
              <w:top w:val="nil"/>
              <w:left w:val="nil"/>
              <w:bottom w:val="nil"/>
              <w:right w:val="nil"/>
            </w:tcBorders>
            <w:noWrap/>
            <w:vAlign w:val="bottom"/>
            <w:hideMark/>
          </w:tcPr>
          <w:p w14:paraId="0A932455" w14:textId="77777777" w:rsidR="00B813EE" w:rsidRPr="00613FB6" w:rsidRDefault="00B813EE" w:rsidP="00D2474F">
            <w:pPr>
              <w:jc w:val="center"/>
              <w:rPr>
                <w:ins w:id="2546" w:author="Maitland, Bryan - FS, ID" w:date="2025-10-20T12:31:00Z" w16du:dateUtc="2025-10-20T18:31:00Z"/>
                <w:rFonts w:eastAsia="Times New Roman"/>
                <w:color w:val="000000"/>
                <w:sz w:val="20"/>
                <w:szCs w:val="20"/>
              </w:rPr>
            </w:pPr>
            <w:ins w:id="2547" w:author="Maitland, Bryan - FS, ID" w:date="2025-10-20T12:31:00Z" w16du:dateUtc="2025-10-20T18:31:00Z">
              <w:r w:rsidRPr="00613FB6">
                <w:rPr>
                  <w:rFonts w:eastAsia="Times New Roman"/>
                  <w:color w:val="000000"/>
                  <w:sz w:val="20"/>
                  <w:szCs w:val="20"/>
                </w:rPr>
                <w:t>13358.04</w:t>
              </w:r>
            </w:ins>
          </w:p>
        </w:tc>
        <w:tc>
          <w:tcPr>
            <w:tcW w:w="1178" w:type="dxa"/>
            <w:tcBorders>
              <w:top w:val="nil"/>
              <w:left w:val="nil"/>
              <w:bottom w:val="nil"/>
              <w:right w:val="nil"/>
            </w:tcBorders>
            <w:noWrap/>
            <w:vAlign w:val="bottom"/>
            <w:hideMark/>
          </w:tcPr>
          <w:p w14:paraId="49E594B0" w14:textId="77777777" w:rsidR="00B813EE" w:rsidRPr="00613FB6" w:rsidRDefault="00B813EE" w:rsidP="00D2474F">
            <w:pPr>
              <w:jc w:val="center"/>
              <w:rPr>
                <w:ins w:id="2548" w:author="Maitland, Bryan - FS, ID" w:date="2025-10-20T12:31:00Z" w16du:dateUtc="2025-10-20T18:31:00Z"/>
                <w:rFonts w:eastAsia="Times New Roman"/>
                <w:color w:val="000000"/>
                <w:sz w:val="20"/>
                <w:szCs w:val="20"/>
              </w:rPr>
            </w:pPr>
            <w:ins w:id="2549" w:author="Maitland, Bryan - FS, ID" w:date="2025-10-20T12:31:00Z" w16du:dateUtc="2025-10-20T18:31:00Z">
              <w:r w:rsidRPr="00613FB6">
                <w:rPr>
                  <w:rFonts w:eastAsia="Times New Roman"/>
                  <w:color w:val="000000"/>
                  <w:sz w:val="20"/>
                  <w:szCs w:val="20"/>
                </w:rPr>
                <w:t>1.998</w:t>
              </w:r>
            </w:ins>
          </w:p>
        </w:tc>
        <w:tc>
          <w:tcPr>
            <w:tcW w:w="1226" w:type="dxa"/>
            <w:tcBorders>
              <w:top w:val="nil"/>
              <w:left w:val="nil"/>
              <w:bottom w:val="nil"/>
              <w:right w:val="nil"/>
            </w:tcBorders>
            <w:noWrap/>
            <w:vAlign w:val="bottom"/>
            <w:hideMark/>
          </w:tcPr>
          <w:p w14:paraId="07860C8B" w14:textId="77777777" w:rsidR="00B813EE" w:rsidRPr="00613FB6" w:rsidRDefault="00B813EE" w:rsidP="00D2474F">
            <w:pPr>
              <w:jc w:val="center"/>
              <w:rPr>
                <w:ins w:id="2550" w:author="Maitland, Bryan - FS, ID" w:date="2025-10-20T12:31:00Z" w16du:dateUtc="2025-10-20T18:31:00Z"/>
                <w:rFonts w:eastAsia="Times New Roman"/>
                <w:color w:val="000000"/>
                <w:sz w:val="20"/>
                <w:szCs w:val="20"/>
              </w:rPr>
            </w:pPr>
            <w:ins w:id="2551" w:author="Maitland, Bryan - FS, ID" w:date="2025-10-20T12:31:00Z" w16du:dateUtc="2025-10-20T18:31:00Z">
              <w:r w:rsidRPr="00613FB6">
                <w:rPr>
                  <w:rFonts w:eastAsia="Times New Roman"/>
                  <w:color w:val="000000"/>
                  <w:sz w:val="20"/>
                  <w:szCs w:val="20"/>
                </w:rPr>
                <w:t>0.785</w:t>
              </w:r>
            </w:ins>
          </w:p>
        </w:tc>
        <w:tc>
          <w:tcPr>
            <w:tcW w:w="1415" w:type="dxa"/>
            <w:tcBorders>
              <w:top w:val="nil"/>
              <w:left w:val="nil"/>
              <w:bottom w:val="nil"/>
              <w:right w:val="nil"/>
            </w:tcBorders>
            <w:noWrap/>
            <w:vAlign w:val="bottom"/>
            <w:hideMark/>
          </w:tcPr>
          <w:p w14:paraId="3C9BD37D" w14:textId="77777777" w:rsidR="00B813EE" w:rsidRPr="00613FB6" w:rsidRDefault="00B813EE" w:rsidP="00D2474F">
            <w:pPr>
              <w:jc w:val="center"/>
              <w:rPr>
                <w:ins w:id="2552" w:author="Maitland, Bryan - FS, ID" w:date="2025-10-20T12:31:00Z" w16du:dateUtc="2025-10-20T18:31:00Z"/>
                <w:rFonts w:eastAsia="Times New Roman"/>
                <w:color w:val="000000"/>
                <w:sz w:val="20"/>
                <w:szCs w:val="20"/>
              </w:rPr>
            </w:pPr>
            <w:ins w:id="2553" w:author="Maitland, Bryan - FS, ID" w:date="2025-10-20T12:31:00Z" w16du:dateUtc="2025-10-20T18:31:00Z">
              <w:r w:rsidRPr="00613FB6">
                <w:rPr>
                  <w:rFonts w:eastAsia="Times New Roman"/>
                  <w:color w:val="000000"/>
                  <w:sz w:val="20"/>
                  <w:szCs w:val="20"/>
                </w:rPr>
                <w:t>0.956</w:t>
              </w:r>
            </w:ins>
          </w:p>
        </w:tc>
        <w:tc>
          <w:tcPr>
            <w:tcW w:w="1207" w:type="dxa"/>
            <w:tcBorders>
              <w:top w:val="nil"/>
              <w:left w:val="nil"/>
              <w:bottom w:val="nil"/>
              <w:right w:val="nil"/>
            </w:tcBorders>
            <w:noWrap/>
            <w:vAlign w:val="bottom"/>
            <w:hideMark/>
          </w:tcPr>
          <w:p w14:paraId="410D3595" w14:textId="77777777" w:rsidR="00B813EE" w:rsidRPr="00613FB6" w:rsidRDefault="00B813EE" w:rsidP="00D2474F">
            <w:pPr>
              <w:jc w:val="center"/>
              <w:rPr>
                <w:ins w:id="2554" w:author="Maitland, Bryan - FS, ID" w:date="2025-10-20T12:31:00Z" w16du:dateUtc="2025-10-20T18:31:00Z"/>
                <w:rFonts w:eastAsia="Times New Roman"/>
                <w:color w:val="000000"/>
                <w:sz w:val="20"/>
                <w:szCs w:val="20"/>
              </w:rPr>
            </w:pPr>
            <w:ins w:id="2555" w:author="Maitland, Bryan - FS, ID" w:date="2025-10-20T12:31:00Z" w16du:dateUtc="2025-10-20T18:31:00Z">
              <w:r w:rsidRPr="00613FB6">
                <w:rPr>
                  <w:rFonts w:eastAsia="Times New Roman"/>
                  <w:color w:val="000000"/>
                  <w:sz w:val="20"/>
                  <w:szCs w:val="20"/>
                </w:rPr>
                <w:t>2.023</w:t>
              </w:r>
            </w:ins>
          </w:p>
        </w:tc>
        <w:tc>
          <w:tcPr>
            <w:tcW w:w="990" w:type="dxa"/>
            <w:tcBorders>
              <w:top w:val="nil"/>
              <w:left w:val="nil"/>
              <w:bottom w:val="nil"/>
              <w:right w:val="nil"/>
            </w:tcBorders>
            <w:noWrap/>
            <w:vAlign w:val="bottom"/>
            <w:hideMark/>
          </w:tcPr>
          <w:p w14:paraId="32CD606F" w14:textId="77777777" w:rsidR="00B813EE" w:rsidRPr="00613FB6" w:rsidRDefault="00B813EE" w:rsidP="00D2474F">
            <w:pPr>
              <w:jc w:val="center"/>
              <w:rPr>
                <w:ins w:id="2556" w:author="Maitland, Bryan - FS, ID" w:date="2025-10-20T12:31:00Z" w16du:dateUtc="2025-10-20T18:31:00Z"/>
                <w:rFonts w:eastAsia="Times New Roman"/>
                <w:color w:val="000000"/>
                <w:sz w:val="20"/>
                <w:szCs w:val="20"/>
              </w:rPr>
            </w:pPr>
            <w:ins w:id="2557" w:author="Maitland, Bryan - FS, ID" w:date="2025-10-20T12:31:00Z" w16du:dateUtc="2025-10-20T18:31:00Z">
              <w:r w:rsidRPr="00613FB6">
                <w:rPr>
                  <w:rFonts w:eastAsia="Times New Roman"/>
                  <w:color w:val="000000"/>
                  <w:sz w:val="20"/>
                  <w:szCs w:val="20"/>
                </w:rPr>
                <w:t>0.795</w:t>
              </w:r>
            </w:ins>
          </w:p>
        </w:tc>
      </w:tr>
      <w:tr w:rsidR="00B813EE" w:rsidRPr="00613FB6" w14:paraId="1FBB43AD" w14:textId="77777777" w:rsidTr="00D2474F">
        <w:trPr>
          <w:trHeight w:val="300"/>
          <w:ins w:id="2558" w:author="Maitland, Bryan - FS, ID" w:date="2025-10-20T12:31:00Z"/>
        </w:trPr>
        <w:tc>
          <w:tcPr>
            <w:tcW w:w="4950" w:type="dxa"/>
            <w:tcBorders>
              <w:top w:val="nil"/>
              <w:left w:val="nil"/>
              <w:bottom w:val="nil"/>
              <w:right w:val="nil"/>
            </w:tcBorders>
            <w:noWrap/>
            <w:vAlign w:val="bottom"/>
            <w:hideMark/>
          </w:tcPr>
          <w:p w14:paraId="75B986CD" w14:textId="77777777" w:rsidR="00B813EE" w:rsidRPr="00613FB6" w:rsidRDefault="00B813EE" w:rsidP="00D2474F">
            <w:pPr>
              <w:ind w:left="165"/>
              <w:rPr>
                <w:ins w:id="2559" w:author="Maitland, Bryan - FS, ID" w:date="2025-10-20T12:31:00Z" w16du:dateUtc="2025-10-20T18:31:00Z"/>
                <w:rFonts w:eastAsia="Times New Roman"/>
                <w:color w:val="000000"/>
                <w:sz w:val="20"/>
                <w:szCs w:val="20"/>
              </w:rPr>
            </w:pPr>
            <w:ins w:id="2560" w:author="Maitland, Bryan - FS, ID" w:date="2025-10-20T12:31:00Z" w16du:dateUtc="2025-10-20T18:31:00Z">
              <w:r w:rsidRPr="00613FB6">
                <w:rPr>
                  <w:rFonts w:eastAsia="Times New Roman"/>
                  <w:color w:val="000000"/>
                  <w:sz w:val="20"/>
                  <w:szCs w:val="20"/>
                </w:rPr>
                <w:t xml:space="preserve">m27: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slope + (1|COMID)</w:t>
              </w:r>
            </w:ins>
          </w:p>
        </w:tc>
        <w:tc>
          <w:tcPr>
            <w:tcW w:w="450" w:type="dxa"/>
            <w:tcBorders>
              <w:top w:val="nil"/>
              <w:left w:val="nil"/>
              <w:bottom w:val="nil"/>
              <w:right w:val="nil"/>
            </w:tcBorders>
            <w:noWrap/>
            <w:vAlign w:val="bottom"/>
            <w:hideMark/>
          </w:tcPr>
          <w:p w14:paraId="69755F1B" w14:textId="77777777" w:rsidR="00B813EE" w:rsidRPr="00613FB6" w:rsidRDefault="00B813EE" w:rsidP="00D2474F">
            <w:pPr>
              <w:jc w:val="right"/>
              <w:rPr>
                <w:ins w:id="2561" w:author="Maitland, Bryan - FS, ID" w:date="2025-10-20T12:31:00Z" w16du:dateUtc="2025-10-20T18:31:00Z"/>
                <w:rFonts w:eastAsia="Times New Roman"/>
                <w:color w:val="000000"/>
                <w:sz w:val="20"/>
                <w:szCs w:val="20"/>
              </w:rPr>
            </w:pPr>
            <w:ins w:id="2562" w:author="Maitland, Bryan - FS, ID" w:date="2025-10-20T12:31:00Z" w16du:dateUtc="2025-10-20T18:31:00Z">
              <w:r w:rsidRPr="00613FB6">
                <w:rPr>
                  <w:rFonts w:eastAsia="Times New Roman"/>
                  <w:color w:val="000000"/>
                  <w:sz w:val="20"/>
                  <w:szCs w:val="20"/>
                </w:rPr>
                <w:t>16</w:t>
              </w:r>
            </w:ins>
          </w:p>
        </w:tc>
        <w:tc>
          <w:tcPr>
            <w:tcW w:w="966" w:type="dxa"/>
            <w:tcBorders>
              <w:top w:val="nil"/>
              <w:left w:val="nil"/>
              <w:bottom w:val="nil"/>
              <w:right w:val="nil"/>
            </w:tcBorders>
            <w:noWrap/>
            <w:vAlign w:val="bottom"/>
            <w:hideMark/>
          </w:tcPr>
          <w:p w14:paraId="56CE79BB" w14:textId="77777777" w:rsidR="00B813EE" w:rsidRPr="00613FB6" w:rsidRDefault="00B813EE" w:rsidP="00D2474F">
            <w:pPr>
              <w:jc w:val="center"/>
              <w:rPr>
                <w:ins w:id="2563" w:author="Maitland, Bryan - FS, ID" w:date="2025-10-20T12:31:00Z" w16du:dateUtc="2025-10-20T18:31:00Z"/>
                <w:rFonts w:eastAsia="Times New Roman"/>
                <w:color w:val="000000"/>
                <w:sz w:val="20"/>
                <w:szCs w:val="20"/>
              </w:rPr>
            </w:pPr>
            <w:ins w:id="2564" w:author="Maitland, Bryan - FS, ID" w:date="2025-10-20T12:31:00Z" w16du:dateUtc="2025-10-20T18:31:00Z">
              <w:r w:rsidRPr="00613FB6">
                <w:rPr>
                  <w:rFonts w:eastAsia="Times New Roman"/>
                  <w:color w:val="000000"/>
                  <w:sz w:val="20"/>
                  <w:szCs w:val="20"/>
                </w:rPr>
                <w:t>13468.96</w:t>
              </w:r>
            </w:ins>
          </w:p>
        </w:tc>
        <w:tc>
          <w:tcPr>
            <w:tcW w:w="1178" w:type="dxa"/>
            <w:tcBorders>
              <w:top w:val="nil"/>
              <w:left w:val="nil"/>
              <w:bottom w:val="nil"/>
              <w:right w:val="nil"/>
            </w:tcBorders>
            <w:noWrap/>
            <w:vAlign w:val="bottom"/>
            <w:hideMark/>
          </w:tcPr>
          <w:p w14:paraId="4A20DC7D" w14:textId="77777777" w:rsidR="00B813EE" w:rsidRPr="00613FB6" w:rsidRDefault="00B813EE" w:rsidP="00D2474F">
            <w:pPr>
              <w:jc w:val="center"/>
              <w:rPr>
                <w:ins w:id="2565" w:author="Maitland, Bryan - FS, ID" w:date="2025-10-20T12:31:00Z" w16du:dateUtc="2025-10-20T18:31:00Z"/>
                <w:rFonts w:eastAsia="Times New Roman"/>
                <w:color w:val="000000"/>
                <w:sz w:val="20"/>
                <w:szCs w:val="20"/>
              </w:rPr>
            </w:pPr>
            <w:ins w:id="2566" w:author="Maitland, Bryan - FS, ID" w:date="2025-10-20T12:31:00Z" w16du:dateUtc="2025-10-20T18:31:00Z">
              <w:r w:rsidRPr="00613FB6">
                <w:rPr>
                  <w:rFonts w:eastAsia="Times New Roman"/>
                  <w:color w:val="000000"/>
                  <w:sz w:val="20"/>
                  <w:szCs w:val="20"/>
                </w:rPr>
                <w:t>112.925</w:t>
              </w:r>
            </w:ins>
          </w:p>
        </w:tc>
        <w:tc>
          <w:tcPr>
            <w:tcW w:w="1226" w:type="dxa"/>
            <w:tcBorders>
              <w:top w:val="nil"/>
              <w:left w:val="nil"/>
              <w:bottom w:val="nil"/>
              <w:right w:val="nil"/>
            </w:tcBorders>
            <w:noWrap/>
            <w:vAlign w:val="bottom"/>
            <w:hideMark/>
          </w:tcPr>
          <w:p w14:paraId="69B79447" w14:textId="77777777" w:rsidR="00B813EE" w:rsidRPr="00613FB6" w:rsidRDefault="00B813EE" w:rsidP="00D2474F">
            <w:pPr>
              <w:jc w:val="center"/>
              <w:rPr>
                <w:ins w:id="2567" w:author="Maitland, Bryan - FS, ID" w:date="2025-10-20T12:31:00Z" w16du:dateUtc="2025-10-20T18:31:00Z"/>
                <w:rFonts w:eastAsia="Times New Roman"/>
                <w:color w:val="000000"/>
                <w:sz w:val="20"/>
                <w:szCs w:val="20"/>
              </w:rPr>
            </w:pPr>
            <w:ins w:id="2568" w:author="Maitland, Bryan - FS, ID" w:date="2025-10-20T12:31:00Z" w16du:dateUtc="2025-10-20T18:31:00Z">
              <w:r w:rsidRPr="00613FB6">
                <w:rPr>
                  <w:rFonts w:eastAsia="Times New Roman"/>
                  <w:color w:val="000000"/>
                  <w:sz w:val="20"/>
                  <w:szCs w:val="20"/>
                </w:rPr>
                <w:t>0.737</w:t>
              </w:r>
            </w:ins>
          </w:p>
        </w:tc>
        <w:tc>
          <w:tcPr>
            <w:tcW w:w="1415" w:type="dxa"/>
            <w:tcBorders>
              <w:top w:val="nil"/>
              <w:left w:val="nil"/>
              <w:bottom w:val="nil"/>
              <w:right w:val="nil"/>
            </w:tcBorders>
            <w:noWrap/>
            <w:vAlign w:val="bottom"/>
            <w:hideMark/>
          </w:tcPr>
          <w:p w14:paraId="42C06513" w14:textId="77777777" w:rsidR="00B813EE" w:rsidRPr="00613FB6" w:rsidRDefault="00B813EE" w:rsidP="00D2474F">
            <w:pPr>
              <w:jc w:val="center"/>
              <w:rPr>
                <w:ins w:id="2569" w:author="Maitland, Bryan - FS, ID" w:date="2025-10-20T12:31:00Z" w16du:dateUtc="2025-10-20T18:31:00Z"/>
                <w:rFonts w:eastAsia="Times New Roman"/>
                <w:color w:val="000000"/>
                <w:sz w:val="20"/>
                <w:szCs w:val="20"/>
              </w:rPr>
            </w:pPr>
            <w:ins w:id="2570" w:author="Maitland, Bryan - FS, ID" w:date="2025-10-20T12:31:00Z" w16du:dateUtc="2025-10-20T18:31:00Z">
              <w:r w:rsidRPr="00613FB6">
                <w:rPr>
                  <w:rFonts w:eastAsia="Times New Roman"/>
                  <w:color w:val="000000"/>
                  <w:sz w:val="20"/>
                  <w:szCs w:val="20"/>
                </w:rPr>
                <w:t>0.979</w:t>
              </w:r>
            </w:ins>
          </w:p>
        </w:tc>
        <w:tc>
          <w:tcPr>
            <w:tcW w:w="1207" w:type="dxa"/>
            <w:tcBorders>
              <w:top w:val="nil"/>
              <w:left w:val="nil"/>
              <w:bottom w:val="nil"/>
              <w:right w:val="nil"/>
            </w:tcBorders>
            <w:noWrap/>
            <w:vAlign w:val="bottom"/>
            <w:hideMark/>
          </w:tcPr>
          <w:p w14:paraId="69F2585A" w14:textId="77777777" w:rsidR="00B813EE" w:rsidRPr="00613FB6" w:rsidRDefault="00B813EE" w:rsidP="00D2474F">
            <w:pPr>
              <w:jc w:val="center"/>
              <w:rPr>
                <w:ins w:id="2571" w:author="Maitland, Bryan - FS, ID" w:date="2025-10-20T12:31:00Z" w16du:dateUtc="2025-10-20T18:31:00Z"/>
                <w:rFonts w:eastAsia="Times New Roman"/>
                <w:color w:val="000000"/>
                <w:sz w:val="20"/>
                <w:szCs w:val="20"/>
              </w:rPr>
            </w:pPr>
            <w:ins w:id="2572" w:author="Maitland, Bryan - FS, ID" w:date="2025-10-20T12:31:00Z" w16du:dateUtc="2025-10-20T18:31:00Z">
              <w:r w:rsidRPr="00613FB6">
                <w:rPr>
                  <w:rFonts w:eastAsia="Times New Roman"/>
                  <w:color w:val="000000"/>
                  <w:sz w:val="20"/>
                  <w:szCs w:val="20"/>
                </w:rPr>
                <w:t>2.022</w:t>
              </w:r>
            </w:ins>
          </w:p>
        </w:tc>
        <w:tc>
          <w:tcPr>
            <w:tcW w:w="990" w:type="dxa"/>
            <w:tcBorders>
              <w:top w:val="nil"/>
              <w:left w:val="nil"/>
              <w:bottom w:val="nil"/>
              <w:right w:val="nil"/>
            </w:tcBorders>
            <w:noWrap/>
            <w:vAlign w:val="bottom"/>
            <w:hideMark/>
          </w:tcPr>
          <w:p w14:paraId="1134555B" w14:textId="77777777" w:rsidR="00B813EE" w:rsidRPr="00613FB6" w:rsidRDefault="00B813EE" w:rsidP="00D2474F">
            <w:pPr>
              <w:jc w:val="center"/>
              <w:rPr>
                <w:ins w:id="2573" w:author="Maitland, Bryan - FS, ID" w:date="2025-10-20T12:31:00Z" w16du:dateUtc="2025-10-20T18:31:00Z"/>
                <w:rFonts w:eastAsia="Times New Roman"/>
                <w:color w:val="000000"/>
                <w:sz w:val="20"/>
                <w:szCs w:val="20"/>
              </w:rPr>
            </w:pPr>
            <w:ins w:id="2574" w:author="Maitland, Bryan - FS, ID" w:date="2025-10-20T12:31:00Z" w16du:dateUtc="2025-10-20T18:31:00Z">
              <w:r w:rsidRPr="00613FB6">
                <w:rPr>
                  <w:rFonts w:eastAsia="Times New Roman"/>
                  <w:color w:val="000000"/>
                  <w:sz w:val="20"/>
                  <w:szCs w:val="20"/>
                </w:rPr>
                <w:t>0.922</w:t>
              </w:r>
            </w:ins>
          </w:p>
        </w:tc>
      </w:tr>
      <w:tr w:rsidR="00B813EE" w:rsidRPr="00613FB6" w14:paraId="484C4317" w14:textId="77777777" w:rsidTr="00D2474F">
        <w:trPr>
          <w:trHeight w:val="300"/>
          <w:ins w:id="2575" w:author="Maitland, Bryan - FS, ID" w:date="2025-10-20T12:31:00Z"/>
        </w:trPr>
        <w:tc>
          <w:tcPr>
            <w:tcW w:w="4950" w:type="dxa"/>
            <w:tcBorders>
              <w:top w:val="nil"/>
              <w:left w:val="nil"/>
              <w:bottom w:val="nil"/>
              <w:right w:val="nil"/>
            </w:tcBorders>
            <w:noWrap/>
            <w:vAlign w:val="bottom"/>
            <w:hideMark/>
          </w:tcPr>
          <w:p w14:paraId="6E1FFF7D" w14:textId="77777777" w:rsidR="00B813EE" w:rsidRPr="00613FB6" w:rsidRDefault="00B813EE" w:rsidP="00D2474F">
            <w:pPr>
              <w:ind w:left="165"/>
              <w:rPr>
                <w:ins w:id="2576" w:author="Maitland, Bryan - FS, ID" w:date="2025-10-20T12:31:00Z" w16du:dateUtc="2025-10-20T18:31:00Z"/>
                <w:rFonts w:eastAsia="Times New Roman"/>
                <w:color w:val="000000"/>
                <w:sz w:val="20"/>
                <w:szCs w:val="20"/>
              </w:rPr>
            </w:pPr>
            <w:ins w:id="2577" w:author="Maitland, Bryan - FS, ID" w:date="2025-10-20T12:31:00Z" w16du:dateUtc="2025-10-20T18:31:00Z">
              <w:r w:rsidRPr="00613FB6">
                <w:rPr>
                  <w:rFonts w:eastAsia="Times New Roman"/>
                  <w:color w:val="000000"/>
                  <w:sz w:val="20"/>
                  <w:szCs w:val="20"/>
                </w:rPr>
                <w:t xml:space="preserve">m16: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(1|COMID)</w:t>
              </w:r>
            </w:ins>
          </w:p>
        </w:tc>
        <w:tc>
          <w:tcPr>
            <w:tcW w:w="450" w:type="dxa"/>
            <w:tcBorders>
              <w:top w:val="nil"/>
              <w:left w:val="nil"/>
              <w:bottom w:val="nil"/>
              <w:right w:val="nil"/>
            </w:tcBorders>
            <w:noWrap/>
            <w:vAlign w:val="bottom"/>
            <w:hideMark/>
          </w:tcPr>
          <w:p w14:paraId="5C994EBA" w14:textId="77777777" w:rsidR="00B813EE" w:rsidRPr="00613FB6" w:rsidRDefault="00B813EE" w:rsidP="00D2474F">
            <w:pPr>
              <w:jc w:val="right"/>
              <w:rPr>
                <w:ins w:id="2578" w:author="Maitland, Bryan - FS, ID" w:date="2025-10-20T12:31:00Z" w16du:dateUtc="2025-10-20T18:31:00Z"/>
                <w:rFonts w:eastAsia="Times New Roman"/>
                <w:color w:val="000000"/>
                <w:sz w:val="20"/>
                <w:szCs w:val="20"/>
              </w:rPr>
            </w:pPr>
            <w:ins w:id="2579" w:author="Maitland, Bryan - FS, ID" w:date="2025-10-20T12:31:00Z" w16du:dateUtc="2025-10-20T18:31:00Z">
              <w:r w:rsidRPr="00613FB6">
                <w:rPr>
                  <w:rFonts w:eastAsia="Times New Roman"/>
                  <w:color w:val="000000"/>
                  <w:sz w:val="20"/>
                  <w:szCs w:val="20"/>
                </w:rPr>
                <w:t>15</w:t>
              </w:r>
            </w:ins>
          </w:p>
        </w:tc>
        <w:tc>
          <w:tcPr>
            <w:tcW w:w="966" w:type="dxa"/>
            <w:tcBorders>
              <w:top w:val="nil"/>
              <w:left w:val="nil"/>
              <w:bottom w:val="nil"/>
              <w:right w:val="nil"/>
            </w:tcBorders>
            <w:noWrap/>
            <w:vAlign w:val="bottom"/>
            <w:hideMark/>
          </w:tcPr>
          <w:p w14:paraId="006E1A34" w14:textId="77777777" w:rsidR="00B813EE" w:rsidRPr="00613FB6" w:rsidRDefault="00B813EE" w:rsidP="00D2474F">
            <w:pPr>
              <w:jc w:val="center"/>
              <w:rPr>
                <w:ins w:id="2580" w:author="Maitland, Bryan - FS, ID" w:date="2025-10-20T12:31:00Z" w16du:dateUtc="2025-10-20T18:31:00Z"/>
                <w:rFonts w:eastAsia="Times New Roman"/>
                <w:color w:val="000000"/>
                <w:sz w:val="20"/>
                <w:szCs w:val="20"/>
              </w:rPr>
            </w:pPr>
            <w:ins w:id="2581" w:author="Maitland, Bryan - FS, ID" w:date="2025-10-20T12:31:00Z" w16du:dateUtc="2025-10-20T18:31:00Z">
              <w:r w:rsidRPr="00613FB6">
                <w:rPr>
                  <w:rFonts w:eastAsia="Times New Roman"/>
                  <w:color w:val="000000"/>
                  <w:sz w:val="20"/>
                  <w:szCs w:val="20"/>
                </w:rPr>
                <w:t>13473.12</w:t>
              </w:r>
            </w:ins>
          </w:p>
        </w:tc>
        <w:tc>
          <w:tcPr>
            <w:tcW w:w="1178" w:type="dxa"/>
            <w:tcBorders>
              <w:top w:val="nil"/>
              <w:left w:val="nil"/>
              <w:bottom w:val="nil"/>
              <w:right w:val="nil"/>
            </w:tcBorders>
            <w:noWrap/>
            <w:vAlign w:val="bottom"/>
            <w:hideMark/>
          </w:tcPr>
          <w:p w14:paraId="1AEFEE32" w14:textId="77777777" w:rsidR="00B813EE" w:rsidRPr="00613FB6" w:rsidRDefault="00B813EE" w:rsidP="00D2474F">
            <w:pPr>
              <w:jc w:val="center"/>
              <w:rPr>
                <w:ins w:id="2582" w:author="Maitland, Bryan - FS, ID" w:date="2025-10-20T12:31:00Z" w16du:dateUtc="2025-10-20T18:31:00Z"/>
                <w:rFonts w:eastAsia="Times New Roman"/>
                <w:color w:val="000000"/>
                <w:sz w:val="20"/>
                <w:szCs w:val="20"/>
              </w:rPr>
            </w:pPr>
            <w:ins w:id="2583" w:author="Maitland, Bryan - FS, ID" w:date="2025-10-20T12:31:00Z" w16du:dateUtc="2025-10-20T18:31:00Z">
              <w:r w:rsidRPr="00613FB6">
                <w:rPr>
                  <w:rFonts w:eastAsia="Times New Roman"/>
                  <w:color w:val="000000"/>
                  <w:sz w:val="20"/>
                  <w:szCs w:val="20"/>
                </w:rPr>
                <w:t>117.079</w:t>
              </w:r>
            </w:ins>
          </w:p>
        </w:tc>
        <w:tc>
          <w:tcPr>
            <w:tcW w:w="1226" w:type="dxa"/>
            <w:tcBorders>
              <w:top w:val="nil"/>
              <w:left w:val="nil"/>
              <w:bottom w:val="nil"/>
              <w:right w:val="nil"/>
            </w:tcBorders>
            <w:noWrap/>
            <w:vAlign w:val="bottom"/>
            <w:hideMark/>
          </w:tcPr>
          <w:p w14:paraId="0191BB93" w14:textId="77777777" w:rsidR="00B813EE" w:rsidRPr="00613FB6" w:rsidRDefault="00B813EE" w:rsidP="00D2474F">
            <w:pPr>
              <w:jc w:val="center"/>
              <w:rPr>
                <w:ins w:id="2584" w:author="Maitland, Bryan - FS, ID" w:date="2025-10-20T12:31:00Z" w16du:dateUtc="2025-10-20T18:31:00Z"/>
                <w:rFonts w:eastAsia="Times New Roman"/>
                <w:color w:val="000000"/>
                <w:sz w:val="20"/>
                <w:szCs w:val="20"/>
              </w:rPr>
            </w:pPr>
            <w:ins w:id="2585" w:author="Maitland, Bryan - FS, ID" w:date="2025-10-20T12:31:00Z" w16du:dateUtc="2025-10-20T18:31:00Z">
              <w:r w:rsidRPr="00613FB6">
                <w:rPr>
                  <w:rFonts w:eastAsia="Times New Roman"/>
                  <w:color w:val="000000"/>
                  <w:sz w:val="20"/>
                  <w:szCs w:val="20"/>
                </w:rPr>
                <w:t>0.729</w:t>
              </w:r>
            </w:ins>
          </w:p>
        </w:tc>
        <w:tc>
          <w:tcPr>
            <w:tcW w:w="1415" w:type="dxa"/>
            <w:tcBorders>
              <w:top w:val="nil"/>
              <w:left w:val="nil"/>
              <w:bottom w:val="nil"/>
              <w:right w:val="nil"/>
            </w:tcBorders>
            <w:noWrap/>
            <w:vAlign w:val="bottom"/>
            <w:hideMark/>
          </w:tcPr>
          <w:p w14:paraId="4ED5B95A" w14:textId="77777777" w:rsidR="00B813EE" w:rsidRPr="00613FB6" w:rsidRDefault="00B813EE" w:rsidP="00D2474F">
            <w:pPr>
              <w:jc w:val="center"/>
              <w:rPr>
                <w:ins w:id="2586" w:author="Maitland, Bryan - FS, ID" w:date="2025-10-20T12:31:00Z" w16du:dateUtc="2025-10-20T18:31:00Z"/>
                <w:rFonts w:eastAsia="Times New Roman"/>
                <w:color w:val="000000"/>
                <w:sz w:val="20"/>
                <w:szCs w:val="20"/>
              </w:rPr>
            </w:pPr>
            <w:ins w:id="2587" w:author="Maitland, Bryan - FS, ID" w:date="2025-10-20T12:31:00Z" w16du:dateUtc="2025-10-20T18:31:00Z">
              <w:r w:rsidRPr="00613FB6">
                <w:rPr>
                  <w:rFonts w:eastAsia="Times New Roman"/>
                  <w:color w:val="000000"/>
                  <w:sz w:val="20"/>
                  <w:szCs w:val="20"/>
                </w:rPr>
                <w:t>0.98</w:t>
              </w:r>
            </w:ins>
          </w:p>
        </w:tc>
        <w:tc>
          <w:tcPr>
            <w:tcW w:w="1207" w:type="dxa"/>
            <w:tcBorders>
              <w:top w:val="nil"/>
              <w:left w:val="nil"/>
              <w:bottom w:val="nil"/>
              <w:right w:val="nil"/>
            </w:tcBorders>
            <w:noWrap/>
            <w:vAlign w:val="bottom"/>
            <w:hideMark/>
          </w:tcPr>
          <w:p w14:paraId="783483B4" w14:textId="77777777" w:rsidR="00B813EE" w:rsidRPr="00613FB6" w:rsidRDefault="00B813EE" w:rsidP="00D2474F">
            <w:pPr>
              <w:jc w:val="center"/>
              <w:rPr>
                <w:ins w:id="2588" w:author="Maitland, Bryan - FS, ID" w:date="2025-10-20T12:31:00Z" w16du:dateUtc="2025-10-20T18:31:00Z"/>
                <w:rFonts w:eastAsia="Times New Roman"/>
                <w:color w:val="000000"/>
                <w:sz w:val="20"/>
                <w:szCs w:val="20"/>
              </w:rPr>
            </w:pPr>
            <w:ins w:id="2589" w:author="Maitland, Bryan - FS, ID" w:date="2025-10-20T12:31:00Z" w16du:dateUtc="2025-10-20T18:31:00Z">
              <w:r w:rsidRPr="00613FB6">
                <w:rPr>
                  <w:rFonts w:eastAsia="Times New Roman"/>
                  <w:color w:val="000000"/>
                  <w:sz w:val="20"/>
                  <w:szCs w:val="20"/>
                </w:rPr>
                <w:t>2.022</w:t>
              </w:r>
            </w:ins>
          </w:p>
        </w:tc>
        <w:tc>
          <w:tcPr>
            <w:tcW w:w="990" w:type="dxa"/>
            <w:tcBorders>
              <w:top w:val="nil"/>
              <w:left w:val="nil"/>
              <w:bottom w:val="nil"/>
              <w:right w:val="nil"/>
            </w:tcBorders>
            <w:noWrap/>
            <w:vAlign w:val="bottom"/>
            <w:hideMark/>
          </w:tcPr>
          <w:p w14:paraId="11AD8176" w14:textId="77777777" w:rsidR="00B813EE" w:rsidRPr="00613FB6" w:rsidRDefault="00B813EE" w:rsidP="00D2474F">
            <w:pPr>
              <w:jc w:val="center"/>
              <w:rPr>
                <w:ins w:id="2590" w:author="Maitland, Bryan - FS, ID" w:date="2025-10-20T12:31:00Z" w16du:dateUtc="2025-10-20T18:31:00Z"/>
                <w:rFonts w:eastAsia="Times New Roman"/>
                <w:color w:val="000000"/>
                <w:sz w:val="20"/>
                <w:szCs w:val="20"/>
              </w:rPr>
            </w:pPr>
            <w:ins w:id="2591" w:author="Maitland, Bryan - FS, ID" w:date="2025-10-20T12:31:00Z" w16du:dateUtc="2025-10-20T18:31:00Z">
              <w:r w:rsidRPr="00613FB6">
                <w:rPr>
                  <w:rFonts w:eastAsia="Times New Roman"/>
                  <w:color w:val="000000"/>
                  <w:sz w:val="20"/>
                  <w:szCs w:val="20"/>
                </w:rPr>
                <w:t>0.926</w:t>
              </w:r>
            </w:ins>
          </w:p>
        </w:tc>
      </w:tr>
      <w:tr w:rsidR="00B813EE" w:rsidRPr="00613FB6" w14:paraId="14AB726B" w14:textId="77777777" w:rsidTr="00D2474F">
        <w:trPr>
          <w:trHeight w:val="300"/>
          <w:ins w:id="2592" w:author="Maitland, Bryan - FS, ID" w:date="2025-10-20T12:31:00Z"/>
        </w:trPr>
        <w:tc>
          <w:tcPr>
            <w:tcW w:w="4950" w:type="dxa"/>
            <w:tcBorders>
              <w:top w:val="nil"/>
              <w:left w:val="nil"/>
              <w:bottom w:val="nil"/>
              <w:right w:val="nil"/>
            </w:tcBorders>
            <w:noWrap/>
            <w:vAlign w:val="bottom"/>
            <w:hideMark/>
          </w:tcPr>
          <w:p w14:paraId="30B69E2D" w14:textId="77777777" w:rsidR="00B813EE" w:rsidRPr="00613FB6" w:rsidRDefault="00B813EE" w:rsidP="00D2474F">
            <w:pPr>
              <w:ind w:left="165"/>
              <w:rPr>
                <w:ins w:id="2593" w:author="Maitland, Bryan - FS, ID" w:date="2025-10-20T12:31:00Z" w16du:dateUtc="2025-10-20T18:31:00Z"/>
                <w:rFonts w:eastAsia="Times New Roman"/>
                <w:color w:val="000000"/>
                <w:sz w:val="20"/>
                <w:szCs w:val="20"/>
              </w:rPr>
            </w:pPr>
            <w:ins w:id="2594" w:author="Maitland, Bryan - FS, ID" w:date="2025-10-20T12:31:00Z" w16du:dateUtc="2025-10-20T18:31:00Z">
              <w:r w:rsidRPr="00613FB6">
                <w:rPr>
                  <w:rFonts w:eastAsia="Times New Roman"/>
                  <w:color w:val="000000"/>
                  <w:sz w:val="20"/>
                  <w:szCs w:val="20"/>
                </w:rPr>
                <w:t xml:space="preserve">m29: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year + </w:t>
              </w:r>
              <w:proofErr w:type="spellStart"/>
              <w:r w:rsidRPr="00613FB6">
                <w:rPr>
                  <w:rFonts w:eastAsia="Times New Roman"/>
                  <w:color w:val="000000"/>
                  <w:sz w:val="20"/>
                  <w:szCs w:val="20"/>
                </w:rPr>
                <w:t>mean_elevation</w:t>
              </w:r>
              <w:proofErr w:type="spellEnd"/>
              <w:r w:rsidRPr="00613FB6">
                <w:rPr>
                  <w:rFonts w:eastAsia="Times New Roman"/>
                  <w:color w:val="000000"/>
                  <w:sz w:val="20"/>
                  <w:szCs w:val="20"/>
                </w:rPr>
                <w:t xml:space="preserve"> + slope + (1|COMID)</w:t>
              </w:r>
            </w:ins>
          </w:p>
        </w:tc>
        <w:tc>
          <w:tcPr>
            <w:tcW w:w="450" w:type="dxa"/>
            <w:tcBorders>
              <w:top w:val="nil"/>
              <w:left w:val="nil"/>
              <w:bottom w:val="nil"/>
              <w:right w:val="nil"/>
            </w:tcBorders>
            <w:noWrap/>
            <w:vAlign w:val="bottom"/>
            <w:hideMark/>
          </w:tcPr>
          <w:p w14:paraId="68DEEF80" w14:textId="77777777" w:rsidR="00B813EE" w:rsidRPr="00613FB6" w:rsidRDefault="00B813EE" w:rsidP="00D2474F">
            <w:pPr>
              <w:jc w:val="right"/>
              <w:rPr>
                <w:ins w:id="2595" w:author="Maitland, Bryan - FS, ID" w:date="2025-10-20T12:31:00Z" w16du:dateUtc="2025-10-20T18:31:00Z"/>
                <w:rFonts w:eastAsia="Times New Roman"/>
                <w:color w:val="000000"/>
                <w:sz w:val="20"/>
                <w:szCs w:val="20"/>
              </w:rPr>
            </w:pPr>
            <w:ins w:id="2596" w:author="Maitland, Bryan - FS, ID" w:date="2025-10-20T12:31:00Z" w16du:dateUtc="2025-10-20T18:31:00Z">
              <w:r w:rsidRPr="00613FB6">
                <w:rPr>
                  <w:rFonts w:eastAsia="Times New Roman"/>
                  <w:color w:val="000000"/>
                  <w:sz w:val="20"/>
                  <w:szCs w:val="20"/>
                </w:rPr>
                <w:t>10</w:t>
              </w:r>
            </w:ins>
          </w:p>
        </w:tc>
        <w:tc>
          <w:tcPr>
            <w:tcW w:w="966" w:type="dxa"/>
            <w:tcBorders>
              <w:top w:val="nil"/>
              <w:left w:val="nil"/>
              <w:bottom w:val="nil"/>
              <w:right w:val="nil"/>
            </w:tcBorders>
            <w:noWrap/>
            <w:vAlign w:val="bottom"/>
            <w:hideMark/>
          </w:tcPr>
          <w:p w14:paraId="4B96E275" w14:textId="77777777" w:rsidR="00B813EE" w:rsidRPr="00613FB6" w:rsidRDefault="00B813EE" w:rsidP="00D2474F">
            <w:pPr>
              <w:jc w:val="center"/>
              <w:rPr>
                <w:ins w:id="2597" w:author="Maitland, Bryan - FS, ID" w:date="2025-10-20T12:31:00Z" w16du:dateUtc="2025-10-20T18:31:00Z"/>
                <w:rFonts w:eastAsia="Times New Roman"/>
                <w:color w:val="000000"/>
                <w:sz w:val="20"/>
                <w:szCs w:val="20"/>
              </w:rPr>
            </w:pPr>
            <w:ins w:id="2598" w:author="Maitland, Bryan - FS, ID" w:date="2025-10-20T12:31:00Z" w16du:dateUtc="2025-10-20T18:31:00Z">
              <w:r w:rsidRPr="00613FB6">
                <w:rPr>
                  <w:rFonts w:eastAsia="Times New Roman"/>
                  <w:color w:val="000000"/>
                  <w:sz w:val="20"/>
                  <w:szCs w:val="20"/>
                </w:rPr>
                <w:t>13487.82</w:t>
              </w:r>
            </w:ins>
          </w:p>
        </w:tc>
        <w:tc>
          <w:tcPr>
            <w:tcW w:w="1178" w:type="dxa"/>
            <w:tcBorders>
              <w:top w:val="nil"/>
              <w:left w:val="nil"/>
              <w:bottom w:val="nil"/>
              <w:right w:val="nil"/>
            </w:tcBorders>
            <w:noWrap/>
            <w:vAlign w:val="bottom"/>
            <w:hideMark/>
          </w:tcPr>
          <w:p w14:paraId="767A7DFD" w14:textId="77777777" w:rsidR="00B813EE" w:rsidRPr="00613FB6" w:rsidRDefault="00B813EE" w:rsidP="00D2474F">
            <w:pPr>
              <w:jc w:val="center"/>
              <w:rPr>
                <w:ins w:id="2599" w:author="Maitland, Bryan - FS, ID" w:date="2025-10-20T12:31:00Z" w16du:dateUtc="2025-10-20T18:31:00Z"/>
                <w:rFonts w:eastAsia="Times New Roman"/>
                <w:color w:val="000000"/>
                <w:sz w:val="20"/>
                <w:szCs w:val="20"/>
              </w:rPr>
            </w:pPr>
            <w:ins w:id="2600" w:author="Maitland, Bryan - FS, ID" w:date="2025-10-20T12:31:00Z" w16du:dateUtc="2025-10-20T18:31:00Z">
              <w:r w:rsidRPr="00613FB6">
                <w:rPr>
                  <w:rFonts w:eastAsia="Times New Roman"/>
                  <w:color w:val="000000"/>
                  <w:sz w:val="20"/>
                  <w:szCs w:val="20"/>
                </w:rPr>
                <w:t>131.783</w:t>
              </w:r>
            </w:ins>
          </w:p>
        </w:tc>
        <w:tc>
          <w:tcPr>
            <w:tcW w:w="1226" w:type="dxa"/>
            <w:tcBorders>
              <w:top w:val="nil"/>
              <w:left w:val="nil"/>
              <w:bottom w:val="nil"/>
              <w:right w:val="nil"/>
            </w:tcBorders>
            <w:noWrap/>
            <w:vAlign w:val="bottom"/>
            <w:hideMark/>
          </w:tcPr>
          <w:p w14:paraId="54404ACB" w14:textId="77777777" w:rsidR="00B813EE" w:rsidRPr="00613FB6" w:rsidRDefault="00B813EE" w:rsidP="00D2474F">
            <w:pPr>
              <w:jc w:val="center"/>
              <w:rPr>
                <w:ins w:id="2601" w:author="Maitland, Bryan - FS, ID" w:date="2025-10-20T12:31:00Z" w16du:dateUtc="2025-10-20T18:31:00Z"/>
                <w:rFonts w:eastAsia="Times New Roman"/>
                <w:color w:val="000000"/>
                <w:sz w:val="20"/>
                <w:szCs w:val="20"/>
              </w:rPr>
            </w:pPr>
            <w:ins w:id="2602" w:author="Maitland, Bryan - FS, ID" w:date="2025-10-20T12:31:00Z" w16du:dateUtc="2025-10-20T18:31:00Z">
              <w:r w:rsidRPr="00613FB6">
                <w:rPr>
                  <w:rFonts w:eastAsia="Times New Roman"/>
                  <w:color w:val="000000"/>
                  <w:sz w:val="20"/>
                  <w:szCs w:val="20"/>
                </w:rPr>
                <w:t>0.727</w:t>
              </w:r>
            </w:ins>
          </w:p>
        </w:tc>
        <w:tc>
          <w:tcPr>
            <w:tcW w:w="1415" w:type="dxa"/>
            <w:tcBorders>
              <w:top w:val="nil"/>
              <w:left w:val="nil"/>
              <w:bottom w:val="nil"/>
              <w:right w:val="nil"/>
            </w:tcBorders>
            <w:noWrap/>
            <w:vAlign w:val="bottom"/>
            <w:hideMark/>
          </w:tcPr>
          <w:p w14:paraId="41823F90" w14:textId="77777777" w:rsidR="00B813EE" w:rsidRPr="00613FB6" w:rsidRDefault="00B813EE" w:rsidP="00D2474F">
            <w:pPr>
              <w:jc w:val="center"/>
              <w:rPr>
                <w:ins w:id="2603" w:author="Maitland, Bryan - FS, ID" w:date="2025-10-20T12:31:00Z" w16du:dateUtc="2025-10-20T18:31:00Z"/>
                <w:rFonts w:eastAsia="Times New Roman"/>
                <w:color w:val="000000"/>
                <w:sz w:val="20"/>
                <w:szCs w:val="20"/>
              </w:rPr>
            </w:pPr>
            <w:ins w:id="2604" w:author="Maitland, Bryan - FS, ID" w:date="2025-10-20T12:31:00Z" w16du:dateUtc="2025-10-20T18:31:00Z">
              <w:r w:rsidRPr="00613FB6">
                <w:rPr>
                  <w:rFonts w:eastAsia="Times New Roman"/>
                  <w:color w:val="000000"/>
                  <w:sz w:val="20"/>
                  <w:szCs w:val="20"/>
                </w:rPr>
                <w:t>0.984</w:t>
              </w:r>
            </w:ins>
          </w:p>
        </w:tc>
        <w:tc>
          <w:tcPr>
            <w:tcW w:w="1207" w:type="dxa"/>
            <w:tcBorders>
              <w:top w:val="nil"/>
              <w:left w:val="nil"/>
              <w:bottom w:val="nil"/>
              <w:right w:val="nil"/>
            </w:tcBorders>
            <w:noWrap/>
            <w:vAlign w:val="bottom"/>
            <w:hideMark/>
          </w:tcPr>
          <w:p w14:paraId="3CCD4DC8" w14:textId="77777777" w:rsidR="00B813EE" w:rsidRPr="00613FB6" w:rsidRDefault="00B813EE" w:rsidP="00D2474F">
            <w:pPr>
              <w:jc w:val="center"/>
              <w:rPr>
                <w:ins w:id="2605" w:author="Maitland, Bryan - FS, ID" w:date="2025-10-20T12:31:00Z" w16du:dateUtc="2025-10-20T18:31:00Z"/>
                <w:rFonts w:eastAsia="Times New Roman"/>
                <w:color w:val="000000"/>
                <w:sz w:val="20"/>
                <w:szCs w:val="20"/>
              </w:rPr>
            </w:pPr>
            <w:ins w:id="2606" w:author="Maitland, Bryan - FS, ID" w:date="2025-10-20T12:31:00Z" w16du:dateUtc="2025-10-20T18:31:00Z">
              <w:r w:rsidRPr="00613FB6">
                <w:rPr>
                  <w:rFonts w:eastAsia="Times New Roman"/>
                  <w:color w:val="000000"/>
                  <w:sz w:val="20"/>
                  <w:szCs w:val="20"/>
                </w:rPr>
                <w:t>2.022</w:t>
              </w:r>
            </w:ins>
          </w:p>
        </w:tc>
        <w:tc>
          <w:tcPr>
            <w:tcW w:w="990" w:type="dxa"/>
            <w:tcBorders>
              <w:top w:val="nil"/>
              <w:left w:val="nil"/>
              <w:bottom w:val="nil"/>
              <w:right w:val="nil"/>
            </w:tcBorders>
            <w:noWrap/>
            <w:vAlign w:val="bottom"/>
            <w:hideMark/>
          </w:tcPr>
          <w:p w14:paraId="2B2DBCA9" w14:textId="77777777" w:rsidR="00B813EE" w:rsidRPr="00613FB6" w:rsidRDefault="00B813EE" w:rsidP="00D2474F">
            <w:pPr>
              <w:jc w:val="center"/>
              <w:rPr>
                <w:ins w:id="2607" w:author="Maitland, Bryan - FS, ID" w:date="2025-10-20T12:31:00Z" w16du:dateUtc="2025-10-20T18:31:00Z"/>
                <w:rFonts w:eastAsia="Times New Roman"/>
                <w:color w:val="000000"/>
                <w:sz w:val="20"/>
                <w:szCs w:val="20"/>
              </w:rPr>
            </w:pPr>
            <w:ins w:id="2608" w:author="Maitland, Bryan - FS, ID" w:date="2025-10-20T12:31:00Z" w16du:dateUtc="2025-10-20T18:31:00Z">
              <w:r w:rsidRPr="00613FB6">
                <w:rPr>
                  <w:rFonts w:eastAsia="Times New Roman"/>
                  <w:color w:val="000000"/>
                  <w:sz w:val="20"/>
                  <w:szCs w:val="20"/>
                </w:rPr>
                <w:t>0.942</w:t>
              </w:r>
            </w:ins>
          </w:p>
        </w:tc>
      </w:tr>
      <w:tr w:rsidR="00B813EE" w:rsidRPr="00613FB6" w14:paraId="15B464F0" w14:textId="77777777" w:rsidTr="00D2474F">
        <w:trPr>
          <w:trHeight w:val="300"/>
          <w:ins w:id="2609" w:author="Maitland, Bryan - FS, ID" w:date="2025-10-20T12:31:00Z"/>
        </w:trPr>
        <w:tc>
          <w:tcPr>
            <w:tcW w:w="12382" w:type="dxa"/>
            <w:gridSpan w:val="8"/>
            <w:tcBorders>
              <w:top w:val="nil"/>
              <w:left w:val="nil"/>
              <w:bottom w:val="nil"/>
              <w:right w:val="nil"/>
            </w:tcBorders>
            <w:noWrap/>
            <w:vAlign w:val="bottom"/>
          </w:tcPr>
          <w:p w14:paraId="1051303E" w14:textId="77777777" w:rsidR="00B813EE" w:rsidRPr="00613FB6" w:rsidRDefault="00B813EE" w:rsidP="00D2474F">
            <w:pPr>
              <w:rPr>
                <w:ins w:id="2610" w:author="Maitland, Bryan - FS, ID" w:date="2025-10-20T12:31:00Z" w16du:dateUtc="2025-10-20T18:31:00Z"/>
                <w:rFonts w:eastAsia="Times New Roman"/>
                <w:i/>
                <w:iCs/>
                <w:color w:val="000000"/>
                <w:sz w:val="20"/>
                <w:szCs w:val="20"/>
              </w:rPr>
            </w:pPr>
            <w:ins w:id="2611" w:author="Maitland, Bryan - FS, ID" w:date="2025-10-20T12:31:00Z" w16du:dateUtc="2025-10-20T18:31:00Z">
              <w:r w:rsidRPr="00613FB6">
                <w:rPr>
                  <w:rFonts w:eastAsiaTheme="minorHAnsi"/>
                  <w:i/>
                  <w:iCs/>
                  <w:sz w:val="20"/>
                  <w:szCs w:val="20"/>
                </w:rPr>
                <w:t>Random slopes for temp_90</w:t>
              </w:r>
            </w:ins>
          </w:p>
        </w:tc>
      </w:tr>
      <w:tr w:rsidR="00B813EE" w:rsidRPr="00613FB6" w14:paraId="3316DD73" w14:textId="77777777" w:rsidTr="00D2474F">
        <w:trPr>
          <w:trHeight w:val="300"/>
          <w:ins w:id="2612" w:author="Maitland, Bryan - FS, ID" w:date="2025-10-20T12:31:00Z"/>
        </w:trPr>
        <w:tc>
          <w:tcPr>
            <w:tcW w:w="4950" w:type="dxa"/>
            <w:tcBorders>
              <w:top w:val="nil"/>
              <w:left w:val="nil"/>
              <w:bottom w:val="nil"/>
              <w:right w:val="nil"/>
            </w:tcBorders>
            <w:noWrap/>
            <w:vAlign w:val="bottom"/>
          </w:tcPr>
          <w:p w14:paraId="4490F752" w14:textId="77777777" w:rsidR="00B813EE" w:rsidRPr="00613FB6" w:rsidRDefault="00B813EE" w:rsidP="00D2474F">
            <w:pPr>
              <w:ind w:left="165"/>
              <w:rPr>
                <w:ins w:id="2613" w:author="Maitland, Bryan - FS, ID" w:date="2025-10-20T12:31:00Z" w16du:dateUtc="2025-10-20T18:31:00Z"/>
                <w:rFonts w:eastAsia="Times New Roman"/>
                <w:color w:val="000000"/>
                <w:sz w:val="20"/>
                <w:szCs w:val="20"/>
              </w:rPr>
            </w:pPr>
            <w:ins w:id="2614" w:author="Maitland, Bryan - FS, ID" w:date="2025-10-20T12:31:00Z" w16du:dateUtc="2025-10-20T18:31:00Z">
              <w:r w:rsidRPr="00613FB6">
                <w:rPr>
                  <w:color w:val="000000"/>
                  <w:sz w:val="20"/>
                  <w:szCs w:val="20"/>
                </w:rPr>
                <w:t xml:space="preserve">m16_rs: </w:t>
              </w:r>
              <w:proofErr w:type="spellStart"/>
              <w:r w:rsidRPr="00613FB6">
                <w:rPr>
                  <w:color w:val="000000"/>
                  <w:sz w:val="20"/>
                  <w:szCs w:val="20"/>
                </w:rPr>
                <w:t>yday</w:t>
              </w:r>
              <w:proofErr w:type="spellEnd"/>
              <w:r w:rsidRPr="00613FB6">
                <w:rPr>
                  <w:color w:val="000000"/>
                  <w:sz w:val="20"/>
                  <w:szCs w:val="20"/>
                </w:rPr>
                <w:t xml:space="preserve"> ~ temp_90 + I(temp_90^2) + stream + year + (1 + temp_90 | COMID)</w:t>
              </w:r>
            </w:ins>
          </w:p>
        </w:tc>
        <w:tc>
          <w:tcPr>
            <w:tcW w:w="450" w:type="dxa"/>
            <w:tcBorders>
              <w:top w:val="nil"/>
              <w:left w:val="nil"/>
              <w:bottom w:val="nil"/>
              <w:right w:val="nil"/>
            </w:tcBorders>
            <w:noWrap/>
            <w:vAlign w:val="bottom"/>
          </w:tcPr>
          <w:p w14:paraId="086CDE1B" w14:textId="77777777" w:rsidR="00B813EE" w:rsidRPr="00613FB6" w:rsidRDefault="00B813EE" w:rsidP="00D2474F">
            <w:pPr>
              <w:jc w:val="right"/>
              <w:rPr>
                <w:ins w:id="2615" w:author="Maitland, Bryan - FS, ID" w:date="2025-10-20T12:31:00Z" w16du:dateUtc="2025-10-20T18:31:00Z"/>
                <w:rFonts w:eastAsia="Times New Roman"/>
                <w:color w:val="000000"/>
                <w:sz w:val="20"/>
                <w:szCs w:val="20"/>
              </w:rPr>
            </w:pPr>
            <w:ins w:id="2616" w:author="Maitland, Bryan - FS, ID" w:date="2025-10-20T12:31:00Z" w16du:dateUtc="2025-10-20T18:31:00Z">
              <w:r w:rsidRPr="00613FB6">
                <w:rPr>
                  <w:color w:val="000000"/>
                  <w:sz w:val="20"/>
                  <w:szCs w:val="20"/>
                </w:rPr>
                <w:t>17</w:t>
              </w:r>
            </w:ins>
          </w:p>
        </w:tc>
        <w:tc>
          <w:tcPr>
            <w:tcW w:w="966" w:type="dxa"/>
            <w:tcBorders>
              <w:top w:val="nil"/>
              <w:left w:val="nil"/>
              <w:bottom w:val="nil"/>
              <w:right w:val="nil"/>
            </w:tcBorders>
            <w:noWrap/>
            <w:vAlign w:val="bottom"/>
          </w:tcPr>
          <w:p w14:paraId="53917911" w14:textId="77777777" w:rsidR="00B813EE" w:rsidRPr="00613FB6" w:rsidRDefault="00B813EE" w:rsidP="00D2474F">
            <w:pPr>
              <w:jc w:val="center"/>
              <w:rPr>
                <w:ins w:id="2617" w:author="Maitland, Bryan - FS, ID" w:date="2025-10-20T12:31:00Z" w16du:dateUtc="2025-10-20T18:31:00Z"/>
                <w:rFonts w:eastAsia="Times New Roman"/>
                <w:color w:val="000000"/>
                <w:sz w:val="20"/>
                <w:szCs w:val="20"/>
              </w:rPr>
            </w:pPr>
            <w:ins w:id="2618" w:author="Maitland, Bryan - FS, ID" w:date="2025-10-20T12:31:00Z" w16du:dateUtc="2025-10-20T18:31:00Z">
              <w:r w:rsidRPr="00613FB6">
                <w:rPr>
                  <w:color w:val="000000"/>
                  <w:sz w:val="20"/>
                  <w:szCs w:val="20"/>
                </w:rPr>
                <w:t>12948.76</w:t>
              </w:r>
            </w:ins>
          </w:p>
        </w:tc>
        <w:tc>
          <w:tcPr>
            <w:tcW w:w="1178" w:type="dxa"/>
            <w:tcBorders>
              <w:top w:val="nil"/>
              <w:left w:val="nil"/>
              <w:bottom w:val="nil"/>
              <w:right w:val="nil"/>
            </w:tcBorders>
            <w:noWrap/>
            <w:vAlign w:val="bottom"/>
          </w:tcPr>
          <w:p w14:paraId="0EDE510D" w14:textId="77777777" w:rsidR="00B813EE" w:rsidRPr="00613FB6" w:rsidRDefault="00B813EE" w:rsidP="00D2474F">
            <w:pPr>
              <w:jc w:val="center"/>
              <w:rPr>
                <w:ins w:id="2619" w:author="Maitland, Bryan - FS, ID" w:date="2025-10-20T12:31:00Z" w16du:dateUtc="2025-10-20T18:31:00Z"/>
                <w:rFonts w:eastAsia="Times New Roman"/>
                <w:color w:val="000000"/>
                <w:sz w:val="20"/>
                <w:szCs w:val="20"/>
              </w:rPr>
            </w:pPr>
            <w:ins w:id="2620" w:author="Maitland, Bryan - FS, ID" w:date="2025-10-20T12:31:00Z" w16du:dateUtc="2025-10-20T18:31:00Z">
              <w:r w:rsidRPr="00613FB6">
                <w:rPr>
                  <w:color w:val="000000"/>
                  <w:sz w:val="20"/>
                  <w:szCs w:val="20"/>
                </w:rPr>
                <w:t>0</w:t>
              </w:r>
            </w:ins>
          </w:p>
        </w:tc>
        <w:tc>
          <w:tcPr>
            <w:tcW w:w="1226" w:type="dxa"/>
            <w:tcBorders>
              <w:top w:val="nil"/>
              <w:left w:val="nil"/>
              <w:bottom w:val="nil"/>
              <w:right w:val="nil"/>
            </w:tcBorders>
            <w:noWrap/>
            <w:vAlign w:val="bottom"/>
          </w:tcPr>
          <w:p w14:paraId="01D82B54" w14:textId="77777777" w:rsidR="00B813EE" w:rsidRPr="00613FB6" w:rsidRDefault="00B813EE" w:rsidP="00D2474F">
            <w:pPr>
              <w:jc w:val="center"/>
              <w:rPr>
                <w:ins w:id="2621" w:author="Maitland, Bryan - FS, ID" w:date="2025-10-20T12:31:00Z" w16du:dateUtc="2025-10-20T18:31:00Z"/>
                <w:rFonts w:eastAsia="Times New Roman"/>
                <w:color w:val="000000"/>
                <w:sz w:val="20"/>
                <w:szCs w:val="20"/>
              </w:rPr>
            </w:pPr>
            <w:ins w:id="2622" w:author="Maitland, Bryan - FS, ID" w:date="2025-10-20T12:31:00Z" w16du:dateUtc="2025-10-20T18:31:00Z">
              <w:r w:rsidRPr="00613FB6">
                <w:rPr>
                  <w:color w:val="000000"/>
                  <w:sz w:val="20"/>
                  <w:szCs w:val="20"/>
                </w:rPr>
                <w:t>0.698</w:t>
              </w:r>
            </w:ins>
          </w:p>
        </w:tc>
        <w:tc>
          <w:tcPr>
            <w:tcW w:w="1415" w:type="dxa"/>
            <w:tcBorders>
              <w:top w:val="nil"/>
              <w:left w:val="nil"/>
              <w:bottom w:val="nil"/>
              <w:right w:val="nil"/>
            </w:tcBorders>
            <w:noWrap/>
            <w:vAlign w:val="bottom"/>
          </w:tcPr>
          <w:p w14:paraId="5D02F38E" w14:textId="77777777" w:rsidR="00B813EE" w:rsidRPr="00613FB6" w:rsidRDefault="00B813EE" w:rsidP="00D2474F">
            <w:pPr>
              <w:jc w:val="center"/>
              <w:rPr>
                <w:ins w:id="2623" w:author="Maitland, Bryan - FS, ID" w:date="2025-10-20T12:31:00Z" w16du:dateUtc="2025-10-20T18:31:00Z"/>
                <w:rFonts w:eastAsia="Times New Roman"/>
                <w:color w:val="000000"/>
                <w:sz w:val="20"/>
                <w:szCs w:val="20"/>
              </w:rPr>
            </w:pPr>
            <w:ins w:id="2624" w:author="Maitland, Bryan - FS, ID" w:date="2025-10-20T12:31:00Z" w16du:dateUtc="2025-10-20T18:31:00Z">
              <w:r w:rsidRPr="00613FB6">
                <w:rPr>
                  <w:color w:val="000000"/>
                  <w:sz w:val="20"/>
                  <w:szCs w:val="20"/>
                </w:rPr>
                <w:t>0.985</w:t>
              </w:r>
            </w:ins>
          </w:p>
        </w:tc>
        <w:tc>
          <w:tcPr>
            <w:tcW w:w="1207" w:type="dxa"/>
            <w:tcBorders>
              <w:top w:val="nil"/>
              <w:left w:val="nil"/>
              <w:bottom w:val="nil"/>
              <w:right w:val="nil"/>
            </w:tcBorders>
            <w:noWrap/>
            <w:vAlign w:val="bottom"/>
          </w:tcPr>
          <w:p w14:paraId="554677B6" w14:textId="77777777" w:rsidR="00B813EE" w:rsidRPr="00613FB6" w:rsidRDefault="00B813EE" w:rsidP="00D2474F">
            <w:pPr>
              <w:jc w:val="center"/>
              <w:rPr>
                <w:ins w:id="2625" w:author="Maitland, Bryan - FS, ID" w:date="2025-10-20T12:31:00Z" w16du:dateUtc="2025-10-20T18:31:00Z"/>
                <w:rFonts w:eastAsia="Times New Roman"/>
                <w:color w:val="000000"/>
                <w:sz w:val="20"/>
                <w:szCs w:val="20"/>
              </w:rPr>
            </w:pPr>
            <w:ins w:id="2626" w:author="Maitland, Bryan - FS, ID" w:date="2025-10-20T12:31:00Z" w16du:dateUtc="2025-10-20T18:31:00Z">
              <w:r w:rsidRPr="00613FB6">
                <w:rPr>
                  <w:color w:val="000000"/>
                  <w:sz w:val="20"/>
                  <w:szCs w:val="20"/>
                </w:rPr>
                <w:t>1.781</w:t>
              </w:r>
            </w:ins>
          </w:p>
        </w:tc>
        <w:tc>
          <w:tcPr>
            <w:tcW w:w="990" w:type="dxa"/>
            <w:tcBorders>
              <w:top w:val="nil"/>
              <w:left w:val="nil"/>
              <w:bottom w:val="nil"/>
              <w:right w:val="nil"/>
            </w:tcBorders>
            <w:noWrap/>
            <w:vAlign w:val="bottom"/>
          </w:tcPr>
          <w:p w14:paraId="0B6B6BE5" w14:textId="77777777" w:rsidR="00B813EE" w:rsidRPr="00613FB6" w:rsidRDefault="00B813EE" w:rsidP="00D2474F">
            <w:pPr>
              <w:jc w:val="center"/>
              <w:rPr>
                <w:ins w:id="2627" w:author="Maitland, Bryan - FS, ID" w:date="2025-10-20T12:31:00Z" w16du:dateUtc="2025-10-20T18:31:00Z"/>
                <w:rFonts w:eastAsia="Times New Roman"/>
                <w:color w:val="000000"/>
                <w:sz w:val="20"/>
                <w:szCs w:val="20"/>
              </w:rPr>
            </w:pPr>
            <w:ins w:id="2628" w:author="Maitland, Bryan - FS, ID" w:date="2025-10-20T12:31:00Z" w16du:dateUtc="2025-10-20T18:31:00Z">
              <w:r w:rsidRPr="00613FB6">
                <w:rPr>
                  <w:color w:val="000000"/>
                  <w:sz w:val="20"/>
                  <w:szCs w:val="20"/>
                </w:rPr>
                <w:t>0.949</w:t>
              </w:r>
            </w:ins>
          </w:p>
        </w:tc>
      </w:tr>
      <w:tr w:rsidR="00B813EE" w:rsidRPr="00613FB6" w14:paraId="32CEBBB7" w14:textId="77777777" w:rsidTr="00D2474F">
        <w:trPr>
          <w:trHeight w:val="300"/>
          <w:ins w:id="2629" w:author="Maitland, Bryan - FS, ID" w:date="2025-10-20T12:31:00Z"/>
        </w:trPr>
        <w:tc>
          <w:tcPr>
            <w:tcW w:w="4950" w:type="dxa"/>
            <w:tcBorders>
              <w:top w:val="nil"/>
              <w:left w:val="nil"/>
              <w:bottom w:val="nil"/>
              <w:right w:val="nil"/>
            </w:tcBorders>
            <w:noWrap/>
            <w:vAlign w:val="bottom"/>
          </w:tcPr>
          <w:p w14:paraId="0F3A5388" w14:textId="77777777" w:rsidR="00B813EE" w:rsidRPr="00613FB6" w:rsidRDefault="00B813EE" w:rsidP="00D2474F">
            <w:pPr>
              <w:ind w:left="165"/>
              <w:rPr>
                <w:ins w:id="2630" w:author="Maitland, Bryan - FS, ID" w:date="2025-10-20T12:31:00Z" w16du:dateUtc="2025-10-20T18:31:00Z"/>
                <w:rFonts w:eastAsia="Times New Roman"/>
                <w:color w:val="000000"/>
                <w:sz w:val="20"/>
                <w:szCs w:val="20"/>
              </w:rPr>
            </w:pPr>
            <w:ins w:id="2631" w:author="Maitland, Bryan - FS, ID" w:date="2025-10-20T12:31:00Z" w16du:dateUtc="2025-10-20T18:31:00Z">
              <w:r w:rsidRPr="00613FB6">
                <w:rPr>
                  <w:color w:val="000000"/>
                  <w:sz w:val="20"/>
                  <w:szCs w:val="20"/>
                </w:rPr>
                <w:t xml:space="preserve">m16: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(1|COMID)</w:t>
              </w:r>
            </w:ins>
          </w:p>
        </w:tc>
        <w:tc>
          <w:tcPr>
            <w:tcW w:w="450" w:type="dxa"/>
            <w:tcBorders>
              <w:top w:val="nil"/>
              <w:left w:val="nil"/>
              <w:bottom w:val="nil"/>
              <w:right w:val="nil"/>
            </w:tcBorders>
            <w:noWrap/>
            <w:vAlign w:val="bottom"/>
          </w:tcPr>
          <w:p w14:paraId="4BA33836" w14:textId="77777777" w:rsidR="00B813EE" w:rsidRPr="00613FB6" w:rsidRDefault="00B813EE" w:rsidP="00D2474F">
            <w:pPr>
              <w:jc w:val="right"/>
              <w:rPr>
                <w:ins w:id="2632" w:author="Maitland, Bryan - FS, ID" w:date="2025-10-20T12:31:00Z" w16du:dateUtc="2025-10-20T18:31:00Z"/>
                <w:rFonts w:eastAsia="Times New Roman"/>
                <w:color w:val="000000"/>
                <w:sz w:val="20"/>
                <w:szCs w:val="20"/>
              </w:rPr>
            </w:pPr>
            <w:ins w:id="2633" w:author="Maitland, Bryan - FS, ID" w:date="2025-10-20T12:31:00Z" w16du:dateUtc="2025-10-20T18:31:00Z">
              <w:r w:rsidRPr="00613FB6">
                <w:rPr>
                  <w:color w:val="000000"/>
                  <w:sz w:val="20"/>
                  <w:szCs w:val="20"/>
                </w:rPr>
                <w:t>15</w:t>
              </w:r>
            </w:ins>
          </w:p>
        </w:tc>
        <w:tc>
          <w:tcPr>
            <w:tcW w:w="966" w:type="dxa"/>
            <w:tcBorders>
              <w:top w:val="nil"/>
              <w:left w:val="nil"/>
              <w:bottom w:val="nil"/>
              <w:right w:val="nil"/>
            </w:tcBorders>
            <w:noWrap/>
            <w:vAlign w:val="bottom"/>
          </w:tcPr>
          <w:p w14:paraId="4FB0451C" w14:textId="77777777" w:rsidR="00B813EE" w:rsidRPr="00613FB6" w:rsidRDefault="00B813EE" w:rsidP="00D2474F">
            <w:pPr>
              <w:jc w:val="center"/>
              <w:rPr>
                <w:ins w:id="2634" w:author="Maitland, Bryan - FS, ID" w:date="2025-10-20T12:31:00Z" w16du:dateUtc="2025-10-20T18:31:00Z"/>
                <w:rFonts w:eastAsia="Times New Roman"/>
                <w:color w:val="000000"/>
                <w:sz w:val="20"/>
                <w:szCs w:val="20"/>
              </w:rPr>
            </w:pPr>
            <w:ins w:id="2635" w:author="Maitland, Bryan - FS, ID" w:date="2025-10-20T12:31:00Z" w16du:dateUtc="2025-10-20T18:31:00Z">
              <w:r w:rsidRPr="00613FB6">
                <w:rPr>
                  <w:color w:val="000000"/>
                  <w:sz w:val="20"/>
                  <w:szCs w:val="20"/>
                </w:rPr>
                <w:t>13459.05</w:t>
              </w:r>
            </w:ins>
          </w:p>
        </w:tc>
        <w:tc>
          <w:tcPr>
            <w:tcW w:w="1178" w:type="dxa"/>
            <w:tcBorders>
              <w:top w:val="nil"/>
              <w:left w:val="nil"/>
              <w:bottom w:val="nil"/>
              <w:right w:val="nil"/>
            </w:tcBorders>
            <w:noWrap/>
            <w:vAlign w:val="bottom"/>
          </w:tcPr>
          <w:p w14:paraId="385826AD" w14:textId="77777777" w:rsidR="00B813EE" w:rsidRPr="00613FB6" w:rsidRDefault="00B813EE" w:rsidP="00D2474F">
            <w:pPr>
              <w:jc w:val="center"/>
              <w:rPr>
                <w:ins w:id="2636" w:author="Maitland, Bryan - FS, ID" w:date="2025-10-20T12:31:00Z" w16du:dateUtc="2025-10-20T18:31:00Z"/>
                <w:rFonts w:eastAsia="Times New Roman"/>
                <w:color w:val="000000"/>
                <w:sz w:val="20"/>
                <w:szCs w:val="20"/>
              </w:rPr>
            </w:pPr>
            <w:ins w:id="2637" w:author="Maitland, Bryan - FS, ID" w:date="2025-10-20T12:31:00Z" w16du:dateUtc="2025-10-20T18:31:00Z">
              <w:r w:rsidRPr="00613FB6">
                <w:rPr>
                  <w:color w:val="000000"/>
                  <w:sz w:val="20"/>
                  <w:szCs w:val="20"/>
                </w:rPr>
                <w:t>510.283</w:t>
              </w:r>
            </w:ins>
          </w:p>
        </w:tc>
        <w:tc>
          <w:tcPr>
            <w:tcW w:w="1226" w:type="dxa"/>
            <w:tcBorders>
              <w:top w:val="nil"/>
              <w:left w:val="nil"/>
              <w:bottom w:val="nil"/>
              <w:right w:val="nil"/>
            </w:tcBorders>
            <w:noWrap/>
            <w:vAlign w:val="bottom"/>
          </w:tcPr>
          <w:p w14:paraId="28D09D15" w14:textId="77777777" w:rsidR="00B813EE" w:rsidRPr="00613FB6" w:rsidRDefault="00B813EE" w:rsidP="00D2474F">
            <w:pPr>
              <w:jc w:val="center"/>
              <w:rPr>
                <w:ins w:id="2638" w:author="Maitland, Bryan - FS, ID" w:date="2025-10-20T12:31:00Z" w16du:dateUtc="2025-10-20T18:31:00Z"/>
                <w:rFonts w:eastAsia="Times New Roman"/>
                <w:color w:val="000000"/>
                <w:sz w:val="20"/>
                <w:szCs w:val="20"/>
              </w:rPr>
            </w:pPr>
            <w:ins w:id="2639" w:author="Maitland, Bryan - FS, ID" w:date="2025-10-20T12:31:00Z" w16du:dateUtc="2025-10-20T18:31:00Z">
              <w:r w:rsidRPr="00613FB6">
                <w:rPr>
                  <w:color w:val="000000"/>
                  <w:sz w:val="20"/>
                  <w:szCs w:val="20"/>
                </w:rPr>
                <w:t>0.714</w:t>
              </w:r>
            </w:ins>
          </w:p>
        </w:tc>
        <w:tc>
          <w:tcPr>
            <w:tcW w:w="1415" w:type="dxa"/>
            <w:tcBorders>
              <w:top w:val="nil"/>
              <w:left w:val="nil"/>
              <w:bottom w:val="nil"/>
              <w:right w:val="nil"/>
            </w:tcBorders>
            <w:noWrap/>
            <w:vAlign w:val="bottom"/>
          </w:tcPr>
          <w:p w14:paraId="6626E71F" w14:textId="77777777" w:rsidR="00B813EE" w:rsidRPr="00613FB6" w:rsidRDefault="00B813EE" w:rsidP="00D2474F">
            <w:pPr>
              <w:jc w:val="center"/>
              <w:rPr>
                <w:ins w:id="2640" w:author="Maitland, Bryan - FS, ID" w:date="2025-10-20T12:31:00Z" w16du:dateUtc="2025-10-20T18:31:00Z"/>
                <w:rFonts w:eastAsia="Times New Roman"/>
                <w:color w:val="000000"/>
                <w:sz w:val="20"/>
                <w:szCs w:val="20"/>
              </w:rPr>
            </w:pPr>
            <w:ins w:id="2641" w:author="Maitland, Bryan - FS, ID" w:date="2025-10-20T12:31:00Z" w16du:dateUtc="2025-10-20T18:31:00Z">
              <w:r w:rsidRPr="00613FB6">
                <w:rPr>
                  <w:color w:val="000000"/>
                  <w:sz w:val="20"/>
                  <w:szCs w:val="20"/>
                </w:rPr>
                <w:t>0.981</w:t>
              </w:r>
            </w:ins>
          </w:p>
        </w:tc>
        <w:tc>
          <w:tcPr>
            <w:tcW w:w="1207" w:type="dxa"/>
            <w:tcBorders>
              <w:top w:val="nil"/>
              <w:left w:val="nil"/>
              <w:bottom w:val="nil"/>
              <w:right w:val="nil"/>
            </w:tcBorders>
            <w:noWrap/>
            <w:vAlign w:val="bottom"/>
          </w:tcPr>
          <w:p w14:paraId="7D7D8ED0" w14:textId="77777777" w:rsidR="00B813EE" w:rsidRPr="00613FB6" w:rsidRDefault="00B813EE" w:rsidP="00D2474F">
            <w:pPr>
              <w:jc w:val="center"/>
              <w:rPr>
                <w:ins w:id="2642" w:author="Maitland, Bryan - FS, ID" w:date="2025-10-20T12:31:00Z" w16du:dateUtc="2025-10-20T18:31:00Z"/>
                <w:rFonts w:eastAsia="Times New Roman"/>
                <w:color w:val="000000"/>
                <w:sz w:val="20"/>
                <w:szCs w:val="20"/>
              </w:rPr>
            </w:pPr>
            <w:ins w:id="2643" w:author="Maitland, Bryan - FS, ID" w:date="2025-10-20T12:31:00Z" w16du:dateUtc="2025-10-20T18:31:00Z">
              <w:r w:rsidRPr="00613FB6">
                <w:rPr>
                  <w:color w:val="000000"/>
                  <w:sz w:val="20"/>
                  <w:szCs w:val="20"/>
                </w:rPr>
                <w:t>2.022</w:t>
              </w:r>
            </w:ins>
          </w:p>
        </w:tc>
        <w:tc>
          <w:tcPr>
            <w:tcW w:w="990" w:type="dxa"/>
            <w:tcBorders>
              <w:top w:val="nil"/>
              <w:left w:val="nil"/>
              <w:bottom w:val="nil"/>
              <w:right w:val="nil"/>
            </w:tcBorders>
            <w:noWrap/>
            <w:vAlign w:val="bottom"/>
          </w:tcPr>
          <w:p w14:paraId="54DCB9BF" w14:textId="77777777" w:rsidR="00B813EE" w:rsidRPr="00613FB6" w:rsidRDefault="00B813EE" w:rsidP="00D2474F">
            <w:pPr>
              <w:jc w:val="center"/>
              <w:rPr>
                <w:ins w:id="2644" w:author="Maitland, Bryan - FS, ID" w:date="2025-10-20T12:31:00Z" w16du:dateUtc="2025-10-20T18:31:00Z"/>
                <w:rFonts w:eastAsia="Times New Roman"/>
                <w:color w:val="000000"/>
                <w:sz w:val="20"/>
                <w:szCs w:val="20"/>
              </w:rPr>
            </w:pPr>
            <w:ins w:id="2645" w:author="Maitland, Bryan - FS, ID" w:date="2025-10-20T12:31:00Z" w16du:dateUtc="2025-10-20T18:31:00Z">
              <w:r w:rsidRPr="00613FB6">
                <w:rPr>
                  <w:color w:val="000000"/>
                  <w:sz w:val="20"/>
                  <w:szCs w:val="20"/>
                </w:rPr>
                <w:t>0.932</w:t>
              </w:r>
            </w:ins>
          </w:p>
        </w:tc>
      </w:tr>
      <w:tr w:rsidR="00B813EE" w:rsidRPr="00613FB6" w14:paraId="79849EBB" w14:textId="77777777" w:rsidTr="00D2474F">
        <w:trPr>
          <w:trHeight w:val="300"/>
          <w:ins w:id="2646" w:author="Maitland, Bryan - FS, ID" w:date="2025-10-20T12:31:00Z"/>
        </w:trPr>
        <w:tc>
          <w:tcPr>
            <w:tcW w:w="12382" w:type="dxa"/>
            <w:gridSpan w:val="8"/>
            <w:tcBorders>
              <w:top w:val="nil"/>
              <w:left w:val="nil"/>
              <w:bottom w:val="nil"/>
              <w:right w:val="nil"/>
            </w:tcBorders>
            <w:noWrap/>
            <w:vAlign w:val="bottom"/>
          </w:tcPr>
          <w:p w14:paraId="40042177" w14:textId="77777777" w:rsidR="00B813EE" w:rsidRPr="00613FB6" w:rsidRDefault="00B813EE" w:rsidP="00D2474F">
            <w:pPr>
              <w:rPr>
                <w:ins w:id="2647" w:author="Maitland, Bryan - FS, ID" w:date="2025-10-20T12:31:00Z" w16du:dateUtc="2025-10-20T18:31:00Z"/>
                <w:rFonts w:eastAsia="Times New Roman"/>
                <w:i/>
                <w:iCs/>
                <w:color w:val="000000"/>
                <w:sz w:val="20"/>
                <w:szCs w:val="20"/>
              </w:rPr>
            </w:pPr>
            <w:ins w:id="2648" w:author="Maitland, Bryan - FS, ID" w:date="2025-10-20T12:31:00Z" w16du:dateUtc="2025-10-20T18:31:00Z">
              <w:r w:rsidRPr="00613FB6">
                <w:rPr>
                  <w:rFonts w:eastAsia="Times New Roman"/>
                  <w:i/>
                  <w:iCs/>
                  <w:color w:val="000000"/>
                  <w:sz w:val="20"/>
                  <w:szCs w:val="20"/>
                </w:rPr>
                <w:t>Partitioning variation between nonlinearity and heterogeneity</w:t>
              </w:r>
            </w:ins>
          </w:p>
        </w:tc>
      </w:tr>
      <w:tr w:rsidR="00B813EE" w:rsidRPr="00613FB6" w14:paraId="4A97B3FD" w14:textId="77777777" w:rsidTr="00D2474F">
        <w:trPr>
          <w:trHeight w:val="300"/>
          <w:ins w:id="2649" w:author="Maitland, Bryan - FS, ID" w:date="2025-10-20T12:31:00Z"/>
        </w:trPr>
        <w:tc>
          <w:tcPr>
            <w:tcW w:w="4950" w:type="dxa"/>
            <w:tcBorders>
              <w:top w:val="nil"/>
              <w:left w:val="nil"/>
              <w:bottom w:val="nil"/>
              <w:right w:val="nil"/>
            </w:tcBorders>
            <w:noWrap/>
            <w:vAlign w:val="bottom"/>
          </w:tcPr>
          <w:p w14:paraId="6FCA573A" w14:textId="77777777" w:rsidR="00B813EE" w:rsidRPr="00613FB6" w:rsidRDefault="00B813EE" w:rsidP="00D2474F">
            <w:pPr>
              <w:ind w:left="165"/>
              <w:rPr>
                <w:ins w:id="2650" w:author="Maitland, Bryan - FS, ID" w:date="2025-10-20T12:31:00Z" w16du:dateUtc="2025-10-20T18:31:00Z"/>
                <w:rFonts w:eastAsia="Times New Roman"/>
                <w:color w:val="000000"/>
                <w:sz w:val="20"/>
                <w:szCs w:val="20"/>
              </w:rPr>
            </w:pPr>
            <w:ins w:id="2651" w:author="Maitland, Bryan - FS, ID" w:date="2025-10-20T12:31:00Z" w16du:dateUtc="2025-10-20T18:31:00Z">
              <w:r w:rsidRPr="00613FB6">
                <w:rPr>
                  <w:color w:val="000000"/>
                  <w:sz w:val="20"/>
                  <w:szCs w:val="20"/>
                </w:rPr>
                <w:t xml:space="preserve">m16_rs: </w:t>
              </w:r>
              <w:proofErr w:type="spellStart"/>
              <w:r w:rsidRPr="00613FB6">
                <w:rPr>
                  <w:color w:val="000000"/>
                  <w:sz w:val="20"/>
                  <w:szCs w:val="20"/>
                </w:rPr>
                <w:t>yday</w:t>
              </w:r>
              <w:proofErr w:type="spellEnd"/>
              <w:r w:rsidRPr="00613FB6">
                <w:rPr>
                  <w:color w:val="000000"/>
                  <w:sz w:val="20"/>
                  <w:szCs w:val="20"/>
                </w:rPr>
                <w:t xml:space="preserve"> ~ temp_90 + I(temp_90^2) + stream + year + (1 + temp_90 | COMID)</w:t>
              </w:r>
            </w:ins>
          </w:p>
        </w:tc>
        <w:tc>
          <w:tcPr>
            <w:tcW w:w="450" w:type="dxa"/>
            <w:tcBorders>
              <w:top w:val="nil"/>
              <w:left w:val="nil"/>
              <w:bottom w:val="nil"/>
              <w:right w:val="nil"/>
            </w:tcBorders>
            <w:noWrap/>
            <w:vAlign w:val="bottom"/>
          </w:tcPr>
          <w:p w14:paraId="40815078" w14:textId="77777777" w:rsidR="00B813EE" w:rsidRPr="00613FB6" w:rsidRDefault="00B813EE" w:rsidP="00D2474F">
            <w:pPr>
              <w:jc w:val="center"/>
              <w:rPr>
                <w:ins w:id="2652" w:author="Maitland, Bryan - FS, ID" w:date="2025-10-20T12:31:00Z" w16du:dateUtc="2025-10-20T18:31:00Z"/>
                <w:rFonts w:eastAsia="Times New Roman"/>
                <w:color w:val="000000"/>
                <w:sz w:val="20"/>
                <w:szCs w:val="20"/>
              </w:rPr>
            </w:pPr>
            <w:ins w:id="2653" w:author="Maitland, Bryan - FS, ID" w:date="2025-10-20T12:31:00Z" w16du:dateUtc="2025-10-20T18:31:00Z">
              <w:r w:rsidRPr="00613FB6">
                <w:rPr>
                  <w:color w:val="000000"/>
                  <w:sz w:val="20"/>
                  <w:szCs w:val="20"/>
                </w:rPr>
                <w:t>17</w:t>
              </w:r>
            </w:ins>
          </w:p>
        </w:tc>
        <w:tc>
          <w:tcPr>
            <w:tcW w:w="966" w:type="dxa"/>
            <w:tcBorders>
              <w:top w:val="nil"/>
              <w:left w:val="nil"/>
              <w:bottom w:val="nil"/>
              <w:right w:val="nil"/>
            </w:tcBorders>
            <w:noWrap/>
            <w:vAlign w:val="bottom"/>
          </w:tcPr>
          <w:p w14:paraId="3BF8E3EF" w14:textId="77777777" w:rsidR="00B813EE" w:rsidRPr="00613FB6" w:rsidRDefault="00B813EE" w:rsidP="00D2474F">
            <w:pPr>
              <w:jc w:val="center"/>
              <w:rPr>
                <w:ins w:id="2654" w:author="Maitland, Bryan - FS, ID" w:date="2025-10-20T12:31:00Z" w16du:dateUtc="2025-10-20T18:31:00Z"/>
                <w:rFonts w:eastAsia="Times New Roman"/>
                <w:color w:val="000000"/>
                <w:sz w:val="20"/>
                <w:szCs w:val="20"/>
              </w:rPr>
            </w:pPr>
            <w:ins w:id="2655" w:author="Maitland, Bryan - FS, ID" w:date="2025-10-20T12:31:00Z" w16du:dateUtc="2025-10-20T18:31:00Z">
              <w:r w:rsidRPr="00613FB6">
                <w:rPr>
                  <w:color w:val="000000"/>
                  <w:sz w:val="20"/>
                  <w:szCs w:val="20"/>
                </w:rPr>
                <w:t>12965.97</w:t>
              </w:r>
            </w:ins>
          </w:p>
        </w:tc>
        <w:tc>
          <w:tcPr>
            <w:tcW w:w="1178" w:type="dxa"/>
            <w:tcBorders>
              <w:top w:val="nil"/>
              <w:left w:val="nil"/>
              <w:bottom w:val="nil"/>
              <w:right w:val="nil"/>
            </w:tcBorders>
            <w:noWrap/>
            <w:vAlign w:val="bottom"/>
          </w:tcPr>
          <w:p w14:paraId="564D2795" w14:textId="77777777" w:rsidR="00B813EE" w:rsidRPr="00613FB6" w:rsidRDefault="00B813EE" w:rsidP="00D2474F">
            <w:pPr>
              <w:jc w:val="center"/>
              <w:rPr>
                <w:ins w:id="2656" w:author="Maitland, Bryan - FS, ID" w:date="2025-10-20T12:31:00Z" w16du:dateUtc="2025-10-20T18:31:00Z"/>
                <w:rFonts w:eastAsia="Times New Roman"/>
                <w:color w:val="000000"/>
                <w:sz w:val="20"/>
                <w:szCs w:val="20"/>
              </w:rPr>
            </w:pPr>
            <w:ins w:id="2657" w:author="Maitland, Bryan - FS, ID" w:date="2025-10-20T12:31:00Z" w16du:dateUtc="2025-10-20T18:31:00Z">
              <w:r w:rsidRPr="00613FB6">
                <w:rPr>
                  <w:color w:val="000000"/>
                  <w:sz w:val="20"/>
                  <w:szCs w:val="20"/>
                </w:rPr>
                <w:t>0</w:t>
              </w:r>
            </w:ins>
          </w:p>
        </w:tc>
        <w:tc>
          <w:tcPr>
            <w:tcW w:w="1226" w:type="dxa"/>
            <w:tcBorders>
              <w:top w:val="nil"/>
              <w:left w:val="nil"/>
              <w:bottom w:val="nil"/>
              <w:right w:val="nil"/>
            </w:tcBorders>
            <w:noWrap/>
            <w:vAlign w:val="bottom"/>
          </w:tcPr>
          <w:p w14:paraId="68F45E36" w14:textId="77777777" w:rsidR="00B813EE" w:rsidRPr="00613FB6" w:rsidRDefault="00B813EE" w:rsidP="00D2474F">
            <w:pPr>
              <w:jc w:val="center"/>
              <w:rPr>
                <w:ins w:id="2658" w:author="Maitland, Bryan - FS, ID" w:date="2025-10-20T12:31:00Z" w16du:dateUtc="2025-10-20T18:31:00Z"/>
                <w:rFonts w:eastAsia="Times New Roman"/>
                <w:color w:val="000000"/>
                <w:sz w:val="20"/>
                <w:szCs w:val="20"/>
              </w:rPr>
            </w:pPr>
            <w:ins w:id="2659" w:author="Maitland, Bryan - FS, ID" w:date="2025-10-20T12:31:00Z" w16du:dateUtc="2025-10-20T18:31:00Z">
              <w:r w:rsidRPr="00613FB6">
                <w:rPr>
                  <w:color w:val="000000"/>
                  <w:sz w:val="20"/>
                  <w:szCs w:val="20"/>
                </w:rPr>
                <w:t>0.713</w:t>
              </w:r>
            </w:ins>
          </w:p>
        </w:tc>
        <w:tc>
          <w:tcPr>
            <w:tcW w:w="1415" w:type="dxa"/>
            <w:tcBorders>
              <w:top w:val="nil"/>
              <w:left w:val="nil"/>
              <w:bottom w:val="nil"/>
              <w:right w:val="nil"/>
            </w:tcBorders>
            <w:noWrap/>
            <w:vAlign w:val="bottom"/>
          </w:tcPr>
          <w:p w14:paraId="01CF2AB8" w14:textId="77777777" w:rsidR="00B813EE" w:rsidRPr="00613FB6" w:rsidRDefault="00B813EE" w:rsidP="00D2474F">
            <w:pPr>
              <w:jc w:val="center"/>
              <w:rPr>
                <w:ins w:id="2660" w:author="Maitland, Bryan - FS, ID" w:date="2025-10-20T12:31:00Z" w16du:dateUtc="2025-10-20T18:31:00Z"/>
                <w:rFonts w:eastAsia="Times New Roman"/>
                <w:color w:val="000000"/>
                <w:sz w:val="20"/>
                <w:szCs w:val="20"/>
              </w:rPr>
            </w:pPr>
            <w:ins w:id="2661" w:author="Maitland, Bryan - FS, ID" w:date="2025-10-20T12:31:00Z" w16du:dateUtc="2025-10-20T18:31:00Z">
              <w:r w:rsidRPr="00613FB6">
                <w:rPr>
                  <w:color w:val="000000"/>
                  <w:sz w:val="20"/>
                  <w:szCs w:val="20"/>
                </w:rPr>
                <w:t>0.984</w:t>
              </w:r>
            </w:ins>
          </w:p>
        </w:tc>
        <w:tc>
          <w:tcPr>
            <w:tcW w:w="1207" w:type="dxa"/>
            <w:tcBorders>
              <w:top w:val="nil"/>
              <w:left w:val="nil"/>
              <w:bottom w:val="nil"/>
              <w:right w:val="nil"/>
            </w:tcBorders>
            <w:noWrap/>
            <w:vAlign w:val="bottom"/>
          </w:tcPr>
          <w:p w14:paraId="03A673F1" w14:textId="77777777" w:rsidR="00B813EE" w:rsidRPr="00613FB6" w:rsidRDefault="00B813EE" w:rsidP="00D2474F">
            <w:pPr>
              <w:jc w:val="center"/>
              <w:rPr>
                <w:ins w:id="2662" w:author="Maitland, Bryan - FS, ID" w:date="2025-10-20T12:31:00Z" w16du:dateUtc="2025-10-20T18:31:00Z"/>
                <w:rFonts w:eastAsia="Times New Roman"/>
                <w:color w:val="000000"/>
                <w:sz w:val="20"/>
                <w:szCs w:val="20"/>
              </w:rPr>
            </w:pPr>
            <w:ins w:id="2663" w:author="Maitland, Bryan - FS, ID" w:date="2025-10-20T12:31:00Z" w16du:dateUtc="2025-10-20T18:31:00Z">
              <w:r w:rsidRPr="00613FB6">
                <w:rPr>
                  <w:color w:val="000000"/>
                  <w:sz w:val="20"/>
                  <w:szCs w:val="20"/>
                </w:rPr>
                <w:t>1.782</w:t>
              </w:r>
            </w:ins>
          </w:p>
        </w:tc>
        <w:tc>
          <w:tcPr>
            <w:tcW w:w="990" w:type="dxa"/>
            <w:tcBorders>
              <w:top w:val="nil"/>
              <w:left w:val="nil"/>
              <w:bottom w:val="nil"/>
              <w:right w:val="nil"/>
            </w:tcBorders>
            <w:noWrap/>
            <w:vAlign w:val="bottom"/>
          </w:tcPr>
          <w:p w14:paraId="23BAA6A4" w14:textId="77777777" w:rsidR="00B813EE" w:rsidRPr="00613FB6" w:rsidRDefault="00B813EE" w:rsidP="00D2474F">
            <w:pPr>
              <w:jc w:val="center"/>
              <w:rPr>
                <w:ins w:id="2664" w:author="Maitland, Bryan - FS, ID" w:date="2025-10-20T12:31:00Z" w16du:dateUtc="2025-10-20T18:31:00Z"/>
                <w:rFonts w:eastAsia="Times New Roman"/>
                <w:color w:val="000000"/>
                <w:sz w:val="20"/>
                <w:szCs w:val="20"/>
              </w:rPr>
            </w:pPr>
            <w:ins w:id="2665" w:author="Maitland, Bryan - FS, ID" w:date="2025-10-20T12:31:00Z" w16du:dateUtc="2025-10-20T18:31:00Z">
              <w:r w:rsidRPr="00613FB6">
                <w:rPr>
                  <w:color w:val="000000"/>
                  <w:sz w:val="20"/>
                  <w:szCs w:val="20"/>
                </w:rPr>
                <w:t>0.945</w:t>
              </w:r>
            </w:ins>
          </w:p>
        </w:tc>
      </w:tr>
      <w:tr w:rsidR="00B813EE" w:rsidRPr="00613FB6" w14:paraId="0D5D9990" w14:textId="77777777" w:rsidTr="00D2474F">
        <w:trPr>
          <w:trHeight w:val="300"/>
          <w:ins w:id="2666" w:author="Maitland, Bryan - FS, ID" w:date="2025-10-20T12:31:00Z"/>
        </w:trPr>
        <w:tc>
          <w:tcPr>
            <w:tcW w:w="4950" w:type="dxa"/>
            <w:tcBorders>
              <w:top w:val="nil"/>
              <w:left w:val="nil"/>
              <w:bottom w:val="nil"/>
              <w:right w:val="nil"/>
            </w:tcBorders>
            <w:noWrap/>
            <w:vAlign w:val="bottom"/>
          </w:tcPr>
          <w:p w14:paraId="38E0DA5F" w14:textId="77777777" w:rsidR="00B813EE" w:rsidRPr="00613FB6" w:rsidRDefault="00B813EE" w:rsidP="00D2474F">
            <w:pPr>
              <w:ind w:left="165"/>
              <w:rPr>
                <w:ins w:id="2667" w:author="Maitland, Bryan - FS, ID" w:date="2025-10-20T12:31:00Z" w16du:dateUtc="2025-10-20T18:31:00Z"/>
                <w:rFonts w:eastAsia="Times New Roman"/>
                <w:color w:val="000000"/>
                <w:sz w:val="20"/>
                <w:szCs w:val="20"/>
              </w:rPr>
            </w:pPr>
            <w:ins w:id="2668" w:author="Maitland, Bryan - FS, ID" w:date="2025-10-20T12:31:00Z" w16du:dateUtc="2025-10-20T18:31:00Z">
              <w:r w:rsidRPr="00613FB6">
                <w:rPr>
                  <w:color w:val="000000"/>
                  <w:sz w:val="20"/>
                  <w:szCs w:val="20"/>
                </w:rPr>
                <w:t xml:space="preserve">m16_rs_noquad: </w:t>
              </w:r>
              <w:proofErr w:type="spellStart"/>
              <w:r w:rsidRPr="00613FB6">
                <w:rPr>
                  <w:color w:val="000000"/>
                  <w:sz w:val="20"/>
                  <w:szCs w:val="20"/>
                </w:rPr>
                <w:t>yday</w:t>
              </w:r>
              <w:proofErr w:type="spellEnd"/>
              <w:r w:rsidRPr="00613FB6">
                <w:rPr>
                  <w:color w:val="000000"/>
                  <w:sz w:val="20"/>
                  <w:szCs w:val="20"/>
                </w:rPr>
                <w:t xml:space="preserve"> ~ temp_90 + stream + year + (1 + temp_90 | COMID)</w:t>
              </w:r>
            </w:ins>
          </w:p>
        </w:tc>
        <w:tc>
          <w:tcPr>
            <w:tcW w:w="450" w:type="dxa"/>
            <w:tcBorders>
              <w:top w:val="nil"/>
              <w:left w:val="nil"/>
              <w:bottom w:val="nil"/>
              <w:right w:val="nil"/>
            </w:tcBorders>
            <w:noWrap/>
            <w:vAlign w:val="bottom"/>
          </w:tcPr>
          <w:p w14:paraId="25264E6C" w14:textId="77777777" w:rsidR="00B813EE" w:rsidRPr="00613FB6" w:rsidRDefault="00B813EE" w:rsidP="00D2474F">
            <w:pPr>
              <w:jc w:val="center"/>
              <w:rPr>
                <w:ins w:id="2669" w:author="Maitland, Bryan - FS, ID" w:date="2025-10-20T12:31:00Z" w16du:dateUtc="2025-10-20T18:31:00Z"/>
                <w:rFonts w:eastAsia="Times New Roman"/>
                <w:color w:val="000000"/>
                <w:sz w:val="20"/>
                <w:szCs w:val="20"/>
              </w:rPr>
            </w:pPr>
            <w:ins w:id="2670" w:author="Maitland, Bryan - FS, ID" w:date="2025-10-20T12:31:00Z" w16du:dateUtc="2025-10-20T18:31:00Z">
              <w:r w:rsidRPr="00613FB6">
                <w:rPr>
                  <w:color w:val="000000"/>
                  <w:sz w:val="20"/>
                  <w:szCs w:val="20"/>
                </w:rPr>
                <w:t>16</w:t>
              </w:r>
            </w:ins>
          </w:p>
        </w:tc>
        <w:tc>
          <w:tcPr>
            <w:tcW w:w="966" w:type="dxa"/>
            <w:tcBorders>
              <w:top w:val="nil"/>
              <w:left w:val="nil"/>
              <w:bottom w:val="nil"/>
              <w:right w:val="nil"/>
            </w:tcBorders>
            <w:noWrap/>
            <w:vAlign w:val="bottom"/>
          </w:tcPr>
          <w:p w14:paraId="499B4BE4" w14:textId="77777777" w:rsidR="00B813EE" w:rsidRPr="00613FB6" w:rsidRDefault="00B813EE" w:rsidP="00D2474F">
            <w:pPr>
              <w:jc w:val="center"/>
              <w:rPr>
                <w:ins w:id="2671" w:author="Maitland, Bryan - FS, ID" w:date="2025-10-20T12:31:00Z" w16du:dateUtc="2025-10-20T18:31:00Z"/>
                <w:rFonts w:eastAsia="Times New Roman"/>
                <w:color w:val="000000"/>
                <w:sz w:val="20"/>
                <w:szCs w:val="20"/>
              </w:rPr>
            </w:pPr>
            <w:ins w:id="2672" w:author="Maitland, Bryan - FS, ID" w:date="2025-10-20T12:31:00Z" w16du:dateUtc="2025-10-20T18:31:00Z">
              <w:r w:rsidRPr="00613FB6">
                <w:rPr>
                  <w:color w:val="000000"/>
                  <w:sz w:val="20"/>
                  <w:szCs w:val="20"/>
                </w:rPr>
                <w:t>12986.41</w:t>
              </w:r>
            </w:ins>
          </w:p>
        </w:tc>
        <w:tc>
          <w:tcPr>
            <w:tcW w:w="1178" w:type="dxa"/>
            <w:tcBorders>
              <w:top w:val="nil"/>
              <w:left w:val="nil"/>
              <w:bottom w:val="nil"/>
              <w:right w:val="nil"/>
            </w:tcBorders>
            <w:noWrap/>
            <w:vAlign w:val="bottom"/>
          </w:tcPr>
          <w:p w14:paraId="65BB4EAE" w14:textId="77777777" w:rsidR="00B813EE" w:rsidRPr="00613FB6" w:rsidRDefault="00B813EE" w:rsidP="00D2474F">
            <w:pPr>
              <w:jc w:val="center"/>
              <w:rPr>
                <w:ins w:id="2673" w:author="Maitland, Bryan - FS, ID" w:date="2025-10-20T12:31:00Z" w16du:dateUtc="2025-10-20T18:31:00Z"/>
                <w:rFonts w:eastAsia="Times New Roman"/>
                <w:color w:val="000000"/>
                <w:sz w:val="20"/>
                <w:szCs w:val="20"/>
              </w:rPr>
            </w:pPr>
            <w:ins w:id="2674" w:author="Maitland, Bryan - FS, ID" w:date="2025-10-20T12:31:00Z" w16du:dateUtc="2025-10-20T18:31:00Z">
              <w:r w:rsidRPr="00613FB6">
                <w:rPr>
                  <w:color w:val="000000"/>
                  <w:sz w:val="20"/>
                  <w:szCs w:val="20"/>
                </w:rPr>
                <w:t>20.441</w:t>
              </w:r>
            </w:ins>
          </w:p>
        </w:tc>
        <w:tc>
          <w:tcPr>
            <w:tcW w:w="1226" w:type="dxa"/>
            <w:tcBorders>
              <w:top w:val="nil"/>
              <w:left w:val="nil"/>
              <w:bottom w:val="nil"/>
              <w:right w:val="nil"/>
            </w:tcBorders>
            <w:noWrap/>
            <w:vAlign w:val="bottom"/>
          </w:tcPr>
          <w:p w14:paraId="5DC655C8" w14:textId="77777777" w:rsidR="00B813EE" w:rsidRPr="00613FB6" w:rsidRDefault="00B813EE" w:rsidP="00D2474F">
            <w:pPr>
              <w:jc w:val="center"/>
              <w:rPr>
                <w:ins w:id="2675" w:author="Maitland, Bryan - FS, ID" w:date="2025-10-20T12:31:00Z" w16du:dateUtc="2025-10-20T18:31:00Z"/>
                <w:rFonts w:eastAsia="Times New Roman"/>
                <w:color w:val="000000"/>
                <w:sz w:val="20"/>
                <w:szCs w:val="20"/>
              </w:rPr>
            </w:pPr>
            <w:ins w:id="2676" w:author="Maitland, Bryan - FS, ID" w:date="2025-10-20T12:31:00Z" w16du:dateUtc="2025-10-20T18:31:00Z">
              <w:r w:rsidRPr="00613FB6">
                <w:rPr>
                  <w:color w:val="000000"/>
                  <w:sz w:val="20"/>
                  <w:szCs w:val="20"/>
                </w:rPr>
                <w:t>0.714</w:t>
              </w:r>
            </w:ins>
          </w:p>
        </w:tc>
        <w:tc>
          <w:tcPr>
            <w:tcW w:w="1415" w:type="dxa"/>
            <w:tcBorders>
              <w:top w:val="nil"/>
              <w:left w:val="nil"/>
              <w:bottom w:val="nil"/>
              <w:right w:val="nil"/>
            </w:tcBorders>
            <w:noWrap/>
            <w:vAlign w:val="bottom"/>
          </w:tcPr>
          <w:p w14:paraId="1CD5BB11" w14:textId="77777777" w:rsidR="00B813EE" w:rsidRPr="00613FB6" w:rsidRDefault="00B813EE" w:rsidP="00D2474F">
            <w:pPr>
              <w:jc w:val="center"/>
              <w:rPr>
                <w:ins w:id="2677" w:author="Maitland, Bryan - FS, ID" w:date="2025-10-20T12:31:00Z" w16du:dateUtc="2025-10-20T18:31:00Z"/>
                <w:rFonts w:eastAsia="Times New Roman"/>
                <w:color w:val="000000"/>
                <w:sz w:val="20"/>
                <w:szCs w:val="20"/>
              </w:rPr>
            </w:pPr>
            <w:ins w:id="2678" w:author="Maitland, Bryan - FS, ID" w:date="2025-10-20T12:31:00Z" w16du:dateUtc="2025-10-20T18:31:00Z">
              <w:r w:rsidRPr="00613FB6">
                <w:rPr>
                  <w:color w:val="000000"/>
                  <w:sz w:val="20"/>
                  <w:szCs w:val="20"/>
                </w:rPr>
                <w:t>0.984</w:t>
              </w:r>
            </w:ins>
          </w:p>
        </w:tc>
        <w:tc>
          <w:tcPr>
            <w:tcW w:w="1207" w:type="dxa"/>
            <w:tcBorders>
              <w:top w:val="nil"/>
              <w:left w:val="nil"/>
              <w:bottom w:val="nil"/>
              <w:right w:val="nil"/>
            </w:tcBorders>
            <w:noWrap/>
            <w:vAlign w:val="bottom"/>
          </w:tcPr>
          <w:p w14:paraId="4E7633BF" w14:textId="77777777" w:rsidR="00B813EE" w:rsidRPr="00613FB6" w:rsidRDefault="00B813EE" w:rsidP="00D2474F">
            <w:pPr>
              <w:jc w:val="center"/>
              <w:rPr>
                <w:ins w:id="2679" w:author="Maitland, Bryan - FS, ID" w:date="2025-10-20T12:31:00Z" w16du:dateUtc="2025-10-20T18:31:00Z"/>
                <w:rFonts w:eastAsia="Times New Roman"/>
                <w:color w:val="000000"/>
                <w:sz w:val="20"/>
                <w:szCs w:val="20"/>
              </w:rPr>
            </w:pPr>
            <w:ins w:id="2680" w:author="Maitland, Bryan - FS, ID" w:date="2025-10-20T12:31:00Z" w16du:dateUtc="2025-10-20T18:31:00Z">
              <w:r w:rsidRPr="00613FB6">
                <w:rPr>
                  <w:color w:val="000000"/>
                  <w:sz w:val="20"/>
                  <w:szCs w:val="20"/>
                </w:rPr>
                <w:t>1.788</w:t>
              </w:r>
            </w:ins>
          </w:p>
        </w:tc>
        <w:tc>
          <w:tcPr>
            <w:tcW w:w="990" w:type="dxa"/>
            <w:tcBorders>
              <w:top w:val="nil"/>
              <w:left w:val="nil"/>
              <w:bottom w:val="nil"/>
              <w:right w:val="nil"/>
            </w:tcBorders>
            <w:noWrap/>
            <w:vAlign w:val="bottom"/>
          </w:tcPr>
          <w:p w14:paraId="27AC058C" w14:textId="77777777" w:rsidR="00B813EE" w:rsidRPr="00613FB6" w:rsidRDefault="00B813EE" w:rsidP="00D2474F">
            <w:pPr>
              <w:jc w:val="center"/>
              <w:rPr>
                <w:ins w:id="2681" w:author="Maitland, Bryan - FS, ID" w:date="2025-10-20T12:31:00Z" w16du:dateUtc="2025-10-20T18:31:00Z"/>
                <w:rFonts w:eastAsia="Times New Roman"/>
                <w:color w:val="000000"/>
                <w:sz w:val="20"/>
                <w:szCs w:val="20"/>
              </w:rPr>
            </w:pPr>
            <w:ins w:id="2682" w:author="Maitland, Bryan - FS, ID" w:date="2025-10-20T12:31:00Z" w16du:dateUtc="2025-10-20T18:31:00Z">
              <w:r w:rsidRPr="00613FB6">
                <w:rPr>
                  <w:color w:val="000000"/>
                  <w:sz w:val="20"/>
                  <w:szCs w:val="20"/>
                </w:rPr>
                <w:t>0.943</w:t>
              </w:r>
            </w:ins>
          </w:p>
        </w:tc>
      </w:tr>
      <w:tr w:rsidR="00B813EE" w:rsidRPr="00613FB6" w14:paraId="4EAECB21" w14:textId="77777777" w:rsidTr="00D2474F">
        <w:trPr>
          <w:trHeight w:val="300"/>
          <w:ins w:id="2683" w:author="Maitland, Bryan - FS, ID" w:date="2025-10-20T12:31:00Z"/>
        </w:trPr>
        <w:tc>
          <w:tcPr>
            <w:tcW w:w="12382" w:type="dxa"/>
            <w:gridSpan w:val="8"/>
            <w:tcBorders>
              <w:top w:val="nil"/>
              <w:left w:val="nil"/>
              <w:bottom w:val="nil"/>
              <w:right w:val="nil"/>
            </w:tcBorders>
            <w:noWrap/>
            <w:vAlign w:val="bottom"/>
          </w:tcPr>
          <w:p w14:paraId="5AD8EAA6" w14:textId="77777777" w:rsidR="00B813EE" w:rsidRPr="00613FB6" w:rsidRDefault="00B813EE" w:rsidP="00D2474F">
            <w:pPr>
              <w:rPr>
                <w:ins w:id="2684" w:author="Maitland, Bryan - FS, ID" w:date="2025-10-20T12:31:00Z" w16du:dateUtc="2025-10-20T18:31:00Z"/>
                <w:rFonts w:eastAsia="Times New Roman"/>
                <w:i/>
                <w:iCs/>
                <w:color w:val="000000"/>
                <w:sz w:val="20"/>
                <w:szCs w:val="20"/>
              </w:rPr>
            </w:pPr>
            <w:ins w:id="2685" w:author="Maitland, Bryan - FS, ID" w:date="2025-10-20T12:31:00Z" w16du:dateUtc="2025-10-20T18:31:00Z">
              <w:r w:rsidRPr="00613FB6">
                <w:rPr>
                  <w:rFonts w:eastAsia="Times New Roman"/>
                  <w:i/>
                  <w:iCs/>
                  <w:color w:val="000000"/>
                  <w:sz w:val="20"/>
                  <w:szCs w:val="20"/>
                </w:rPr>
                <w:t>Testing for interaction</w:t>
              </w:r>
            </w:ins>
          </w:p>
        </w:tc>
      </w:tr>
      <w:tr w:rsidR="00B813EE" w:rsidRPr="00613FB6" w14:paraId="4B34E9D3" w14:textId="77777777" w:rsidTr="00D2474F">
        <w:trPr>
          <w:trHeight w:val="300"/>
          <w:ins w:id="2686" w:author="Maitland, Bryan - FS, ID" w:date="2025-10-20T12:31:00Z"/>
        </w:trPr>
        <w:tc>
          <w:tcPr>
            <w:tcW w:w="4950" w:type="dxa"/>
            <w:tcBorders>
              <w:top w:val="nil"/>
              <w:left w:val="nil"/>
              <w:bottom w:val="nil"/>
              <w:right w:val="nil"/>
            </w:tcBorders>
            <w:noWrap/>
            <w:vAlign w:val="bottom"/>
          </w:tcPr>
          <w:p w14:paraId="22B38F40" w14:textId="77777777" w:rsidR="00B813EE" w:rsidRPr="00613FB6" w:rsidRDefault="00B813EE" w:rsidP="00D2474F">
            <w:pPr>
              <w:ind w:left="165"/>
              <w:rPr>
                <w:ins w:id="2687" w:author="Maitland, Bryan - FS, ID" w:date="2025-10-20T12:31:00Z" w16du:dateUtc="2025-10-20T18:31:00Z"/>
                <w:rFonts w:eastAsia="Times New Roman"/>
                <w:color w:val="000000"/>
                <w:sz w:val="20"/>
                <w:szCs w:val="20"/>
              </w:rPr>
            </w:pPr>
            <w:ins w:id="2688" w:author="Maitland, Bryan - FS, ID" w:date="2025-10-20T12:31:00Z" w16du:dateUtc="2025-10-20T18:31:00Z">
              <w:r w:rsidRPr="00613FB6">
                <w:rPr>
                  <w:color w:val="000000"/>
                  <w:sz w:val="20"/>
                  <w:szCs w:val="20"/>
                </w:rPr>
                <w:t xml:space="preserve">m202: </w:t>
              </w:r>
              <w:proofErr w:type="spellStart"/>
              <w:r w:rsidRPr="00613FB6">
                <w:rPr>
                  <w:color w:val="000000"/>
                  <w:sz w:val="20"/>
                  <w:szCs w:val="20"/>
                </w:rPr>
                <w:t>yday</w:t>
              </w:r>
              <w:proofErr w:type="spellEnd"/>
              <w:r w:rsidRPr="00613FB6">
                <w:rPr>
                  <w:color w:val="000000"/>
                  <w:sz w:val="20"/>
                  <w:szCs w:val="20"/>
                </w:rPr>
                <w:t xml:space="preserve"> ~ temp_90 * year + I(temp_90^2) + stream + (1 + temp_90 | COMID)</w:t>
              </w:r>
            </w:ins>
          </w:p>
        </w:tc>
        <w:tc>
          <w:tcPr>
            <w:tcW w:w="450" w:type="dxa"/>
            <w:tcBorders>
              <w:top w:val="nil"/>
              <w:left w:val="nil"/>
              <w:bottom w:val="nil"/>
              <w:right w:val="nil"/>
            </w:tcBorders>
            <w:noWrap/>
            <w:vAlign w:val="bottom"/>
          </w:tcPr>
          <w:p w14:paraId="5D8B510E" w14:textId="77777777" w:rsidR="00B813EE" w:rsidRPr="00613FB6" w:rsidRDefault="00B813EE" w:rsidP="00D2474F">
            <w:pPr>
              <w:jc w:val="center"/>
              <w:rPr>
                <w:ins w:id="2689" w:author="Maitland, Bryan - FS, ID" w:date="2025-10-20T12:31:00Z" w16du:dateUtc="2025-10-20T18:31:00Z"/>
                <w:rFonts w:eastAsia="Times New Roman"/>
                <w:color w:val="000000"/>
                <w:sz w:val="20"/>
                <w:szCs w:val="20"/>
              </w:rPr>
            </w:pPr>
            <w:ins w:id="2690" w:author="Maitland, Bryan - FS, ID" w:date="2025-10-20T12:31:00Z" w16du:dateUtc="2025-10-20T18:31:00Z">
              <w:r w:rsidRPr="00613FB6">
                <w:rPr>
                  <w:color w:val="000000"/>
                  <w:sz w:val="20"/>
                  <w:szCs w:val="20"/>
                </w:rPr>
                <w:t>20</w:t>
              </w:r>
            </w:ins>
          </w:p>
        </w:tc>
        <w:tc>
          <w:tcPr>
            <w:tcW w:w="966" w:type="dxa"/>
            <w:tcBorders>
              <w:top w:val="nil"/>
              <w:left w:val="nil"/>
              <w:bottom w:val="nil"/>
              <w:right w:val="nil"/>
            </w:tcBorders>
            <w:noWrap/>
            <w:vAlign w:val="bottom"/>
          </w:tcPr>
          <w:p w14:paraId="44B178E0" w14:textId="77777777" w:rsidR="00B813EE" w:rsidRPr="00613FB6" w:rsidRDefault="00B813EE" w:rsidP="00D2474F">
            <w:pPr>
              <w:jc w:val="center"/>
              <w:rPr>
                <w:ins w:id="2691" w:author="Maitland, Bryan - FS, ID" w:date="2025-10-20T12:31:00Z" w16du:dateUtc="2025-10-20T18:31:00Z"/>
                <w:rFonts w:eastAsia="Times New Roman"/>
                <w:color w:val="000000"/>
                <w:sz w:val="20"/>
                <w:szCs w:val="20"/>
              </w:rPr>
            </w:pPr>
            <w:ins w:id="2692" w:author="Maitland, Bryan - FS, ID" w:date="2025-10-20T12:31:00Z" w16du:dateUtc="2025-10-20T18:31:00Z">
              <w:r w:rsidRPr="00613FB6">
                <w:rPr>
                  <w:color w:val="000000"/>
                  <w:sz w:val="20"/>
                  <w:szCs w:val="20"/>
                </w:rPr>
                <w:t>11568.63</w:t>
              </w:r>
            </w:ins>
          </w:p>
        </w:tc>
        <w:tc>
          <w:tcPr>
            <w:tcW w:w="1178" w:type="dxa"/>
            <w:tcBorders>
              <w:top w:val="nil"/>
              <w:left w:val="nil"/>
              <w:bottom w:val="nil"/>
              <w:right w:val="nil"/>
            </w:tcBorders>
            <w:noWrap/>
            <w:vAlign w:val="bottom"/>
          </w:tcPr>
          <w:p w14:paraId="67770DB4" w14:textId="77777777" w:rsidR="00B813EE" w:rsidRPr="00613FB6" w:rsidRDefault="00B813EE" w:rsidP="00D2474F">
            <w:pPr>
              <w:jc w:val="center"/>
              <w:rPr>
                <w:ins w:id="2693" w:author="Maitland, Bryan - FS, ID" w:date="2025-10-20T12:31:00Z" w16du:dateUtc="2025-10-20T18:31:00Z"/>
                <w:rFonts w:eastAsia="Times New Roman"/>
                <w:color w:val="000000"/>
                <w:sz w:val="20"/>
                <w:szCs w:val="20"/>
              </w:rPr>
            </w:pPr>
            <w:ins w:id="2694" w:author="Maitland, Bryan - FS, ID" w:date="2025-10-20T12:31:00Z" w16du:dateUtc="2025-10-20T18:31:00Z">
              <w:r w:rsidRPr="00613FB6">
                <w:rPr>
                  <w:color w:val="000000"/>
                  <w:sz w:val="20"/>
                  <w:szCs w:val="20"/>
                </w:rPr>
                <w:t>0</w:t>
              </w:r>
            </w:ins>
          </w:p>
        </w:tc>
        <w:tc>
          <w:tcPr>
            <w:tcW w:w="1226" w:type="dxa"/>
            <w:tcBorders>
              <w:top w:val="nil"/>
              <w:left w:val="nil"/>
              <w:bottom w:val="nil"/>
              <w:right w:val="nil"/>
            </w:tcBorders>
            <w:noWrap/>
            <w:vAlign w:val="bottom"/>
          </w:tcPr>
          <w:p w14:paraId="5D55948C" w14:textId="77777777" w:rsidR="00B813EE" w:rsidRPr="00613FB6" w:rsidRDefault="00B813EE" w:rsidP="00D2474F">
            <w:pPr>
              <w:jc w:val="center"/>
              <w:rPr>
                <w:ins w:id="2695" w:author="Maitland, Bryan - FS, ID" w:date="2025-10-20T12:31:00Z" w16du:dateUtc="2025-10-20T18:31:00Z"/>
                <w:rFonts w:eastAsia="Times New Roman"/>
                <w:color w:val="000000"/>
                <w:sz w:val="20"/>
                <w:szCs w:val="20"/>
              </w:rPr>
            </w:pPr>
            <w:ins w:id="2696" w:author="Maitland, Bryan - FS, ID" w:date="2025-10-20T12:31:00Z" w16du:dateUtc="2025-10-20T18:31:00Z">
              <w:r w:rsidRPr="00613FB6">
                <w:rPr>
                  <w:color w:val="000000"/>
                  <w:sz w:val="20"/>
                  <w:szCs w:val="20"/>
                </w:rPr>
                <w:t>0.62</w:t>
              </w:r>
            </w:ins>
          </w:p>
        </w:tc>
        <w:tc>
          <w:tcPr>
            <w:tcW w:w="1415" w:type="dxa"/>
            <w:tcBorders>
              <w:top w:val="nil"/>
              <w:left w:val="nil"/>
              <w:bottom w:val="nil"/>
              <w:right w:val="nil"/>
            </w:tcBorders>
            <w:noWrap/>
            <w:vAlign w:val="bottom"/>
          </w:tcPr>
          <w:p w14:paraId="373096C0" w14:textId="77777777" w:rsidR="00B813EE" w:rsidRPr="00613FB6" w:rsidRDefault="00B813EE" w:rsidP="00D2474F">
            <w:pPr>
              <w:jc w:val="center"/>
              <w:rPr>
                <w:ins w:id="2697" w:author="Maitland, Bryan - FS, ID" w:date="2025-10-20T12:31:00Z" w16du:dateUtc="2025-10-20T18:31:00Z"/>
                <w:rFonts w:eastAsia="Times New Roman"/>
                <w:color w:val="000000"/>
                <w:sz w:val="20"/>
                <w:szCs w:val="20"/>
              </w:rPr>
            </w:pPr>
            <w:ins w:id="2698" w:author="Maitland, Bryan - FS, ID" w:date="2025-10-20T12:31:00Z" w16du:dateUtc="2025-10-20T18:31:00Z">
              <w:r w:rsidRPr="00613FB6">
                <w:rPr>
                  <w:color w:val="000000"/>
                  <w:sz w:val="20"/>
                  <w:szCs w:val="20"/>
                </w:rPr>
                <w:t>0.994</w:t>
              </w:r>
            </w:ins>
          </w:p>
        </w:tc>
        <w:tc>
          <w:tcPr>
            <w:tcW w:w="1207" w:type="dxa"/>
            <w:tcBorders>
              <w:top w:val="nil"/>
              <w:left w:val="nil"/>
              <w:bottom w:val="nil"/>
              <w:right w:val="nil"/>
            </w:tcBorders>
            <w:noWrap/>
            <w:vAlign w:val="bottom"/>
          </w:tcPr>
          <w:p w14:paraId="5E14200F" w14:textId="77777777" w:rsidR="00B813EE" w:rsidRPr="00613FB6" w:rsidRDefault="00B813EE" w:rsidP="00D2474F">
            <w:pPr>
              <w:jc w:val="center"/>
              <w:rPr>
                <w:ins w:id="2699" w:author="Maitland, Bryan - FS, ID" w:date="2025-10-20T12:31:00Z" w16du:dateUtc="2025-10-20T18:31:00Z"/>
                <w:rFonts w:eastAsia="Times New Roman"/>
                <w:color w:val="000000"/>
                <w:sz w:val="20"/>
                <w:szCs w:val="20"/>
              </w:rPr>
            </w:pPr>
            <w:ins w:id="2700" w:author="Maitland, Bryan - FS, ID" w:date="2025-10-20T12:31:00Z" w16du:dateUtc="2025-10-20T18:31:00Z">
              <w:r w:rsidRPr="00613FB6">
                <w:rPr>
                  <w:color w:val="000000"/>
                  <w:sz w:val="20"/>
                  <w:szCs w:val="20"/>
                </w:rPr>
                <w:t>1.359</w:t>
              </w:r>
            </w:ins>
          </w:p>
        </w:tc>
        <w:tc>
          <w:tcPr>
            <w:tcW w:w="990" w:type="dxa"/>
            <w:tcBorders>
              <w:top w:val="nil"/>
              <w:left w:val="nil"/>
              <w:bottom w:val="nil"/>
              <w:right w:val="nil"/>
            </w:tcBorders>
            <w:noWrap/>
            <w:vAlign w:val="bottom"/>
          </w:tcPr>
          <w:p w14:paraId="451ED742" w14:textId="77777777" w:rsidR="00B813EE" w:rsidRPr="00613FB6" w:rsidRDefault="00B813EE" w:rsidP="00D2474F">
            <w:pPr>
              <w:jc w:val="center"/>
              <w:rPr>
                <w:ins w:id="2701" w:author="Maitland, Bryan - FS, ID" w:date="2025-10-20T12:31:00Z" w16du:dateUtc="2025-10-20T18:31:00Z"/>
                <w:rFonts w:eastAsia="Times New Roman"/>
                <w:color w:val="000000"/>
                <w:sz w:val="20"/>
                <w:szCs w:val="20"/>
              </w:rPr>
            </w:pPr>
            <w:ins w:id="2702" w:author="Maitland, Bryan - FS, ID" w:date="2025-10-20T12:31:00Z" w16du:dateUtc="2025-10-20T18:31:00Z">
              <w:r w:rsidRPr="00613FB6">
                <w:rPr>
                  <w:color w:val="000000"/>
                  <w:sz w:val="20"/>
                  <w:szCs w:val="20"/>
                </w:rPr>
                <w:t>0.985</w:t>
              </w:r>
            </w:ins>
          </w:p>
        </w:tc>
      </w:tr>
      <w:tr w:rsidR="00B813EE" w:rsidRPr="00613FB6" w14:paraId="0A499AA6" w14:textId="77777777" w:rsidTr="00D2474F">
        <w:trPr>
          <w:trHeight w:val="300"/>
          <w:ins w:id="2703" w:author="Maitland, Bryan - FS, ID" w:date="2025-10-20T12:31:00Z"/>
        </w:trPr>
        <w:tc>
          <w:tcPr>
            <w:tcW w:w="4950" w:type="dxa"/>
            <w:tcBorders>
              <w:top w:val="nil"/>
              <w:left w:val="nil"/>
              <w:bottom w:val="nil"/>
              <w:right w:val="nil"/>
            </w:tcBorders>
            <w:noWrap/>
            <w:vAlign w:val="bottom"/>
          </w:tcPr>
          <w:p w14:paraId="47FB1E3E" w14:textId="77777777" w:rsidR="00B813EE" w:rsidRPr="00613FB6" w:rsidRDefault="00B813EE" w:rsidP="00D2474F">
            <w:pPr>
              <w:ind w:left="165"/>
              <w:rPr>
                <w:ins w:id="2704" w:author="Maitland, Bryan - FS, ID" w:date="2025-10-20T12:31:00Z" w16du:dateUtc="2025-10-20T18:31:00Z"/>
                <w:rFonts w:eastAsia="Times New Roman"/>
                <w:color w:val="000000"/>
                <w:sz w:val="20"/>
                <w:szCs w:val="20"/>
              </w:rPr>
            </w:pPr>
            <w:ins w:id="2705" w:author="Maitland, Bryan - FS, ID" w:date="2025-10-20T12:31:00Z" w16du:dateUtc="2025-10-20T18:31:00Z">
              <w:r w:rsidRPr="00613FB6">
                <w:rPr>
                  <w:color w:val="000000"/>
                  <w:sz w:val="20"/>
                  <w:szCs w:val="20"/>
                </w:rPr>
                <w:t xml:space="preserve">m201: </w:t>
              </w:r>
              <w:proofErr w:type="spellStart"/>
              <w:r w:rsidRPr="00613FB6">
                <w:rPr>
                  <w:color w:val="000000"/>
                  <w:sz w:val="20"/>
                  <w:szCs w:val="20"/>
                </w:rPr>
                <w:t>yday</w:t>
              </w:r>
              <w:proofErr w:type="spellEnd"/>
              <w:r w:rsidRPr="00613FB6">
                <w:rPr>
                  <w:color w:val="000000"/>
                  <w:sz w:val="20"/>
                  <w:szCs w:val="20"/>
                </w:rPr>
                <w:t xml:space="preserve"> ~ temp_90 * stream + I(temp_90^2) + year + (1 + temp_90 | COMID)</w:t>
              </w:r>
            </w:ins>
          </w:p>
        </w:tc>
        <w:tc>
          <w:tcPr>
            <w:tcW w:w="450" w:type="dxa"/>
            <w:tcBorders>
              <w:top w:val="nil"/>
              <w:left w:val="nil"/>
              <w:bottom w:val="nil"/>
              <w:right w:val="nil"/>
            </w:tcBorders>
            <w:noWrap/>
            <w:vAlign w:val="bottom"/>
          </w:tcPr>
          <w:p w14:paraId="07C3FB28" w14:textId="77777777" w:rsidR="00B813EE" w:rsidRPr="00613FB6" w:rsidRDefault="00B813EE" w:rsidP="00D2474F">
            <w:pPr>
              <w:jc w:val="center"/>
              <w:rPr>
                <w:ins w:id="2706" w:author="Maitland, Bryan - FS, ID" w:date="2025-10-20T12:31:00Z" w16du:dateUtc="2025-10-20T18:31:00Z"/>
                <w:rFonts w:eastAsia="Times New Roman"/>
                <w:color w:val="000000"/>
                <w:sz w:val="20"/>
                <w:szCs w:val="20"/>
              </w:rPr>
            </w:pPr>
            <w:ins w:id="2707" w:author="Maitland, Bryan - FS, ID" w:date="2025-10-20T12:31:00Z" w16du:dateUtc="2025-10-20T18:31:00Z">
              <w:r w:rsidRPr="00613FB6">
                <w:rPr>
                  <w:color w:val="000000"/>
                  <w:sz w:val="20"/>
                  <w:szCs w:val="20"/>
                </w:rPr>
                <w:t>24</w:t>
              </w:r>
            </w:ins>
          </w:p>
        </w:tc>
        <w:tc>
          <w:tcPr>
            <w:tcW w:w="966" w:type="dxa"/>
            <w:tcBorders>
              <w:top w:val="nil"/>
              <w:left w:val="nil"/>
              <w:bottom w:val="nil"/>
              <w:right w:val="nil"/>
            </w:tcBorders>
            <w:noWrap/>
            <w:vAlign w:val="bottom"/>
          </w:tcPr>
          <w:p w14:paraId="0486DDB7" w14:textId="77777777" w:rsidR="00B813EE" w:rsidRPr="00613FB6" w:rsidRDefault="00B813EE" w:rsidP="00D2474F">
            <w:pPr>
              <w:jc w:val="center"/>
              <w:rPr>
                <w:ins w:id="2708" w:author="Maitland, Bryan - FS, ID" w:date="2025-10-20T12:31:00Z" w16du:dateUtc="2025-10-20T18:31:00Z"/>
                <w:rFonts w:eastAsia="Times New Roman"/>
                <w:color w:val="000000"/>
                <w:sz w:val="20"/>
                <w:szCs w:val="20"/>
              </w:rPr>
            </w:pPr>
            <w:ins w:id="2709" w:author="Maitland, Bryan - FS, ID" w:date="2025-10-20T12:31:00Z" w16du:dateUtc="2025-10-20T18:31:00Z">
              <w:r w:rsidRPr="00613FB6">
                <w:rPr>
                  <w:color w:val="000000"/>
                  <w:sz w:val="20"/>
                  <w:szCs w:val="20"/>
                </w:rPr>
                <w:t>12948.51</w:t>
              </w:r>
            </w:ins>
          </w:p>
        </w:tc>
        <w:tc>
          <w:tcPr>
            <w:tcW w:w="1178" w:type="dxa"/>
            <w:tcBorders>
              <w:top w:val="nil"/>
              <w:left w:val="nil"/>
              <w:bottom w:val="nil"/>
              <w:right w:val="nil"/>
            </w:tcBorders>
            <w:noWrap/>
            <w:vAlign w:val="bottom"/>
          </w:tcPr>
          <w:p w14:paraId="44F46117" w14:textId="77777777" w:rsidR="00B813EE" w:rsidRPr="00613FB6" w:rsidRDefault="00B813EE" w:rsidP="00D2474F">
            <w:pPr>
              <w:jc w:val="center"/>
              <w:rPr>
                <w:ins w:id="2710" w:author="Maitland, Bryan - FS, ID" w:date="2025-10-20T12:31:00Z" w16du:dateUtc="2025-10-20T18:31:00Z"/>
                <w:rFonts w:eastAsia="Times New Roman"/>
                <w:color w:val="000000"/>
                <w:sz w:val="20"/>
                <w:szCs w:val="20"/>
              </w:rPr>
            </w:pPr>
            <w:ins w:id="2711" w:author="Maitland, Bryan - FS, ID" w:date="2025-10-20T12:31:00Z" w16du:dateUtc="2025-10-20T18:31:00Z">
              <w:r w:rsidRPr="00613FB6">
                <w:rPr>
                  <w:color w:val="000000"/>
                  <w:sz w:val="20"/>
                  <w:szCs w:val="20"/>
                </w:rPr>
                <w:t>1379.886</w:t>
              </w:r>
            </w:ins>
          </w:p>
        </w:tc>
        <w:tc>
          <w:tcPr>
            <w:tcW w:w="1226" w:type="dxa"/>
            <w:tcBorders>
              <w:top w:val="nil"/>
              <w:left w:val="nil"/>
              <w:bottom w:val="nil"/>
              <w:right w:val="nil"/>
            </w:tcBorders>
            <w:noWrap/>
            <w:vAlign w:val="bottom"/>
          </w:tcPr>
          <w:p w14:paraId="6E3D7E41" w14:textId="77777777" w:rsidR="00B813EE" w:rsidRPr="00613FB6" w:rsidRDefault="00B813EE" w:rsidP="00D2474F">
            <w:pPr>
              <w:jc w:val="center"/>
              <w:rPr>
                <w:ins w:id="2712" w:author="Maitland, Bryan - FS, ID" w:date="2025-10-20T12:31:00Z" w16du:dateUtc="2025-10-20T18:31:00Z"/>
                <w:rFonts w:eastAsia="Times New Roman"/>
                <w:color w:val="000000"/>
                <w:sz w:val="20"/>
                <w:szCs w:val="20"/>
              </w:rPr>
            </w:pPr>
            <w:ins w:id="2713" w:author="Maitland, Bryan - FS, ID" w:date="2025-10-20T12:31:00Z" w16du:dateUtc="2025-10-20T18:31:00Z">
              <w:r w:rsidRPr="00613FB6">
                <w:rPr>
                  <w:color w:val="000000"/>
                  <w:sz w:val="20"/>
                  <w:szCs w:val="20"/>
                </w:rPr>
                <w:t>0.736</w:t>
              </w:r>
            </w:ins>
          </w:p>
        </w:tc>
        <w:tc>
          <w:tcPr>
            <w:tcW w:w="1415" w:type="dxa"/>
            <w:tcBorders>
              <w:top w:val="nil"/>
              <w:left w:val="nil"/>
              <w:bottom w:val="nil"/>
              <w:right w:val="nil"/>
            </w:tcBorders>
            <w:noWrap/>
            <w:vAlign w:val="bottom"/>
          </w:tcPr>
          <w:p w14:paraId="482167B8" w14:textId="77777777" w:rsidR="00B813EE" w:rsidRPr="00613FB6" w:rsidRDefault="00B813EE" w:rsidP="00D2474F">
            <w:pPr>
              <w:jc w:val="center"/>
              <w:rPr>
                <w:ins w:id="2714" w:author="Maitland, Bryan - FS, ID" w:date="2025-10-20T12:31:00Z" w16du:dateUtc="2025-10-20T18:31:00Z"/>
                <w:rFonts w:eastAsia="Times New Roman"/>
                <w:color w:val="000000"/>
                <w:sz w:val="20"/>
                <w:szCs w:val="20"/>
              </w:rPr>
            </w:pPr>
            <w:ins w:id="2715" w:author="Maitland, Bryan - FS, ID" w:date="2025-10-20T12:31:00Z" w16du:dateUtc="2025-10-20T18:31:00Z">
              <w:r w:rsidRPr="00613FB6">
                <w:rPr>
                  <w:color w:val="000000"/>
                  <w:sz w:val="20"/>
                  <w:szCs w:val="20"/>
                </w:rPr>
                <w:t>0.985</w:t>
              </w:r>
            </w:ins>
          </w:p>
        </w:tc>
        <w:tc>
          <w:tcPr>
            <w:tcW w:w="1207" w:type="dxa"/>
            <w:tcBorders>
              <w:top w:val="nil"/>
              <w:left w:val="nil"/>
              <w:bottom w:val="nil"/>
              <w:right w:val="nil"/>
            </w:tcBorders>
            <w:noWrap/>
            <w:vAlign w:val="bottom"/>
          </w:tcPr>
          <w:p w14:paraId="4494CB18" w14:textId="77777777" w:rsidR="00B813EE" w:rsidRPr="00613FB6" w:rsidRDefault="00B813EE" w:rsidP="00D2474F">
            <w:pPr>
              <w:jc w:val="center"/>
              <w:rPr>
                <w:ins w:id="2716" w:author="Maitland, Bryan - FS, ID" w:date="2025-10-20T12:31:00Z" w16du:dateUtc="2025-10-20T18:31:00Z"/>
                <w:rFonts w:eastAsia="Times New Roman"/>
                <w:color w:val="000000"/>
                <w:sz w:val="20"/>
                <w:szCs w:val="20"/>
              </w:rPr>
            </w:pPr>
            <w:ins w:id="2717" w:author="Maitland, Bryan - FS, ID" w:date="2025-10-20T12:31:00Z" w16du:dateUtc="2025-10-20T18:31:00Z">
              <w:r w:rsidRPr="00613FB6">
                <w:rPr>
                  <w:color w:val="000000"/>
                  <w:sz w:val="20"/>
                  <w:szCs w:val="20"/>
                </w:rPr>
                <w:t>1.786</w:t>
              </w:r>
            </w:ins>
          </w:p>
        </w:tc>
        <w:tc>
          <w:tcPr>
            <w:tcW w:w="990" w:type="dxa"/>
            <w:tcBorders>
              <w:top w:val="nil"/>
              <w:left w:val="nil"/>
              <w:bottom w:val="nil"/>
              <w:right w:val="nil"/>
            </w:tcBorders>
            <w:noWrap/>
            <w:vAlign w:val="bottom"/>
          </w:tcPr>
          <w:p w14:paraId="1B403BFA" w14:textId="77777777" w:rsidR="00B813EE" w:rsidRPr="00613FB6" w:rsidRDefault="00B813EE" w:rsidP="00D2474F">
            <w:pPr>
              <w:jc w:val="center"/>
              <w:rPr>
                <w:ins w:id="2718" w:author="Maitland, Bryan - FS, ID" w:date="2025-10-20T12:31:00Z" w16du:dateUtc="2025-10-20T18:31:00Z"/>
                <w:rFonts w:eastAsia="Times New Roman"/>
                <w:color w:val="000000"/>
                <w:sz w:val="20"/>
                <w:szCs w:val="20"/>
              </w:rPr>
            </w:pPr>
            <w:ins w:id="2719" w:author="Maitland, Bryan - FS, ID" w:date="2025-10-20T12:31:00Z" w16du:dateUtc="2025-10-20T18:31:00Z">
              <w:r w:rsidRPr="00613FB6">
                <w:rPr>
                  <w:color w:val="000000"/>
                  <w:sz w:val="20"/>
                  <w:szCs w:val="20"/>
                </w:rPr>
                <w:t>0.944</w:t>
              </w:r>
            </w:ins>
          </w:p>
        </w:tc>
      </w:tr>
      <w:tr w:rsidR="00B813EE" w:rsidRPr="00613FB6" w14:paraId="67CBAF57" w14:textId="77777777" w:rsidTr="00D2474F">
        <w:trPr>
          <w:trHeight w:val="300"/>
          <w:ins w:id="2720" w:author="Maitland, Bryan - FS, ID" w:date="2025-10-20T12:31:00Z"/>
        </w:trPr>
        <w:tc>
          <w:tcPr>
            <w:tcW w:w="4950" w:type="dxa"/>
            <w:tcBorders>
              <w:top w:val="nil"/>
              <w:left w:val="nil"/>
              <w:bottom w:val="single" w:sz="4" w:space="0" w:color="auto"/>
              <w:right w:val="nil"/>
            </w:tcBorders>
            <w:noWrap/>
            <w:vAlign w:val="bottom"/>
          </w:tcPr>
          <w:p w14:paraId="44BE87F4" w14:textId="77777777" w:rsidR="00B813EE" w:rsidRPr="00613FB6" w:rsidRDefault="00B813EE" w:rsidP="00D2474F">
            <w:pPr>
              <w:ind w:left="165"/>
              <w:rPr>
                <w:ins w:id="2721" w:author="Maitland, Bryan - FS, ID" w:date="2025-10-20T12:31:00Z" w16du:dateUtc="2025-10-20T18:31:00Z"/>
                <w:rFonts w:eastAsia="Times New Roman"/>
                <w:color w:val="000000"/>
                <w:sz w:val="20"/>
                <w:szCs w:val="20"/>
              </w:rPr>
            </w:pPr>
            <w:bookmarkStart w:id="2722" w:name="_Hlk211851455"/>
            <w:ins w:id="2723" w:author="Maitland, Bryan - FS, ID" w:date="2025-10-20T12:31:00Z" w16du:dateUtc="2025-10-20T18:31:00Z">
              <w:r w:rsidRPr="00613FB6">
                <w:rPr>
                  <w:color w:val="000000"/>
                  <w:sz w:val="20"/>
                  <w:szCs w:val="20"/>
                </w:rPr>
                <w:t>m16_rs</w:t>
              </w:r>
              <w:bookmarkEnd w:id="2722"/>
              <w:r w:rsidRPr="00613FB6">
                <w:rPr>
                  <w:color w:val="000000"/>
                  <w:sz w:val="20"/>
                  <w:szCs w:val="20"/>
                </w:rPr>
                <w:t xml:space="preserve">: </w:t>
              </w:r>
              <w:proofErr w:type="spellStart"/>
              <w:r w:rsidRPr="00613FB6">
                <w:rPr>
                  <w:color w:val="000000"/>
                  <w:sz w:val="20"/>
                  <w:szCs w:val="20"/>
                </w:rPr>
                <w:t>yday</w:t>
              </w:r>
              <w:proofErr w:type="spellEnd"/>
              <w:r w:rsidRPr="00613FB6">
                <w:rPr>
                  <w:color w:val="000000"/>
                  <w:sz w:val="20"/>
                  <w:szCs w:val="20"/>
                </w:rPr>
                <w:t xml:space="preserve"> ~ temp_90 + I(temp_90^2) + stream + year + (1 + temp_90 | COMID)</w:t>
              </w:r>
            </w:ins>
          </w:p>
        </w:tc>
        <w:tc>
          <w:tcPr>
            <w:tcW w:w="450" w:type="dxa"/>
            <w:tcBorders>
              <w:top w:val="nil"/>
              <w:left w:val="nil"/>
              <w:bottom w:val="single" w:sz="4" w:space="0" w:color="auto"/>
              <w:right w:val="nil"/>
            </w:tcBorders>
            <w:noWrap/>
            <w:vAlign w:val="bottom"/>
          </w:tcPr>
          <w:p w14:paraId="5C727794" w14:textId="77777777" w:rsidR="00B813EE" w:rsidRPr="00613FB6" w:rsidRDefault="00B813EE" w:rsidP="00D2474F">
            <w:pPr>
              <w:jc w:val="center"/>
              <w:rPr>
                <w:ins w:id="2724" w:author="Maitland, Bryan - FS, ID" w:date="2025-10-20T12:31:00Z" w16du:dateUtc="2025-10-20T18:31:00Z"/>
                <w:rFonts w:eastAsia="Times New Roman"/>
                <w:color w:val="000000"/>
                <w:sz w:val="20"/>
                <w:szCs w:val="20"/>
              </w:rPr>
            </w:pPr>
            <w:ins w:id="2725" w:author="Maitland, Bryan - FS, ID" w:date="2025-10-20T12:31:00Z" w16du:dateUtc="2025-10-20T18:31:00Z">
              <w:r w:rsidRPr="00613FB6">
                <w:rPr>
                  <w:color w:val="000000"/>
                  <w:sz w:val="20"/>
                  <w:szCs w:val="20"/>
                </w:rPr>
                <w:t>17</w:t>
              </w:r>
            </w:ins>
          </w:p>
        </w:tc>
        <w:tc>
          <w:tcPr>
            <w:tcW w:w="966" w:type="dxa"/>
            <w:tcBorders>
              <w:top w:val="nil"/>
              <w:left w:val="nil"/>
              <w:bottom w:val="single" w:sz="4" w:space="0" w:color="auto"/>
              <w:right w:val="nil"/>
            </w:tcBorders>
            <w:noWrap/>
            <w:vAlign w:val="bottom"/>
          </w:tcPr>
          <w:p w14:paraId="2E623DBC" w14:textId="77777777" w:rsidR="00B813EE" w:rsidRPr="00613FB6" w:rsidRDefault="00B813EE" w:rsidP="00D2474F">
            <w:pPr>
              <w:jc w:val="center"/>
              <w:rPr>
                <w:ins w:id="2726" w:author="Maitland, Bryan - FS, ID" w:date="2025-10-20T12:31:00Z" w16du:dateUtc="2025-10-20T18:31:00Z"/>
                <w:rFonts w:eastAsia="Times New Roman"/>
                <w:color w:val="000000"/>
                <w:sz w:val="20"/>
                <w:szCs w:val="20"/>
              </w:rPr>
            </w:pPr>
            <w:ins w:id="2727" w:author="Maitland, Bryan - FS, ID" w:date="2025-10-20T12:31:00Z" w16du:dateUtc="2025-10-20T18:31:00Z">
              <w:r w:rsidRPr="00613FB6">
                <w:rPr>
                  <w:color w:val="000000"/>
                  <w:sz w:val="20"/>
                  <w:szCs w:val="20"/>
                </w:rPr>
                <w:t>12965.97</w:t>
              </w:r>
            </w:ins>
          </w:p>
        </w:tc>
        <w:tc>
          <w:tcPr>
            <w:tcW w:w="1178" w:type="dxa"/>
            <w:tcBorders>
              <w:top w:val="nil"/>
              <w:left w:val="nil"/>
              <w:bottom w:val="single" w:sz="4" w:space="0" w:color="auto"/>
              <w:right w:val="nil"/>
            </w:tcBorders>
            <w:noWrap/>
            <w:vAlign w:val="bottom"/>
          </w:tcPr>
          <w:p w14:paraId="09E72E64" w14:textId="77777777" w:rsidR="00B813EE" w:rsidRPr="00613FB6" w:rsidRDefault="00B813EE" w:rsidP="00D2474F">
            <w:pPr>
              <w:jc w:val="center"/>
              <w:rPr>
                <w:ins w:id="2728" w:author="Maitland, Bryan - FS, ID" w:date="2025-10-20T12:31:00Z" w16du:dateUtc="2025-10-20T18:31:00Z"/>
                <w:rFonts w:eastAsia="Times New Roman"/>
                <w:color w:val="000000"/>
                <w:sz w:val="20"/>
                <w:szCs w:val="20"/>
              </w:rPr>
            </w:pPr>
            <w:ins w:id="2729" w:author="Maitland, Bryan - FS, ID" w:date="2025-10-20T12:31:00Z" w16du:dateUtc="2025-10-20T18:31:00Z">
              <w:r w:rsidRPr="00613FB6">
                <w:rPr>
                  <w:color w:val="000000"/>
                  <w:sz w:val="20"/>
                  <w:szCs w:val="20"/>
                </w:rPr>
                <w:t>1397.34</w:t>
              </w:r>
            </w:ins>
          </w:p>
        </w:tc>
        <w:tc>
          <w:tcPr>
            <w:tcW w:w="1226" w:type="dxa"/>
            <w:tcBorders>
              <w:top w:val="nil"/>
              <w:left w:val="nil"/>
              <w:bottom w:val="single" w:sz="4" w:space="0" w:color="auto"/>
              <w:right w:val="nil"/>
            </w:tcBorders>
            <w:noWrap/>
            <w:vAlign w:val="bottom"/>
          </w:tcPr>
          <w:p w14:paraId="04EB64AF" w14:textId="77777777" w:rsidR="00B813EE" w:rsidRPr="00613FB6" w:rsidRDefault="00B813EE" w:rsidP="00D2474F">
            <w:pPr>
              <w:jc w:val="center"/>
              <w:rPr>
                <w:ins w:id="2730" w:author="Maitland, Bryan - FS, ID" w:date="2025-10-20T12:31:00Z" w16du:dateUtc="2025-10-20T18:31:00Z"/>
                <w:rFonts w:eastAsia="Times New Roman"/>
                <w:color w:val="000000"/>
                <w:sz w:val="20"/>
                <w:szCs w:val="20"/>
              </w:rPr>
            </w:pPr>
            <w:ins w:id="2731" w:author="Maitland, Bryan - FS, ID" w:date="2025-10-20T12:31:00Z" w16du:dateUtc="2025-10-20T18:31:00Z">
              <w:r w:rsidRPr="00613FB6">
                <w:rPr>
                  <w:color w:val="000000"/>
                  <w:sz w:val="20"/>
                  <w:szCs w:val="20"/>
                </w:rPr>
                <w:t>0.713</w:t>
              </w:r>
            </w:ins>
          </w:p>
        </w:tc>
        <w:tc>
          <w:tcPr>
            <w:tcW w:w="1415" w:type="dxa"/>
            <w:tcBorders>
              <w:top w:val="nil"/>
              <w:left w:val="nil"/>
              <w:bottom w:val="single" w:sz="4" w:space="0" w:color="auto"/>
              <w:right w:val="nil"/>
            </w:tcBorders>
            <w:noWrap/>
            <w:vAlign w:val="bottom"/>
          </w:tcPr>
          <w:p w14:paraId="55824372" w14:textId="77777777" w:rsidR="00B813EE" w:rsidRPr="00613FB6" w:rsidRDefault="00B813EE" w:rsidP="00D2474F">
            <w:pPr>
              <w:jc w:val="center"/>
              <w:rPr>
                <w:ins w:id="2732" w:author="Maitland, Bryan - FS, ID" w:date="2025-10-20T12:31:00Z" w16du:dateUtc="2025-10-20T18:31:00Z"/>
                <w:rFonts w:eastAsia="Times New Roman"/>
                <w:color w:val="000000"/>
                <w:sz w:val="20"/>
                <w:szCs w:val="20"/>
              </w:rPr>
            </w:pPr>
            <w:ins w:id="2733" w:author="Maitland, Bryan - FS, ID" w:date="2025-10-20T12:31:00Z" w16du:dateUtc="2025-10-20T18:31:00Z">
              <w:r w:rsidRPr="00613FB6">
                <w:rPr>
                  <w:color w:val="000000"/>
                  <w:sz w:val="20"/>
                  <w:szCs w:val="20"/>
                </w:rPr>
                <w:t>0.984</w:t>
              </w:r>
            </w:ins>
          </w:p>
        </w:tc>
        <w:tc>
          <w:tcPr>
            <w:tcW w:w="1207" w:type="dxa"/>
            <w:tcBorders>
              <w:top w:val="nil"/>
              <w:left w:val="nil"/>
              <w:bottom w:val="single" w:sz="4" w:space="0" w:color="auto"/>
              <w:right w:val="nil"/>
            </w:tcBorders>
            <w:noWrap/>
            <w:vAlign w:val="bottom"/>
          </w:tcPr>
          <w:p w14:paraId="01625D43" w14:textId="77777777" w:rsidR="00B813EE" w:rsidRPr="00613FB6" w:rsidRDefault="00B813EE" w:rsidP="00D2474F">
            <w:pPr>
              <w:jc w:val="center"/>
              <w:rPr>
                <w:ins w:id="2734" w:author="Maitland, Bryan - FS, ID" w:date="2025-10-20T12:31:00Z" w16du:dateUtc="2025-10-20T18:31:00Z"/>
                <w:rFonts w:eastAsia="Times New Roman"/>
                <w:color w:val="000000"/>
                <w:sz w:val="20"/>
                <w:szCs w:val="20"/>
              </w:rPr>
            </w:pPr>
            <w:ins w:id="2735" w:author="Maitland, Bryan - FS, ID" w:date="2025-10-20T12:31:00Z" w16du:dateUtc="2025-10-20T18:31:00Z">
              <w:r w:rsidRPr="00613FB6">
                <w:rPr>
                  <w:color w:val="000000"/>
                  <w:sz w:val="20"/>
                  <w:szCs w:val="20"/>
                </w:rPr>
                <w:t>1.782</w:t>
              </w:r>
            </w:ins>
          </w:p>
        </w:tc>
        <w:tc>
          <w:tcPr>
            <w:tcW w:w="990" w:type="dxa"/>
            <w:tcBorders>
              <w:top w:val="nil"/>
              <w:left w:val="nil"/>
              <w:bottom w:val="single" w:sz="4" w:space="0" w:color="auto"/>
              <w:right w:val="nil"/>
            </w:tcBorders>
            <w:noWrap/>
            <w:vAlign w:val="bottom"/>
          </w:tcPr>
          <w:p w14:paraId="35A07595" w14:textId="77777777" w:rsidR="00B813EE" w:rsidRPr="00613FB6" w:rsidRDefault="00B813EE" w:rsidP="00D2474F">
            <w:pPr>
              <w:jc w:val="center"/>
              <w:rPr>
                <w:ins w:id="2736" w:author="Maitland, Bryan - FS, ID" w:date="2025-10-20T12:31:00Z" w16du:dateUtc="2025-10-20T18:31:00Z"/>
                <w:rFonts w:eastAsia="Times New Roman"/>
                <w:color w:val="000000"/>
                <w:sz w:val="20"/>
                <w:szCs w:val="20"/>
              </w:rPr>
            </w:pPr>
            <w:ins w:id="2737" w:author="Maitland, Bryan - FS, ID" w:date="2025-10-20T12:31:00Z" w16du:dateUtc="2025-10-20T18:31:00Z">
              <w:r w:rsidRPr="00613FB6">
                <w:rPr>
                  <w:color w:val="000000"/>
                  <w:sz w:val="20"/>
                  <w:szCs w:val="20"/>
                </w:rPr>
                <w:t>0.945</w:t>
              </w:r>
            </w:ins>
          </w:p>
        </w:tc>
      </w:tr>
    </w:tbl>
    <w:p w14:paraId="0C129C96" w14:textId="77777777" w:rsidR="00B813EE" w:rsidRPr="00613FB6" w:rsidRDefault="00B813EE" w:rsidP="00B813EE">
      <w:pPr>
        <w:spacing w:after="240" w:line="480" w:lineRule="auto"/>
        <w:rPr>
          <w:ins w:id="2738" w:author="Maitland, Bryan - FS, ID" w:date="2025-10-20T12:31:00Z" w16du:dateUtc="2025-10-20T18:31:00Z"/>
          <w:bCs/>
        </w:rPr>
      </w:pPr>
    </w:p>
    <w:p w14:paraId="2046C25A" w14:textId="77777777" w:rsidR="00B813EE" w:rsidRPr="00613FB6" w:rsidRDefault="00B813EE" w:rsidP="00B813EE">
      <w:pPr>
        <w:spacing w:line="480" w:lineRule="auto"/>
        <w:rPr>
          <w:ins w:id="2739" w:author="Maitland, Bryan - FS, ID" w:date="2025-10-20T12:31:00Z" w16du:dateUtc="2025-10-20T18:31:00Z"/>
          <w:b/>
          <w:bCs/>
        </w:rPr>
        <w:sectPr w:rsidR="00B813EE" w:rsidRPr="00613FB6" w:rsidSect="00B813EE">
          <w:pgSz w:w="15840" w:h="12240" w:orient="landscape"/>
          <w:pgMar w:top="1440" w:right="1440" w:bottom="1440" w:left="1440" w:header="720" w:footer="720" w:gutter="0"/>
          <w:cols w:space="720"/>
          <w:docGrid w:linePitch="360"/>
          <w:sectPrChange w:id="2740" w:author="Maitland, Bryan - FS, ID" w:date="2025-10-20T12:31:00Z" w16du:dateUtc="2025-10-20T18:31:00Z">
            <w:sectPr w:rsidR="00B813EE" w:rsidRPr="00613FB6" w:rsidSect="00B813EE">
              <w:pgSz w:w="12240" w:h="15840" w:orient="portrait"/>
              <w:pgMar w:top="1440" w:right="1440" w:bottom="1440" w:left="1440" w:header="720" w:footer="720" w:gutter="0"/>
            </w:sectPr>
          </w:sectPrChange>
        </w:sectPr>
      </w:pPr>
    </w:p>
    <w:p w14:paraId="34E57185" w14:textId="77777777" w:rsidR="00B813EE" w:rsidRPr="00613FB6" w:rsidRDefault="00B813EE" w:rsidP="00B813EE">
      <w:pPr>
        <w:spacing w:after="240" w:line="480" w:lineRule="auto"/>
        <w:rPr>
          <w:moveTo w:id="2741" w:author="Maitland, Bryan - FS, ID" w:date="2025-10-20T12:32:00Z" w16du:dateUtc="2025-10-20T18:32:00Z"/>
          <w:bCs/>
        </w:rPr>
      </w:pPr>
      <w:moveToRangeStart w:id="2742" w:author="Maitland, Bryan - FS, ID" w:date="2025-10-20T12:32:00Z" w:name="move211855963"/>
      <w:moveTo w:id="2743" w:author="Maitland, Bryan - FS, ID" w:date="2025-10-20T12:32:00Z" w16du:dateUtc="2025-10-20T18:32:00Z">
        <w:r w:rsidRPr="00613FB6">
          <w:rPr>
            <w:bCs/>
          </w:rPr>
          <w:lastRenderedPageBreak/>
          <w:t>Table 2. Parameter estimates from the final model. CI represents the 95% confidence interval.</w:t>
        </w:r>
      </w:moveTo>
    </w:p>
    <w:tbl>
      <w:tblPr>
        <w:tblW w:w="5000" w:type="dxa"/>
        <w:tblLook w:val="04A0" w:firstRow="1" w:lastRow="0" w:firstColumn="1" w:lastColumn="0" w:noHBand="0" w:noVBand="1"/>
      </w:tblPr>
      <w:tblGrid>
        <w:gridCol w:w="1710"/>
        <w:gridCol w:w="994"/>
        <w:gridCol w:w="1516"/>
        <w:gridCol w:w="780"/>
      </w:tblGrid>
      <w:tr w:rsidR="00B813EE" w:rsidRPr="00613FB6" w14:paraId="3E470C05" w14:textId="77777777" w:rsidTr="00D2474F">
        <w:trPr>
          <w:trHeight w:val="330"/>
        </w:trPr>
        <w:tc>
          <w:tcPr>
            <w:tcW w:w="1990" w:type="dxa"/>
            <w:tcBorders>
              <w:top w:val="double" w:sz="6" w:space="0" w:color="000000"/>
              <w:left w:val="nil"/>
              <w:bottom w:val="single" w:sz="8" w:space="0" w:color="000000"/>
              <w:right w:val="nil"/>
            </w:tcBorders>
            <w:vAlign w:val="center"/>
            <w:hideMark/>
          </w:tcPr>
          <w:p w14:paraId="6140DCDF" w14:textId="77777777" w:rsidR="00B813EE" w:rsidRPr="00613FB6" w:rsidRDefault="00B813EE" w:rsidP="00D2474F">
            <w:pPr>
              <w:rPr>
                <w:moveTo w:id="2744" w:author="Maitland, Bryan - FS, ID" w:date="2025-10-20T12:32:00Z" w16du:dateUtc="2025-10-20T18:32:00Z"/>
                <w:rFonts w:eastAsia="Times New Roman"/>
                <w:i/>
                <w:iCs/>
                <w:color w:val="000000"/>
                <w:sz w:val="20"/>
                <w:szCs w:val="20"/>
              </w:rPr>
            </w:pPr>
            <w:moveTo w:id="2745" w:author="Maitland, Bryan - FS, ID" w:date="2025-10-20T12:32:00Z" w16du:dateUtc="2025-10-20T18:32:00Z">
              <w:r w:rsidRPr="00613FB6">
                <w:rPr>
                  <w:rFonts w:eastAsia="Times New Roman"/>
                  <w:i/>
                  <w:iCs/>
                  <w:color w:val="000000"/>
                  <w:sz w:val="20"/>
                  <w:szCs w:val="20"/>
                </w:rPr>
                <w:t> </w:t>
              </w:r>
            </w:moveTo>
          </w:p>
        </w:tc>
        <w:tc>
          <w:tcPr>
            <w:tcW w:w="3010" w:type="dxa"/>
            <w:gridSpan w:val="3"/>
            <w:tcBorders>
              <w:top w:val="double" w:sz="6" w:space="0" w:color="000000"/>
              <w:left w:val="nil"/>
              <w:bottom w:val="single" w:sz="8" w:space="0" w:color="000000"/>
              <w:right w:val="nil"/>
            </w:tcBorders>
            <w:vAlign w:val="center"/>
            <w:hideMark/>
          </w:tcPr>
          <w:p w14:paraId="106643E3" w14:textId="77777777" w:rsidR="00B813EE" w:rsidRPr="00613FB6" w:rsidRDefault="00B813EE" w:rsidP="00D2474F">
            <w:pPr>
              <w:jc w:val="center"/>
              <w:rPr>
                <w:moveTo w:id="2746" w:author="Maitland, Bryan - FS, ID" w:date="2025-10-20T12:32:00Z" w16du:dateUtc="2025-10-20T18:32:00Z"/>
                <w:rFonts w:eastAsia="Times New Roman"/>
                <w:i/>
                <w:iCs/>
                <w:color w:val="000000"/>
                <w:sz w:val="20"/>
                <w:szCs w:val="20"/>
              </w:rPr>
            </w:pPr>
            <w:moveTo w:id="2747" w:author="Maitland, Bryan - FS, ID" w:date="2025-10-20T12:32:00Z" w16du:dateUtc="2025-10-20T18:32:00Z">
              <w:r w:rsidRPr="00613FB6">
                <w:rPr>
                  <w:bCs/>
                  <w:sz w:val="20"/>
                  <w:szCs w:val="20"/>
                </w:rPr>
                <w:t>m16_rs</w:t>
              </w:r>
            </w:moveTo>
          </w:p>
        </w:tc>
      </w:tr>
      <w:tr w:rsidR="00B813EE" w:rsidRPr="00613FB6" w14:paraId="055794C5" w14:textId="77777777" w:rsidTr="00D2474F">
        <w:trPr>
          <w:trHeight w:val="315"/>
        </w:trPr>
        <w:tc>
          <w:tcPr>
            <w:tcW w:w="1990" w:type="dxa"/>
            <w:tcBorders>
              <w:top w:val="nil"/>
              <w:left w:val="nil"/>
              <w:bottom w:val="single" w:sz="8" w:space="0" w:color="000000"/>
              <w:right w:val="nil"/>
            </w:tcBorders>
            <w:vAlign w:val="bottom"/>
            <w:hideMark/>
          </w:tcPr>
          <w:p w14:paraId="46A4EA44" w14:textId="77777777" w:rsidR="00B813EE" w:rsidRPr="00613FB6" w:rsidRDefault="00B813EE" w:rsidP="00D2474F">
            <w:pPr>
              <w:rPr>
                <w:moveTo w:id="2748" w:author="Maitland, Bryan - FS, ID" w:date="2025-10-20T12:32:00Z" w16du:dateUtc="2025-10-20T18:32:00Z"/>
                <w:rFonts w:eastAsia="Times New Roman"/>
                <w:i/>
                <w:iCs/>
                <w:color w:val="000000"/>
                <w:sz w:val="20"/>
                <w:szCs w:val="20"/>
              </w:rPr>
            </w:pPr>
            <w:moveTo w:id="2749" w:author="Maitland, Bryan - FS, ID" w:date="2025-10-20T12:32:00Z" w16du:dateUtc="2025-10-20T18:32:00Z">
              <w:r w:rsidRPr="00613FB6">
                <w:rPr>
                  <w:rFonts w:eastAsia="Times New Roman"/>
                  <w:i/>
                  <w:iCs/>
                  <w:color w:val="000000"/>
                  <w:sz w:val="20"/>
                  <w:szCs w:val="20"/>
                </w:rPr>
                <w:t>Predictors</w:t>
              </w:r>
            </w:moveTo>
          </w:p>
        </w:tc>
        <w:tc>
          <w:tcPr>
            <w:tcW w:w="924" w:type="dxa"/>
            <w:tcBorders>
              <w:top w:val="nil"/>
              <w:left w:val="nil"/>
              <w:bottom w:val="single" w:sz="8" w:space="0" w:color="000000"/>
              <w:right w:val="nil"/>
            </w:tcBorders>
            <w:vAlign w:val="bottom"/>
            <w:hideMark/>
          </w:tcPr>
          <w:p w14:paraId="3FBC135C" w14:textId="77777777" w:rsidR="00B813EE" w:rsidRPr="00613FB6" w:rsidRDefault="00B813EE" w:rsidP="00D2474F">
            <w:pPr>
              <w:jc w:val="center"/>
              <w:rPr>
                <w:moveTo w:id="2750" w:author="Maitland, Bryan - FS, ID" w:date="2025-10-20T12:32:00Z" w16du:dateUtc="2025-10-20T18:32:00Z"/>
                <w:rFonts w:eastAsia="Times New Roman"/>
                <w:i/>
                <w:iCs/>
                <w:color w:val="000000"/>
                <w:sz w:val="20"/>
                <w:szCs w:val="20"/>
              </w:rPr>
            </w:pPr>
            <w:moveTo w:id="2751" w:author="Maitland, Bryan - FS, ID" w:date="2025-10-20T12:32:00Z" w16du:dateUtc="2025-10-20T18:32:00Z">
              <w:r w:rsidRPr="00613FB6">
                <w:rPr>
                  <w:rFonts w:eastAsia="Times New Roman"/>
                  <w:i/>
                  <w:iCs/>
                  <w:color w:val="000000"/>
                  <w:sz w:val="20"/>
                  <w:szCs w:val="20"/>
                </w:rPr>
                <w:t>Estimates</w:t>
              </w:r>
            </w:moveTo>
          </w:p>
        </w:tc>
        <w:tc>
          <w:tcPr>
            <w:tcW w:w="1365" w:type="dxa"/>
            <w:tcBorders>
              <w:top w:val="nil"/>
              <w:left w:val="nil"/>
              <w:bottom w:val="single" w:sz="8" w:space="0" w:color="000000"/>
              <w:right w:val="nil"/>
            </w:tcBorders>
            <w:vAlign w:val="bottom"/>
            <w:hideMark/>
          </w:tcPr>
          <w:p w14:paraId="2D3F9667" w14:textId="77777777" w:rsidR="00B813EE" w:rsidRPr="00613FB6" w:rsidRDefault="00B813EE" w:rsidP="00D2474F">
            <w:pPr>
              <w:jc w:val="center"/>
              <w:rPr>
                <w:moveTo w:id="2752" w:author="Maitland, Bryan - FS, ID" w:date="2025-10-20T12:32:00Z" w16du:dateUtc="2025-10-20T18:32:00Z"/>
                <w:rFonts w:eastAsia="Times New Roman"/>
                <w:i/>
                <w:iCs/>
                <w:color w:val="000000"/>
                <w:sz w:val="20"/>
                <w:szCs w:val="20"/>
              </w:rPr>
            </w:pPr>
            <w:moveTo w:id="2753" w:author="Maitland, Bryan - FS, ID" w:date="2025-10-20T12:32:00Z" w16du:dateUtc="2025-10-20T18:32:00Z">
              <w:r w:rsidRPr="00613FB6">
                <w:rPr>
                  <w:rFonts w:eastAsia="Times New Roman"/>
                  <w:i/>
                  <w:iCs/>
                  <w:color w:val="000000"/>
                  <w:sz w:val="20"/>
                  <w:szCs w:val="20"/>
                </w:rPr>
                <w:t>CI</w:t>
              </w:r>
            </w:moveTo>
          </w:p>
        </w:tc>
        <w:tc>
          <w:tcPr>
            <w:tcW w:w="721" w:type="dxa"/>
            <w:tcBorders>
              <w:top w:val="nil"/>
              <w:left w:val="nil"/>
              <w:bottom w:val="single" w:sz="8" w:space="0" w:color="000000"/>
              <w:right w:val="nil"/>
            </w:tcBorders>
            <w:vAlign w:val="bottom"/>
            <w:hideMark/>
          </w:tcPr>
          <w:p w14:paraId="7B79A90F" w14:textId="77777777" w:rsidR="00B813EE" w:rsidRPr="00613FB6" w:rsidRDefault="00B813EE" w:rsidP="00D2474F">
            <w:pPr>
              <w:jc w:val="center"/>
              <w:rPr>
                <w:moveTo w:id="2754" w:author="Maitland, Bryan - FS, ID" w:date="2025-10-20T12:32:00Z" w16du:dateUtc="2025-10-20T18:32:00Z"/>
                <w:rFonts w:eastAsia="Times New Roman"/>
                <w:i/>
                <w:iCs/>
                <w:color w:val="000000"/>
                <w:sz w:val="20"/>
                <w:szCs w:val="20"/>
              </w:rPr>
            </w:pPr>
            <w:moveTo w:id="2755" w:author="Maitland, Bryan - FS, ID" w:date="2025-10-20T12:32:00Z" w16du:dateUtc="2025-10-20T18:32:00Z">
              <w:r w:rsidRPr="00613FB6">
                <w:rPr>
                  <w:rFonts w:eastAsia="Times New Roman"/>
                  <w:i/>
                  <w:iCs/>
                  <w:color w:val="000000"/>
                  <w:sz w:val="20"/>
                  <w:szCs w:val="20"/>
                </w:rPr>
                <w:t>p</w:t>
              </w:r>
            </w:moveTo>
          </w:p>
        </w:tc>
      </w:tr>
      <w:tr w:rsidR="00B813EE" w:rsidRPr="00613FB6" w14:paraId="0EDD76D1" w14:textId="77777777" w:rsidTr="00D2474F">
        <w:trPr>
          <w:trHeight w:val="300"/>
        </w:trPr>
        <w:tc>
          <w:tcPr>
            <w:tcW w:w="1990" w:type="dxa"/>
            <w:tcBorders>
              <w:top w:val="nil"/>
              <w:left w:val="nil"/>
              <w:bottom w:val="nil"/>
              <w:right w:val="nil"/>
            </w:tcBorders>
            <w:hideMark/>
          </w:tcPr>
          <w:p w14:paraId="0BF307D6" w14:textId="77777777" w:rsidR="00B813EE" w:rsidRPr="00613FB6" w:rsidRDefault="00B813EE" w:rsidP="00D2474F">
            <w:pPr>
              <w:rPr>
                <w:moveTo w:id="2756" w:author="Maitland, Bryan - FS, ID" w:date="2025-10-20T12:32:00Z" w16du:dateUtc="2025-10-20T18:32:00Z"/>
                <w:rFonts w:eastAsia="Times New Roman"/>
                <w:color w:val="000000"/>
                <w:sz w:val="20"/>
                <w:szCs w:val="20"/>
              </w:rPr>
            </w:pPr>
            <w:moveTo w:id="2757" w:author="Maitland, Bryan - FS, ID" w:date="2025-10-20T12:32:00Z" w16du:dateUtc="2025-10-20T18:32:00Z">
              <w:r w:rsidRPr="00613FB6">
                <w:rPr>
                  <w:rFonts w:eastAsia="Times New Roman"/>
                  <w:color w:val="000000"/>
                  <w:sz w:val="20"/>
                  <w:szCs w:val="20"/>
                </w:rPr>
                <w:t>(Intercept)</w:t>
              </w:r>
            </w:moveTo>
          </w:p>
        </w:tc>
        <w:tc>
          <w:tcPr>
            <w:tcW w:w="924" w:type="dxa"/>
            <w:tcBorders>
              <w:top w:val="nil"/>
              <w:left w:val="nil"/>
              <w:bottom w:val="nil"/>
              <w:right w:val="nil"/>
            </w:tcBorders>
            <w:hideMark/>
          </w:tcPr>
          <w:p w14:paraId="05804E0D" w14:textId="77777777" w:rsidR="00B813EE" w:rsidRPr="00613FB6" w:rsidRDefault="00B813EE" w:rsidP="00D2474F">
            <w:pPr>
              <w:jc w:val="center"/>
              <w:rPr>
                <w:moveTo w:id="2758" w:author="Maitland, Bryan - FS, ID" w:date="2025-10-20T12:32:00Z" w16du:dateUtc="2025-10-20T18:32:00Z"/>
                <w:rFonts w:eastAsia="Times New Roman"/>
                <w:color w:val="000000"/>
                <w:sz w:val="20"/>
                <w:szCs w:val="20"/>
              </w:rPr>
            </w:pPr>
            <w:moveTo w:id="2759" w:author="Maitland, Bryan - FS, ID" w:date="2025-10-20T12:32:00Z" w16du:dateUtc="2025-10-20T18:32:00Z">
              <w:r w:rsidRPr="00613FB6">
                <w:rPr>
                  <w:rFonts w:eastAsia="Times New Roman"/>
                  <w:color w:val="000000"/>
                  <w:sz w:val="20"/>
                  <w:szCs w:val="20"/>
                </w:rPr>
                <w:t>235.09</w:t>
              </w:r>
            </w:moveTo>
          </w:p>
        </w:tc>
        <w:tc>
          <w:tcPr>
            <w:tcW w:w="1365" w:type="dxa"/>
            <w:tcBorders>
              <w:top w:val="nil"/>
              <w:left w:val="nil"/>
              <w:bottom w:val="nil"/>
              <w:right w:val="nil"/>
            </w:tcBorders>
            <w:hideMark/>
          </w:tcPr>
          <w:p w14:paraId="263EE9C5" w14:textId="77777777" w:rsidR="00B813EE" w:rsidRPr="00613FB6" w:rsidRDefault="00B813EE" w:rsidP="00D2474F">
            <w:pPr>
              <w:jc w:val="center"/>
              <w:rPr>
                <w:moveTo w:id="2760" w:author="Maitland, Bryan - FS, ID" w:date="2025-10-20T12:32:00Z" w16du:dateUtc="2025-10-20T18:32:00Z"/>
                <w:rFonts w:eastAsia="Times New Roman"/>
                <w:color w:val="000000"/>
                <w:sz w:val="20"/>
                <w:szCs w:val="20"/>
              </w:rPr>
            </w:pPr>
            <w:moveTo w:id="2761" w:author="Maitland, Bryan - FS, ID" w:date="2025-10-20T12:32:00Z" w16du:dateUtc="2025-10-20T18:32:00Z">
              <w:r w:rsidRPr="00613FB6">
                <w:rPr>
                  <w:rFonts w:eastAsia="Times New Roman"/>
                  <w:color w:val="000000"/>
                  <w:sz w:val="20"/>
                  <w:szCs w:val="20"/>
                </w:rPr>
                <w:t>230.95 – 239.22</w:t>
              </w:r>
            </w:moveTo>
          </w:p>
        </w:tc>
        <w:tc>
          <w:tcPr>
            <w:tcW w:w="721" w:type="dxa"/>
            <w:tcBorders>
              <w:top w:val="nil"/>
              <w:left w:val="nil"/>
              <w:bottom w:val="nil"/>
              <w:right w:val="nil"/>
            </w:tcBorders>
            <w:hideMark/>
          </w:tcPr>
          <w:p w14:paraId="569AE203" w14:textId="77777777" w:rsidR="00B813EE" w:rsidRPr="00613FB6" w:rsidRDefault="00B813EE" w:rsidP="00D2474F">
            <w:pPr>
              <w:jc w:val="center"/>
              <w:rPr>
                <w:moveTo w:id="2762" w:author="Maitland, Bryan - FS, ID" w:date="2025-10-20T12:32:00Z" w16du:dateUtc="2025-10-20T18:32:00Z"/>
                <w:rFonts w:eastAsia="Times New Roman"/>
                <w:b/>
                <w:bCs/>
                <w:color w:val="000000"/>
                <w:sz w:val="20"/>
                <w:szCs w:val="20"/>
              </w:rPr>
            </w:pPr>
            <w:moveTo w:id="2763" w:author="Maitland, Bryan - FS, ID" w:date="2025-10-20T12:32:00Z" w16du:dateUtc="2025-10-20T18:32:00Z">
              <w:r w:rsidRPr="00613FB6">
                <w:rPr>
                  <w:rFonts w:eastAsia="Times New Roman"/>
                  <w:b/>
                  <w:bCs/>
                  <w:color w:val="000000"/>
                  <w:sz w:val="20"/>
                  <w:szCs w:val="20"/>
                </w:rPr>
                <w:t>&lt;0.001</w:t>
              </w:r>
            </w:moveTo>
          </w:p>
        </w:tc>
      </w:tr>
      <w:tr w:rsidR="00B813EE" w:rsidRPr="00613FB6" w14:paraId="105E6F82" w14:textId="77777777" w:rsidTr="00D2474F">
        <w:trPr>
          <w:trHeight w:val="300"/>
        </w:trPr>
        <w:tc>
          <w:tcPr>
            <w:tcW w:w="1990" w:type="dxa"/>
            <w:tcBorders>
              <w:top w:val="nil"/>
              <w:left w:val="nil"/>
              <w:bottom w:val="nil"/>
              <w:right w:val="nil"/>
            </w:tcBorders>
            <w:hideMark/>
          </w:tcPr>
          <w:p w14:paraId="6123EEB7" w14:textId="7C2E6F5E" w:rsidR="00B813EE" w:rsidRPr="00613FB6" w:rsidRDefault="00B813EE" w:rsidP="00D2474F">
            <w:pPr>
              <w:rPr>
                <w:moveTo w:id="2764" w:author="Maitland, Bryan - FS, ID" w:date="2025-10-20T12:32:00Z" w16du:dateUtc="2025-10-20T18:32:00Z"/>
                <w:rFonts w:eastAsia="Times New Roman"/>
                <w:color w:val="000000"/>
                <w:sz w:val="20"/>
                <w:szCs w:val="20"/>
              </w:rPr>
            </w:pPr>
            <w:moveTo w:id="2765" w:author="Maitland, Bryan - FS, ID" w:date="2025-10-20T12:32:00Z" w16du:dateUtc="2025-10-20T18:32:00Z">
              <w:r w:rsidRPr="00613FB6">
                <w:rPr>
                  <w:rFonts w:eastAsia="Times New Roman"/>
                  <w:color w:val="000000"/>
                  <w:sz w:val="20"/>
                  <w:szCs w:val="20"/>
                </w:rPr>
                <w:t>temp</w:t>
              </w:r>
            </w:moveTo>
            <w:ins w:id="2766" w:author="Maitland, Bryan - FS, ID" w:date="2025-10-20T13:20:00Z" w16du:dateUtc="2025-10-20T19:20:00Z">
              <w:r w:rsidR="00EE26BE">
                <w:rPr>
                  <w:rFonts w:eastAsia="Times New Roman"/>
                  <w:color w:val="000000"/>
                  <w:sz w:val="20"/>
                  <w:szCs w:val="20"/>
                </w:rPr>
                <w:t>_</w:t>
              </w:r>
            </w:ins>
            <w:moveTo w:id="2767" w:author="Maitland, Bryan - FS, ID" w:date="2025-10-20T12:32:00Z" w16du:dateUtc="2025-10-20T18:32:00Z">
              <w:del w:id="2768" w:author="Maitland, Bryan - FS, ID" w:date="2025-10-20T13:20:00Z" w16du:dateUtc="2025-10-20T19:20:00Z">
                <w:r w:rsidRPr="00613FB6" w:rsidDel="00EE26BE">
                  <w:rPr>
                    <w:rFonts w:eastAsia="Times New Roman"/>
                    <w:color w:val="000000"/>
                    <w:sz w:val="20"/>
                    <w:szCs w:val="20"/>
                  </w:rPr>
                  <w:delText xml:space="preserve"> </w:delText>
                </w:r>
              </w:del>
              <w:r w:rsidRPr="00613FB6">
                <w:rPr>
                  <w:rFonts w:eastAsia="Times New Roman"/>
                  <w:color w:val="000000"/>
                  <w:sz w:val="20"/>
                  <w:szCs w:val="20"/>
                </w:rPr>
                <w:t>90</w:t>
              </w:r>
            </w:moveTo>
          </w:p>
        </w:tc>
        <w:tc>
          <w:tcPr>
            <w:tcW w:w="924" w:type="dxa"/>
            <w:tcBorders>
              <w:top w:val="nil"/>
              <w:left w:val="nil"/>
              <w:bottom w:val="nil"/>
              <w:right w:val="nil"/>
            </w:tcBorders>
            <w:hideMark/>
          </w:tcPr>
          <w:p w14:paraId="3A89C490" w14:textId="77777777" w:rsidR="00B813EE" w:rsidRPr="00613FB6" w:rsidRDefault="00B813EE" w:rsidP="00D2474F">
            <w:pPr>
              <w:jc w:val="center"/>
              <w:rPr>
                <w:moveTo w:id="2769" w:author="Maitland, Bryan - FS, ID" w:date="2025-10-20T12:32:00Z" w16du:dateUtc="2025-10-20T18:32:00Z"/>
                <w:rFonts w:eastAsia="Times New Roman"/>
                <w:color w:val="000000"/>
                <w:sz w:val="20"/>
                <w:szCs w:val="20"/>
              </w:rPr>
            </w:pPr>
            <w:moveTo w:id="2770" w:author="Maitland, Bryan - FS, ID" w:date="2025-10-20T12:32:00Z" w16du:dateUtc="2025-10-20T18:32:00Z">
              <w:r w:rsidRPr="00613FB6">
                <w:rPr>
                  <w:rFonts w:eastAsia="Times New Roman"/>
                  <w:color w:val="000000"/>
                  <w:sz w:val="20"/>
                  <w:szCs w:val="20"/>
                </w:rPr>
                <w:t>13.9</w:t>
              </w:r>
            </w:moveTo>
          </w:p>
        </w:tc>
        <w:tc>
          <w:tcPr>
            <w:tcW w:w="1365" w:type="dxa"/>
            <w:tcBorders>
              <w:top w:val="nil"/>
              <w:left w:val="nil"/>
              <w:bottom w:val="nil"/>
              <w:right w:val="nil"/>
            </w:tcBorders>
            <w:hideMark/>
          </w:tcPr>
          <w:p w14:paraId="5246993C" w14:textId="77777777" w:rsidR="00B813EE" w:rsidRPr="00613FB6" w:rsidRDefault="00B813EE" w:rsidP="00D2474F">
            <w:pPr>
              <w:jc w:val="center"/>
              <w:rPr>
                <w:moveTo w:id="2771" w:author="Maitland, Bryan - FS, ID" w:date="2025-10-20T12:32:00Z" w16du:dateUtc="2025-10-20T18:32:00Z"/>
                <w:rFonts w:eastAsia="Times New Roman"/>
                <w:color w:val="000000"/>
                <w:sz w:val="20"/>
                <w:szCs w:val="20"/>
              </w:rPr>
            </w:pPr>
            <w:moveTo w:id="2772" w:author="Maitland, Bryan - FS, ID" w:date="2025-10-20T12:32:00Z" w16du:dateUtc="2025-10-20T18:32:00Z">
              <w:r w:rsidRPr="00613FB6">
                <w:rPr>
                  <w:rFonts w:eastAsia="Times New Roman"/>
                  <w:color w:val="000000"/>
                  <w:sz w:val="20"/>
                  <w:szCs w:val="20"/>
                </w:rPr>
                <w:t>13.06 – 14.74</w:t>
              </w:r>
            </w:moveTo>
          </w:p>
        </w:tc>
        <w:tc>
          <w:tcPr>
            <w:tcW w:w="721" w:type="dxa"/>
            <w:tcBorders>
              <w:top w:val="nil"/>
              <w:left w:val="nil"/>
              <w:bottom w:val="nil"/>
              <w:right w:val="nil"/>
            </w:tcBorders>
            <w:hideMark/>
          </w:tcPr>
          <w:p w14:paraId="7971733A" w14:textId="77777777" w:rsidR="00B813EE" w:rsidRPr="00613FB6" w:rsidRDefault="00B813EE" w:rsidP="00D2474F">
            <w:pPr>
              <w:jc w:val="center"/>
              <w:rPr>
                <w:moveTo w:id="2773" w:author="Maitland, Bryan - FS, ID" w:date="2025-10-20T12:32:00Z" w16du:dateUtc="2025-10-20T18:32:00Z"/>
                <w:rFonts w:eastAsia="Times New Roman"/>
                <w:b/>
                <w:bCs/>
                <w:color w:val="000000"/>
                <w:sz w:val="20"/>
                <w:szCs w:val="20"/>
              </w:rPr>
            </w:pPr>
            <w:moveTo w:id="2774" w:author="Maitland, Bryan - FS, ID" w:date="2025-10-20T12:32:00Z" w16du:dateUtc="2025-10-20T18:32:00Z">
              <w:r w:rsidRPr="00613FB6">
                <w:rPr>
                  <w:rFonts w:eastAsia="Times New Roman"/>
                  <w:b/>
                  <w:bCs/>
                  <w:color w:val="000000"/>
                  <w:sz w:val="20"/>
                  <w:szCs w:val="20"/>
                </w:rPr>
                <w:t>&lt;0.001</w:t>
              </w:r>
            </w:moveTo>
          </w:p>
        </w:tc>
      </w:tr>
      <w:tr w:rsidR="00B813EE" w:rsidRPr="00613FB6" w14:paraId="613DD07E" w14:textId="77777777" w:rsidTr="00D2474F">
        <w:trPr>
          <w:trHeight w:val="300"/>
        </w:trPr>
        <w:tc>
          <w:tcPr>
            <w:tcW w:w="1990" w:type="dxa"/>
            <w:tcBorders>
              <w:top w:val="nil"/>
              <w:left w:val="nil"/>
              <w:bottom w:val="nil"/>
              <w:right w:val="nil"/>
            </w:tcBorders>
            <w:hideMark/>
          </w:tcPr>
          <w:p w14:paraId="11E89663" w14:textId="56908771" w:rsidR="00B813EE" w:rsidRPr="00613FB6" w:rsidRDefault="00B813EE" w:rsidP="00D2474F">
            <w:pPr>
              <w:rPr>
                <w:moveTo w:id="2775" w:author="Maitland, Bryan - FS, ID" w:date="2025-10-20T12:32:00Z" w16du:dateUtc="2025-10-20T18:32:00Z"/>
                <w:rFonts w:eastAsia="Times New Roman"/>
                <w:color w:val="000000"/>
                <w:sz w:val="20"/>
                <w:szCs w:val="20"/>
              </w:rPr>
            </w:pPr>
            <w:moveTo w:id="2776" w:author="Maitland, Bryan - FS, ID" w:date="2025-10-20T12:32:00Z" w16du:dateUtc="2025-10-20T18:32:00Z">
              <w:r w:rsidRPr="00613FB6">
                <w:rPr>
                  <w:rFonts w:eastAsia="Times New Roman"/>
                  <w:color w:val="000000"/>
                  <w:sz w:val="20"/>
                  <w:szCs w:val="20"/>
                </w:rPr>
                <w:t>temp</w:t>
              </w:r>
            </w:moveTo>
            <w:ins w:id="2777" w:author="Maitland, Bryan - FS, ID" w:date="2025-10-20T13:20:00Z" w16du:dateUtc="2025-10-20T19:20:00Z">
              <w:r w:rsidR="00EE26BE">
                <w:rPr>
                  <w:rFonts w:eastAsia="Times New Roman"/>
                  <w:color w:val="000000"/>
                  <w:sz w:val="20"/>
                  <w:szCs w:val="20"/>
                </w:rPr>
                <w:t>_</w:t>
              </w:r>
            </w:ins>
            <w:moveTo w:id="2778" w:author="Maitland, Bryan - FS, ID" w:date="2025-10-20T12:32:00Z" w16du:dateUtc="2025-10-20T18:32:00Z">
              <w:del w:id="2779" w:author="Maitland, Bryan - FS, ID" w:date="2025-10-20T13:20:00Z" w16du:dateUtc="2025-10-20T19:20:00Z">
                <w:r w:rsidRPr="00613FB6" w:rsidDel="00EE26BE">
                  <w:rPr>
                    <w:rFonts w:eastAsia="Times New Roman"/>
                    <w:color w:val="000000"/>
                    <w:sz w:val="20"/>
                    <w:szCs w:val="20"/>
                  </w:rPr>
                  <w:delText xml:space="preserve"> </w:delText>
                </w:r>
              </w:del>
              <w:r w:rsidRPr="00613FB6">
                <w:rPr>
                  <w:rFonts w:eastAsia="Times New Roman"/>
                  <w:color w:val="000000"/>
                  <w:sz w:val="20"/>
                  <w:szCs w:val="20"/>
                </w:rPr>
                <w:t>90^2</w:t>
              </w:r>
            </w:moveTo>
          </w:p>
        </w:tc>
        <w:tc>
          <w:tcPr>
            <w:tcW w:w="924" w:type="dxa"/>
            <w:tcBorders>
              <w:top w:val="nil"/>
              <w:left w:val="nil"/>
              <w:bottom w:val="nil"/>
              <w:right w:val="nil"/>
            </w:tcBorders>
            <w:hideMark/>
          </w:tcPr>
          <w:p w14:paraId="22DE045F" w14:textId="77777777" w:rsidR="00B813EE" w:rsidRPr="00613FB6" w:rsidRDefault="00B813EE" w:rsidP="00D2474F">
            <w:pPr>
              <w:jc w:val="center"/>
              <w:rPr>
                <w:moveTo w:id="2780" w:author="Maitland, Bryan - FS, ID" w:date="2025-10-20T12:32:00Z" w16du:dateUtc="2025-10-20T18:32:00Z"/>
                <w:rFonts w:eastAsia="Times New Roman"/>
                <w:color w:val="000000"/>
                <w:sz w:val="20"/>
                <w:szCs w:val="20"/>
              </w:rPr>
            </w:pPr>
            <w:moveTo w:id="2781" w:author="Maitland, Bryan - FS, ID" w:date="2025-10-20T12:32:00Z" w16du:dateUtc="2025-10-20T18:32:00Z">
              <w:r w:rsidRPr="00613FB6">
                <w:rPr>
                  <w:rFonts w:eastAsia="Times New Roman"/>
                  <w:color w:val="000000"/>
                  <w:sz w:val="20"/>
                  <w:szCs w:val="20"/>
                </w:rPr>
                <w:t>-0.85</w:t>
              </w:r>
            </w:moveTo>
          </w:p>
        </w:tc>
        <w:tc>
          <w:tcPr>
            <w:tcW w:w="1365" w:type="dxa"/>
            <w:tcBorders>
              <w:top w:val="nil"/>
              <w:left w:val="nil"/>
              <w:bottom w:val="nil"/>
              <w:right w:val="nil"/>
            </w:tcBorders>
            <w:hideMark/>
          </w:tcPr>
          <w:p w14:paraId="3A5A7107" w14:textId="77777777" w:rsidR="00B813EE" w:rsidRPr="00613FB6" w:rsidRDefault="00B813EE" w:rsidP="00D2474F">
            <w:pPr>
              <w:jc w:val="center"/>
              <w:rPr>
                <w:moveTo w:id="2782" w:author="Maitland, Bryan - FS, ID" w:date="2025-10-20T12:32:00Z" w16du:dateUtc="2025-10-20T18:32:00Z"/>
                <w:rFonts w:eastAsia="Times New Roman"/>
                <w:color w:val="000000"/>
                <w:sz w:val="20"/>
                <w:szCs w:val="20"/>
              </w:rPr>
            </w:pPr>
            <w:moveTo w:id="2783" w:author="Maitland, Bryan - FS, ID" w:date="2025-10-20T12:32:00Z" w16du:dateUtc="2025-10-20T18:32:00Z">
              <w:r w:rsidRPr="00613FB6">
                <w:rPr>
                  <w:rFonts w:eastAsia="Times New Roman"/>
                  <w:color w:val="000000"/>
                  <w:sz w:val="20"/>
                  <w:szCs w:val="20"/>
                </w:rPr>
                <w:t>-1.15 – -0.55</w:t>
              </w:r>
            </w:moveTo>
          </w:p>
        </w:tc>
        <w:tc>
          <w:tcPr>
            <w:tcW w:w="721" w:type="dxa"/>
            <w:tcBorders>
              <w:top w:val="nil"/>
              <w:left w:val="nil"/>
              <w:bottom w:val="nil"/>
              <w:right w:val="nil"/>
            </w:tcBorders>
            <w:hideMark/>
          </w:tcPr>
          <w:p w14:paraId="3AAEDC14" w14:textId="77777777" w:rsidR="00B813EE" w:rsidRPr="00613FB6" w:rsidRDefault="00B813EE" w:rsidP="00D2474F">
            <w:pPr>
              <w:jc w:val="center"/>
              <w:rPr>
                <w:moveTo w:id="2784" w:author="Maitland, Bryan - FS, ID" w:date="2025-10-20T12:32:00Z" w16du:dateUtc="2025-10-20T18:32:00Z"/>
                <w:rFonts w:eastAsia="Times New Roman"/>
                <w:b/>
                <w:bCs/>
                <w:color w:val="000000"/>
                <w:sz w:val="20"/>
                <w:szCs w:val="20"/>
              </w:rPr>
            </w:pPr>
            <w:moveTo w:id="2785" w:author="Maitland, Bryan - FS, ID" w:date="2025-10-20T12:32:00Z" w16du:dateUtc="2025-10-20T18:32:00Z">
              <w:r w:rsidRPr="00613FB6">
                <w:rPr>
                  <w:rFonts w:eastAsia="Times New Roman"/>
                  <w:b/>
                  <w:bCs/>
                  <w:color w:val="000000"/>
                  <w:sz w:val="20"/>
                  <w:szCs w:val="20"/>
                </w:rPr>
                <w:t>&lt;0.001</w:t>
              </w:r>
            </w:moveTo>
          </w:p>
        </w:tc>
      </w:tr>
      <w:tr w:rsidR="00B813EE" w:rsidRPr="00613FB6" w14:paraId="105CFCC8" w14:textId="77777777" w:rsidTr="00D2474F">
        <w:trPr>
          <w:trHeight w:val="300"/>
        </w:trPr>
        <w:tc>
          <w:tcPr>
            <w:tcW w:w="1990" w:type="dxa"/>
            <w:tcBorders>
              <w:top w:val="nil"/>
              <w:left w:val="nil"/>
              <w:bottom w:val="nil"/>
              <w:right w:val="nil"/>
            </w:tcBorders>
            <w:hideMark/>
          </w:tcPr>
          <w:p w14:paraId="1B745AD3" w14:textId="77777777" w:rsidR="00B813EE" w:rsidRPr="00613FB6" w:rsidRDefault="00B813EE" w:rsidP="00D2474F">
            <w:pPr>
              <w:rPr>
                <w:moveTo w:id="2786" w:author="Maitland, Bryan - FS, ID" w:date="2025-10-20T12:32:00Z" w16du:dateUtc="2025-10-20T18:32:00Z"/>
                <w:rFonts w:eastAsia="Times New Roman"/>
                <w:color w:val="000000"/>
                <w:sz w:val="20"/>
                <w:szCs w:val="20"/>
              </w:rPr>
            </w:pPr>
            <w:moveTo w:id="2787" w:author="Maitland, Bryan - FS, ID" w:date="2025-10-20T12:32:00Z" w16du:dateUtc="2025-10-20T18:32:00Z">
              <w:r w:rsidRPr="00613FB6">
                <w:rPr>
                  <w:rFonts w:eastAsia="Times New Roman"/>
                  <w:color w:val="000000"/>
                  <w:sz w:val="20"/>
                  <w:szCs w:val="20"/>
                </w:rPr>
                <w:t>stream [Beaver]</w:t>
              </w:r>
            </w:moveTo>
          </w:p>
        </w:tc>
        <w:tc>
          <w:tcPr>
            <w:tcW w:w="924" w:type="dxa"/>
            <w:tcBorders>
              <w:top w:val="nil"/>
              <w:left w:val="nil"/>
              <w:bottom w:val="nil"/>
              <w:right w:val="nil"/>
            </w:tcBorders>
            <w:hideMark/>
          </w:tcPr>
          <w:p w14:paraId="59CD1D74" w14:textId="77777777" w:rsidR="00B813EE" w:rsidRPr="00613FB6" w:rsidRDefault="00B813EE" w:rsidP="00D2474F">
            <w:pPr>
              <w:jc w:val="center"/>
              <w:rPr>
                <w:moveTo w:id="2788" w:author="Maitland, Bryan - FS, ID" w:date="2025-10-20T12:32:00Z" w16du:dateUtc="2025-10-20T18:32:00Z"/>
                <w:rFonts w:eastAsia="Times New Roman"/>
                <w:color w:val="000000"/>
                <w:sz w:val="20"/>
                <w:szCs w:val="20"/>
              </w:rPr>
            </w:pPr>
            <w:moveTo w:id="2789" w:author="Maitland, Bryan - FS, ID" w:date="2025-10-20T12:32:00Z" w16du:dateUtc="2025-10-20T18:32:00Z">
              <w:r w:rsidRPr="00613FB6">
                <w:rPr>
                  <w:rFonts w:eastAsia="Times New Roman"/>
                  <w:color w:val="000000"/>
                  <w:sz w:val="20"/>
                  <w:szCs w:val="20"/>
                </w:rPr>
                <w:t>17.41</w:t>
              </w:r>
            </w:moveTo>
          </w:p>
        </w:tc>
        <w:tc>
          <w:tcPr>
            <w:tcW w:w="1365" w:type="dxa"/>
            <w:tcBorders>
              <w:top w:val="nil"/>
              <w:left w:val="nil"/>
              <w:bottom w:val="nil"/>
              <w:right w:val="nil"/>
            </w:tcBorders>
            <w:hideMark/>
          </w:tcPr>
          <w:p w14:paraId="2CEFCBF3" w14:textId="77777777" w:rsidR="00B813EE" w:rsidRPr="00613FB6" w:rsidRDefault="00B813EE" w:rsidP="00D2474F">
            <w:pPr>
              <w:jc w:val="center"/>
              <w:rPr>
                <w:moveTo w:id="2790" w:author="Maitland, Bryan - FS, ID" w:date="2025-10-20T12:32:00Z" w16du:dateUtc="2025-10-20T18:32:00Z"/>
                <w:rFonts w:eastAsia="Times New Roman"/>
                <w:color w:val="000000"/>
                <w:sz w:val="20"/>
                <w:szCs w:val="20"/>
              </w:rPr>
            </w:pPr>
            <w:moveTo w:id="2791" w:author="Maitland, Bryan - FS, ID" w:date="2025-10-20T12:32:00Z" w16du:dateUtc="2025-10-20T18:32:00Z">
              <w:r w:rsidRPr="00613FB6">
                <w:rPr>
                  <w:rFonts w:eastAsia="Times New Roman"/>
                  <w:color w:val="000000"/>
                  <w:sz w:val="20"/>
                  <w:szCs w:val="20"/>
                </w:rPr>
                <w:t>10.62 – 24.19</w:t>
              </w:r>
            </w:moveTo>
          </w:p>
        </w:tc>
        <w:tc>
          <w:tcPr>
            <w:tcW w:w="721" w:type="dxa"/>
            <w:tcBorders>
              <w:top w:val="nil"/>
              <w:left w:val="nil"/>
              <w:bottom w:val="nil"/>
              <w:right w:val="nil"/>
            </w:tcBorders>
            <w:hideMark/>
          </w:tcPr>
          <w:p w14:paraId="066FF6D5" w14:textId="77777777" w:rsidR="00B813EE" w:rsidRPr="00613FB6" w:rsidRDefault="00B813EE" w:rsidP="00D2474F">
            <w:pPr>
              <w:jc w:val="center"/>
              <w:rPr>
                <w:moveTo w:id="2792" w:author="Maitland, Bryan - FS, ID" w:date="2025-10-20T12:32:00Z" w16du:dateUtc="2025-10-20T18:32:00Z"/>
                <w:rFonts w:eastAsia="Times New Roman"/>
                <w:b/>
                <w:bCs/>
                <w:color w:val="000000"/>
                <w:sz w:val="20"/>
                <w:szCs w:val="20"/>
              </w:rPr>
            </w:pPr>
            <w:moveTo w:id="2793" w:author="Maitland, Bryan - FS, ID" w:date="2025-10-20T12:32:00Z" w16du:dateUtc="2025-10-20T18:32:00Z">
              <w:r w:rsidRPr="00613FB6">
                <w:rPr>
                  <w:rFonts w:eastAsia="Times New Roman"/>
                  <w:b/>
                  <w:bCs/>
                  <w:color w:val="000000"/>
                  <w:sz w:val="20"/>
                  <w:szCs w:val="20"/>
                </w:rPr>
                <w:t>&lt;0.001</w:t>
              </w:r>
            </w:moveTo>
          </w:p>
        </w:tc>
      </w:tr>
      <w:tr w:rsidR="00B813EE" w:rsidRPr="00613FB6" w14:paraId="7C969CFE" w14:textId="77777777" w:rsidTr="00D2474F">
        <w:trPr>
          <w:trHeight w:val="300"/>
        </w:trPr>
        <w:tc>
          <w:tcPr>
            <w:tcW w:w="1990" w:type="dxa"/>
            <w:tcBorders>
              <w:top w:val="nil"/>
              <w:left w:val="nil"/>
              <w:bottom w:val="nil"/>
              <w:right w:val="nil"/>
            </w:tcBorders>
            <w:hideMark/>
          </w:tcPr>
          <w:p w14:paraId="5A5A4F5C" w14:textId="77777777" w:rsidR="00B813EE" w:rsidRPr="00613FB6" w:rsidRDefault="00B813EE" w:rsidP="00D2474F">
            <w:pPr>
              <w:rPr>
                <w:moveTo w:id="2794" w:author="Maitland, Bryan - FS, ID" w:date="2025-10-20T12:32:00Z" w16du:dateUtc="2025-10-20T18:32:00Z"/>
                <w:rFonts w:eastAsia="Times New Roman"/>
                <w:color w:val="000000"/>
                <w:sz w:val="20"/>
                <w:szCs w:val="20"/>
              </w:rPr>
            </w:pPr>
            <w:moveTo w:id="2795" w:author="Maitland, Bryan - FS, ID" w:date="2025-10-20T12:32:00Z" w16du:dateUtc="2025-10-20T18:32:00Z">
              <w:r w:rsidRPr="00613FB6">
                <w:rPr>
                  <w:rFonts w:eastAsia="Times New Roman"/>
                  <w:color w:val="000000"/>
                  <w:sz w:val="20"/>
                  <w:szCs w:val="20"/>
                </w:rPr>
                <w:t>stream [Big]</w:t>
              </w:r>
            </w:moveTo>
          </w:p>
        </w:tc>
        <w:tc>
          <w:tcPr>
            <w:tcW w:w="924" w:type="dxa"/>
            <w:tcBorders>
              <w:top w:val="nil"/>
              <w:left w:val="nil"/>
              <w:bottom w:val="nil"/>
              <w:right w:val="nil"/>
            </w:tcBorders>
            <w:hideMark/>
          </w:tcPr>
          <w:p w14:paraId="55A359EE" w14:textId="77777777" w:rsidR="00B813EE" w:rsidRPr="00613FB6" w:rsidRDefault="00B813EE" w:rsidP="00D2474F">
            <w:pPr>
              <w:jc w:val="center"/>
              <w:rPr>
                <w:moveTo w:id="2796" w:author="Maitland, Bryan - FS, ID" w:date="2025-10-20T12:32:00Z" w16du:dateUtc="2025-10-20T18:32:00Z"/>
                <w:rFonts w:eastAsia="Times New Roman"/>
                <w:color w:val="000000"/>
                <w:sz w:val="20"/>
                <w:szCs w:val="20"/>
              </w:rPr>
            </w:pPr>
            <w:moveTo w:id="2797" w:author="Maitland, Bryan - FS, ID" w:date="2025-10-20T12:32:00Z" w16du:dateUtc="2025-10-20T18:32:00Z">
              <w:r w:rsidRPr="00613FB6">
                <w:rPr>
                  <w:rFonts w:eastAsia="Times New Roman"/>
                  <w:color w:val="000000"/>
                  <w:sz w:val="20"/>
                  <w:szCs w:val="20"/>
                </w:rPr>
                <w:t>-0.19</w:t>
              </w:r>
            </w:moveTo>
          </w:p>
        </w:tc>
        <w:tc>
          <w:tcPr>
            <w:tcW w:w="1365" w:type="dxa"/>
            <w:tcBorders>
              <w:top w:val="nil"/>
              <w:left w:val="nil"/>
              <w:bottom w:val="nil"/>
              <w:right w:val="nil"/>
            </w:tcBorders>
            <w:hideMark/>
          </w:tcPr>
          <w:p w14:paraId="76BDF3AC" w14:textId="77777777" w:rsidR="00B813EE" w:rsidRPr="00613FB6" w:rsidRDefault="00B813EE" w:rsidP="00D2474F">
            <w:pPr>
              <w:jc w:val="center"/>
              <w:rPr>
                <w:moveTo w:id="2798" w:author="Maitland, Bryan - FS, ID" w:date="2025-10-20T12:32:00Z" w16du:dateUtc="2025-10-20T18:32:00Z"/>
                <w:rFonts w:eastAsia="Times New Roman"/>
                <w:color w:val="000000"/>
                <w:sz w:val="20"/>
                <w:szCs w:val="20"/>
              </w:rPr>
            </w:pPr>
            <w:moveTo w:id="2799" w:author="Maitland, Bryan - FS, ID" w:date="2025-10-20T12:32:00Z" w16du:dateUtc="2025-10-20T18:32:00Z">
              <w:r w:rsidRPr="00613FB6">
                <w:rPr>
                  <w:rFonts w:eastAsia="Times New Roman"/>
                  <w:color w:val="000000"/>
                  <w:sz w:val="20"/>
                  <w:szCs w:val="20"/>
                </w:rPr>
                <w:t>-5.37 – 5.00</w:t>
              </w:r>
            </w:moveTo>
          </w:p>
        </w:tc>
        <w:tc>
          <w:tcPr>
            <w:tcW w:w="721" w:type="dxa"/>
            <w:tcBorders>
              <w:top w:val="nil"/>
              <w:left w:val="nil"/>
              <w:bottom w:val="nil"/>
              <w:right w:val="nil"/>
            </w:tcBorders>
            <w:hideMark/>
          </w:tcPr>
          <w:p w14:paraId="703A031F" w14:textId="77777777" w:rsidR="00B813EE" w:rsidRPr="00613FB6" w:rsidRDefault="00B813EE" w:rsidP="00D2474F">
            <w:pPr>
              <w:jc w:val="center"/>
              <w:rPr>
                <w:moveTo w:id="2800" w:author="Maitland, Bryan - FS, ID" w:date="2025-10-20T12:32:00Z" w16du:dateUtc="2025-10-20T18:32:00Z"/>
                <w:rFonts w:eastAsia="Times New Roman"/>
                <w:color w:val="000000"/>
                <w:sz w:val="20"/>
                <w:szCs w:val="20"/>
              </w:rPr>
            </w:pPr>
            <w:moveTo w:id="2801" w:author="Maitland, Bryan - FS, ID" w:date="2025-10-20T12:32:00Z" w16du:dateUtc="2025-10-20T18:32:00Z">
              <w:r w:rsidRPr="00613FB6">
                <w:rPr>
                  <w:rFonts w:eastAsia="Times New Roman"/>
                  <w:color w:val="000000"/>
                  <w:sz w:val="20"/>
                  <w:szCs w:val="20"/>
                </w:rPr>
                <w:t>0.944</w:t>
              </w:r>
            </w:moveTo>
          </w:p>
        </w:tc>
      </w:tr>
      <w:tr w:rsidR="00B813EE" w:rsidRPr="00613FB6" w14:paraId="795EF5DA" w14:textId="77777777" w:rsidTr="00D2474F">
        <w:trPr>
          <w:trHeight w:val="300"/>
        </w:trPr>
        <w:tc>
          <w:tcPr>
            <w:tcW w:w="1990" w:type="dxa"/>
            <w:tcBorders>
              <w:top w:val="nil"/>
              <w:left w:val="nil"/>
              <w:bottom w:val="nil"/>
              <w:right w:val="nil"/>
            </w:tcBorders>
            <w:hideMark/>
          </w:tcPr>
          <w:p w14:paraId="3911A94B" w14:textId="77777777" w:rsidR="00B813EE" w:rsidRPr="00613FB6" w:rsidRDefault="00B813EE" w:rsidP="00D2474F">
            <w:pPr>
              <w:rPr>
                <w:moveTo w:id="2802" w:author="Maitland, Bryan - FS, ID" w:date="2025-10-20T12:32:00Z" w16du:dateUtc="2025-10-20T18:32:00Z"/>
                <w:rFonts w:eastAsia="Times New Roman"/>
                <w:color w:val="000000"/>
                <w:sz w:val="20"/>
                <w:szCs w:val="20"/>
              </w:rPr>
            </w:pPr>
            <w:moveTo w:id="2803" w:author="Maitland, Bryan - FS, ID" w:date="2025-10-20T12:32:00Z" w16du:dateUtc="2025-10-20T18:32:00Z">
              <w:r w:rsidRPr="00613FB6">
                <w:rPr>
                  <w:rFonts w:eastAsia="Times New Roman"/>
                  <w:color w:val="000000"/>
                  <w:sz w:val="20"/>
                  <w:szCs w:val="20"/>
                </w:rPr>
                <w:t>stream [Camas]</w:t>
              </w:r>
            </w:moveTo>
          </w:p>
        </w:tc>
        <w:tc>
          <w:tcPr>
            <w:tcW w:w="924" w:type="dxa"/>
            <w:tcBorders>
              <w:top w:val="nil"/>
              <w:left w:val="nil"/>
              <w:bottom w:val="nil"/>
              <w:right w:val="nil"/>
            </w:tcBorders>
            <w:hideMark/>
          </w:tcPr>
          <w:p w14:paraId="7598872C" w14:textId="77777777" w:rsidR="00B813EE" w:rsidRPr="00613FB6" w:rsidRDefault="00B813EE" w:rsidP="00D2474F">
            <w:pPr>
              <w:jc w:val="center"/>
              <w:rPr>
                <w:moveTo w:id="2804" w:author="Maitland, Bryan - FS, ID" w:date="2025-10-20T12:32:00Z" w16du:dateUtc="2025-10-20T18:32:00Z"/>
                <w:rFonts w:eastAsia="Times New Roman"/>
                <w:color w:val="000000"/>
                <w:sz w:val="20"/>
                <w:szCs w:val="20"/>
              </w:rPr>
            </w:pPr>
            <w:moveTo w:id="2805" w:author="Maitland, Bryan - FS, ID" w:date="2025-10-20T12:32:00Z" w16du:dateUtc="2025-10-20T18:32:00Z">
              <w:r w:rsidRPr="00613FB6">
                <w:rPr>
                  <w:rFonts w:eastAsia="Times New Roman"/>
                  <w:color w:val="000000"/>
                  <w:sz w:val="20"/>
                  <w:szCs w:val="20"/>
                </w:rPr>
                <w:t>2.3</w:t>
              </w:r>
            </w:moveTo>
          </w:p>
        </w:tc>
        <w:tc>
          <w:tcPr>
            <w:tcW w:w="1365" w:type="dxa"/>
            <w:tcBorders>
              <w:top w:val="nil"/>
              <w:left w:val="nil"/>
              <w:bottom w:val="nil"/>
              <w:right w:val="nil"/>
            </w:tcBorders>
            <w:hideMark/>
          </w:tcPr>
          <w:p w14:paraId="77869685" w14:textId="77777777" w:rsidR="00B813EE" w:rsidRPr="00613FB6" w:rsidRDefault="00B813EE" w:rsidP="00D2474F">
            <w:pPr>
              <w:jc w:val="center"/>
              <w:rPr>
                <w:moveTo w:id="2806" w:author="Maitland, Bryan - FS, ID" w:date="2025-10-20T12:32:00Z" w16du:dateUtc="2025-10-20T18:32:00Z"/>
                <w:rFonts w:eastAsia="Times New Roman"/>
                <w:color w:val="000000"/>
                <w:sz w:val="20"/>
                <w:szCs w:val="20"/>
              </w:rPr>
            </w:pPr>
            <w:moveTo w:id="2807" w:author="Maitland, Bryan - FS, ID" w:date="2025-10-20T12:32:00Z" w16du:dateUtc="2025-10-20T18:32:00Z">
              <w:r w:rsidRPr="00613FB6">
                <w:rPr>
                  <w:rFonts w:eastAsia="Times New Roman"/>
                  <w:color w:val="000000"/>
                  <w:sz w:val="20"/>
                  <w:szCs w:val="20"/>
                </w:rPr>
                <w:t>-3.08 – 7.69</w:t>
              </w:r>
            </w:moveTo>
          </w:p>
        </w:tc>
        <w:tc>
          <w:tcPr>
            <w:tcW w:w="721" w:type="dxa"/>
            <w:tcBorders>
              <w:top w:val="nil"/>
              <w:left w:val="nil"/>
              <w:bottom w:val="nil"/>
              <w:right w:val="nil"/>
            </w:tcBorders>
            <w:hideMark/>
          </w:tcPr>
          <w:p w14:paraId="0149701F" w14:textId="77777777" w:rsidR="00B813EE" w:rsidRPr="00613FB6" w:rsidRDefault="00B813EE" w:rsidP="00D2474F">
            <w:pPr>
              <w:jc w:val="center"/>
              <w:rPr>
                <w:moveTo w:id="2808" w:author="Maitland, Bryan - FS, ID" w:date="2025-10-20T12:32:00Z" w16du:dateUtc="2025-10-20T18:32:00Z"/>
                <w:rFonts w:eastAsia="Times New Roman"/>
                <w:color w:val="000000"/>
                <w:sz w:val="20"/>
                <w:szCs w:val="20"/>
              </w:rPr>
            </w:pPr>
            <w:moveTo w:id="2809" w:author="Maitland, Bryan - FS, ID" w:date="2025-10-20T12:32:00Z" w16du:dateUtc="2025-10-20T18:32:00Z">
              <w:r w:rsidRPr="00613FB6">
                <w:rPr>
                  <w:rFonts w:eastAsia="Times New Roman"/>
                  <w:color w:val="000000"/>
                  <w:sz w:val="20"/>
                  <w:szCs w:val="20"/>
                </w:rPr>
                <w:t>0.402</w:t>
              </w:r>
            </w:moveTo>
          </w:p>
        </w:tc>
      </w:tr>
      <w:tr w:rsidR="00B813EE" w:rsidRPr="00613FB6" w14:paraId="297BFA86" w14:textId="77777777" w:rsidTr="00D2474F">
        <w:trPr>
          <w:trHeight w:val="300"/>
        </w:trPr>
        <w:tc>
          <w:tcPr>
            <w:tcW w:w="1990" w:type="dxa"/>
            <w:tcBorders>
              <w:top w:val="nil"/>
              <w:left w:val="nil"/>
              <w:bottom w:val="nil"/>
              <w:right w:val="nil"/>
            </w:tcBorders>
            <w:hideMark/>
          </w:tcPr>
          <w:p w14:paraId="4B0AACEC" w14:textId="77777777" w:rsidR="00B813EE" w:rsidRPr="00613FB6" w:rsidRDefault="00B813EE" w:rsidP="00D2474F">
            <w:pPr>
              <w:rPr>
                <w:moveTo w:id="2810" w:author="Maitland, Bryan - FS, ID" w:date="2025-10-20T12:32:00Z" w16du:dateUtc="2025-10-20T18:32:00Z"/>
                <w:rFonts w:eastAsia="Times New Roman"/>
                <w:color w:val="000000"/>
                <w:sz w:val="20"/>
                <w:szCs w:val="20"/>
              </w:rPr>
            </w:pPr>
            <w:moveTo w:id="2811" w:author="Maitland, Bryan - FS, ID" w:date="2025-10-20T12:32:00Z" w16du:dateUtc="2025-10-20T18:32:00Z">
              <w:r w:rsidRPr="00613FB6">
                <w:rPr>
                  <w:rFonts w:eastAsia="Times New Roman"/>
                  <w:color w:val="000000"/>
                  <w:sz w:val="20"/>
                  <w:szCs w:val="20"/>
                </w:rPr>
                <w:t>stream [Elk]</w:t>
              </w:r>
            </w:moveTo>
          </w:p>
        </w:tc>
        <w:tc>
          <w:tcPr>
            <w:tcW w:w="924" w:type="dxa"/>
            <w:tcBorders>
              <w:top w:val="nil"/>
              <w:left w:val="nil"/>
              <w:bottom w:val="nil"/>
              <w:right w:val="nil"/>
            </w:tcBorders>
            <w:hideMark/>
          </w:tcPr>
          <w:p w14:paraId="7398C15B" w14:textId="77777777" w:rsidR="00B813EE" w:rsidRPr="00613FB6" w:rsidRDefault="00B813EE" w:rsidP="00D2474F">
            <w:pPr>
              <w:jc w:val="center"/>
              <w:rPr>
                <w:moveTo w:id="2812" w:author="Maitland, Bryan - FS, ID" w:date="2025-10-20T12:32:00Z" w16du:dateUtc="2025-10-20T18:32:00Z"/>
                <w:rFonts w:eastAsia="Times New Roman"/>
                <w:color w:val="000000"/>
                <w:sz w:val="20"/>
                <w:szCs w:val="20"/>
              </w:rPr>
            </w:pPr>
            <w:moveTo w:id="2813" w:author="Maitland, Bryan - FS, ID" w:date="2025-10-20T12:32:00Z" w16du:dateUtc="2025-10-20T18:32:00Z">
              <w:r w:rsidRPr="00613FB6">
                <w:rPr>
                  <w:rFonts w:eastAsia="Times New Roman"/>
                  <w:color w:val="000000"/>
                  <w:sz w:val="20"/>
                  <w:szCs w:val="20"/>
                </w:rPr>
                <w:t>11.97</w:t>
              </w:r>
            </w:moveTo>
          </w:p>
        </w:tc>
        <w:tc>
          <w:tcPr>
            <w:tcW w:w="1365" w:type="dxa"/>
            <w:tcBorders>
              <w:top w:val="nil"/>
              <w:left w:val="nil"/>
              <w:bottom w:val="nil"/>
              <w:right w:val="nil"/>
            </w:tcBorders>
            <w:hideMark/>
          </w:tcPr>
          <w:p w14:paraId="463EC847" w14:textId="77777777" w:rsidR="00B813EE" w:rsidRPr="00613FB6" w:rsidRDefault="00B813EE" w:rsidP="00D2474F">
            <w:pPr>
              <w:jc w:val="center"/>
              <w:rPr>
                <w:moveTo w:id="2814" w:author="Maitland, Bryan - FS, ID" w:date="2025-10-20T12:32:00Z" w16du:dateUtc="2025-10-20T18:32:00Z"/>
                <w:rFonts w:eastAsia="Times New Roman"/>
                <w:color w:val="000000"/>
                <w:sz w:val="20"/>
                <w:szCs w:val="20"/>
              </w:rPr>
            </w:pPr>
            <w:moveTo w:id="2815" w:author="Maitland, Bryan - FS, ID" w:date="2025-10-20T12:32:00Z" w16du:dateUtc="2025-10-20T18:32:00Z">
              <w:r w:rsidRPr="00613FB6">
                <w:rPr>
                  <w:rFonts w:eastAsia="Times New Roman"/>
                  <w:color w:val="000000"/>
                  <w:sz w:val="20"/>
                  <w:szCs w:val="20"/>
                </w:rPr>
                <w:t>4.88 – 19.06</w:t>
              </w:r>
            </w:moveTo>
          </w:p>
        </w:tc>
        <w:tc>
          <w:tcPr>
            <w:tcW w:w="721" w:type="dxa"/>
            <w:tcBorders>
              <w:top w:val="nil"/>
              <w:left w:val="nil"/>
              <w:bottom w:val="nil"/>
              <w:right w:val="nil"/>
            </w:tcBorders>
            <w:hideMark/>
          </w:tcPr>
          <w:p w14:paraId="71962E52" w14:textId="77777777" w:rsidR="00B813EE" w:rsidRPr="00613FB6" w:rsidRDefault="00B813EE" w:rsidP="00D2474F">
            <w:pPr>
              <w:jc w:val="center"/>
              <w:rPr>
                <w:moveTo w:id="2816" w:author="Maitland, Bryan - FS, ID" w:date="2025-10-20T12:32:00Z" w16du:dateUtc="2025-10-20T18:32:00Z"/>
                <w:rFonts w:eastAsia="Times New Roman"/>
                <w:b/>
                <w:bCs/>
                <w:color w:val="000000"/>
                <w:sz w:val="20"/>
                <w:szCs w:val="20"/>
              </w:rPr>
            </w:pPr>
            <w:moveTo w:id="2817" w:author="Maitland, Bryan - FS, ID" w:date="2025-10-20T12:32:00Z" w16du:dateUtc="2025-10-20T18:32:00Z">
              <w:r w:rsidRPr="00613FB6">
                <w:rPr>
                  <w:rFonts w:eastAsia="Times New Roman"/>
                  <w:b/>
                  <w:bCs/>
                  <w:color w:val="000000"/>
                  <w:sz w:val="20"/>
                  <w:szCs w:val="20"/>
                </w:rPr>
                <w:t>0.001</w:t>
              </w:r>
            </w:moveTo>
          </w:p>
        </w:tc>
      </w:tr>
      <w:tr w:rsidR="00B813EE" w:rsidRPr="00613FB6" w14:paraId="39E5F598" w14:textId="77777777" w:rsidTr="00D2474F">
        <w:trPr>
          <w:trHeight w:val="300"/>
        </w:trPr>
        <w:tc>
          <w:tcPr>
            <w:tcW w:w="1990" w:type="dxa"/>
            <w:tcBorders>
              <w:top w:val="nil"/>
              <w:left w:val="nil"/>
              <w:bottom w:val="nil"/>
              <w:right w:val="nil"/>
            </w:tcBorders>
            <w:hideMark/>
          </w:tcPr>
          <w:p w14:paraId="1446AE8A" w14:textId="77777777" w:rsidR="00B813EE" w:rsidRPr="00613FB6" w:rsidRDefault="00B813EE" w:rsidP="00D2474F">
            <w:pPr>
              <w:rPr>
                <w:moveTo w:id="2818" w:author="Maitland, Bryan - FS, ID" w:date="2025-10-20T12:32:00Z" w16du:dateUtc="2025-10-20T18:32:00Z"/>
                <w:rFonts w:eastAsia="Times New Roman"/>
                <w:color w:val="000000"/>
                <w:sz w:val="20"/>
                <w:szCs w:val="20"/>
              </w:rPr>
            </w:pPr>
            <w:moveTo w:id="2819" w:author="Maitland, Bryan - FS, ID" w:date="2025-10-20T12:32:00Z" w16du:dateUtc="2025-10-20T18:32:00Z">
              <w:r w:rsidRPr="00613FB6">
                <w:rPr>
                  <w:rFonts w:eastAsia="Times New Roman"/>
                  <w:color w:val="000000"/>
                  <w:sz w:val="20"/>
                  <w:szCs w:val="20"/>
                </w:rPr>
                <w:t>stream [Loon]</w:t>
              </w:r>
            </w:moveTo>
          </w:p>
        </w:tc>
        <w:tc>
          <w:tcPr>
            <w:tcW w:w="924" w:type="dxa"/>
            <w:tcBorders>
              <w:top w:val="nil"/>
              <w:left w:val="nil"/>
              <w:bottom w:val="nil"/>
              <w:right w:val="nil"/>
            </w:tcBorders>
            <w:hideMark/>
          </w:tcPr>
          <w:p w14:paraId="76A29F06" w14:textId="77777777" w:rsidR="00B813EE" w:rsidRPr="00613FB6" w:rsidRDefault="00B813EE" w:rsidP="00D2474F">
            <w:pPr>
              <w:jc w:val="center"/>
              <w:rPr>
                <w:moveTo w:id="2820" w:author="Maitland, Bryan - FS, ID" w:date="2025-10-20T12:32:00Z" w16du:dateUtc="2025-10-20T18:32:00Z"/>
                <w:rFonts w:eastAsia="Times New Roman"/>
                <w:color w:val="000000"/>
                <w:sz w:val="20"/>
                <w:szCs w:val="20"/>
              </w:rPr>
            </w:pPr>
            <w:moveTo w:id="2821" w:author="Maitland, Bryan - FS, ID" w:date="2025-10-20T12:32:00Z" w16du:dateUtc="2025-10-20T18:32:00Z">
              <w:r w:rsidRPr="00613FB6">
                <w:rPr>
                  <w:rFonts w:eastAsia="Times New Roman"/>
                  <w:color w:val="000000"/>
                  <w:sz w:val="20"/>
                  <w:szCs w:val="20"/>
                </w:rPr>
                <w:t>2.8</w:t>
              </w:r>
            </w:moveTo>
          </w:p>
        </w:tc>
        <w:tc>
          <w:tcPr>
            <w:tcW w:w="1365" w:type="dxa"/>
            <w:tcBorders>
              <w:top w:val="nil"/>
              <w:left w:val="nil"/>
              <w:bottom w:val="nil"/>
              <w:right w:val="nil"/>
            </w:tcBorders>
            <w:hideMark/>
          </w:tcPr>
          <w:p w14:paraId="57BBA08A" w14:textId="77777777" w:rsidR="00B813EE" w:rsidRPr="00613FB6" w:rsidRDefault="00B813EE" w:rsidP="00D2474F">
            <w:pPr>
              <w:jc w:val="center"/>
              <w:rPr>
                <w:moveTo w:id="2822" w:author="Maitland, Bryan - FS, ID" w:date="2025-10-20T12:32:00Z" w16du:dateUtc="2025-10-20T18:32:00Z"/>
                <w:rFonts w:eastAsia="Times New Roman"/>
                <w:color w:val="000000"/>
                <w:sz w:val="20"/>
                <w:szCs w:val="20"/>
              </w:rPr>
            </w:pPr>
            <w:moveTo w:id="2823" w:author="Maitland, Bryan - FS, ID" w:date="2025-10-20T12:32:00Z" w16du:dateUtc="2025-10-20T18:32:00Z">
              <w:r w:rsidRPr="00613FB6">
                <w:rPr>
                  <w:rFonts w:eastAsia="Times New Roman"/>
                  <w:color w:val="000000"/>
                  <w:sz w:val="20"/>
                  <w:szCs w:val="20"/>
                </w:rPr>
                <w:t>-2.47 – 8.06</w:t>
              </w:r>
            </w:moveTo>
          </w:p>
        </w:tc>
        <w:tc>
          <w:tcPr>
            <w:tcW w:w="721" w:type="dxa"/>
            <w:tcBorders>
              <w:top w:val="nil"/>
              <w:left w:val="nil"/>
              <w:bottom w:val="nil"/>
              <w:right w:val="nil"/>
            </w:tcBorders>
            <w:hideMark/>
          </w:tcPr>
          <w:p w14:paraId="540AB59C" w14:textId="77777777" w:rsidR="00B813EE" w:rsidRPr="00613FB6" w:rsidRDefault="00B813EE" w:rsidP="00D2474F">
            <w:pPr>
              <w:jc w:val="center"/>
              <w:rPr>
                <w:moveTo w:id="2824" w:author="Maitland, Bryan - FS, ID" w:date="2025-10-20T12:32:00Z" w16du:dateUtc="2025-10-20T18:32:00Z"/>
                <w:rFonts w:eastAsia="Times New Roman"/>
                <w:color w:val="000000"/>
                <w:sz w:val="20"/>
                <w:szCs w:val="20"/>
              </w:rPr>
            </w:pPr>
            <w:moveTo w:id="2825" w:author="Maitland, Bryan - FS, ID" w:date="2025-10-20T12:32:00Z" w16du:dateUtc="2025-10-20T18:32:00Z">
              <w:r w:rsidRPr="00613FB6">
                <w:rPr>
                  <w:rFonts w:eastAsia="Times New Roman"/>
                  <w:color w:val="000000"/>
                  <w:sz w:val="20"/>
                  <w:szCs w:val="20"/>
                </w:rPr>
                <w:t>0.298</w:t>
              </w:r>
            </w:moveTo>
          </w:p>
        </w:tc>
      </w:tr>
      <w:tr w:rsidR="00B813EE" w:rsidRPr="00613FB6" w14:paraId="3A755BAC" w14:textId="77777777" w:rsidTr="00D2474F">
        <w:trPr>
          <w:trHeight w:val="300"/>
        </w:trPr>
        <w:tc>
          <w:tcPr>
            <w:tcW w:w="1990" w:type="dxa"/>
            <w:tcBorders>
              <w:top w:val="nil"/>
              <w:left w:val="nil"/>
              <w:bottom w:val="nil"/>
              <w:right w:val="nil"/>
            </w:tcBorders>
            <w:hideMark/>
          </w:tcPr>
          <w:p w14:paraId="460B8C7A" w14:textId="77777777" w:rsidR="00B813EE" w:rsidRPr="00613FB6" w:rsidRDefault="00B813EE" w:rsidP="00D2474F">
            <w:pPr>
              <w:rPr>
                <w:moveTo w:id="2826" w:author="Maitland, Bryan - FS, ID" w:date="2025-10-20T12:32:00Z" w16du:dateUtc="2025-10-20T18:32:00Z"/>
                <w:rFonts w:eastAsia="Times New Roman"/>
                <w:color w:val="000000"/>
                <w:sz w:val="20"/>
                <w:szCs w:val="20"/>
              </w:rPr>
            </w:pPr>
            <w:moveTo w:id="2827" w:author="Maitland, Bryan - FS, ID" w:date="2025-10-20T12:32:00Z" w16du:dateUtc="2025-10-20T18:32:00Z">
              <w:r w:rsidRPr="00613FB6">
                <w:rPr>
                  <w:rFonts w:eastAsia="Times New Roman"/>
                  <w:color w:val="000000"/>
                  <w:sz w:val="20"/>
                  <w:szCs w:val="20"/>
                </w:rPr>
                <w:t>stream [Marsh]</w:t>
              </w:r>
            </w:moveTo>
          </w:p>
        </w:tc>
        <w:tc>
          <w:tcPr>
            <w:tcW w:w="924" w:type="dxa"/>
            <w:tcBorders>
              <w:top w:val="nil"/>
              <w:left w:val="nil"/>
              <w:bottom w:val="nil"/>
              <w:right w:val="nil"/>
            </w:tcBorders>
            <w:hideMark/>
          </w:tcPr>
          <w:p w14:paraId="4419105E" w14:textId="77777777" w:rsidR="00B813EE" w:rsidRPr="00613FB6" w:rsidRDefault="00B813EE" w:rsidP="00D2474F">
            <w:pPr>
              <w:jc w:val="center"/>
              <w:rPr>
                <w:moveTo w:id="2828" w:author="Maitland, Bryan - FS, ID" w:date="2025-10-20T12:32:00Z" w16du:dateUtc="2025-10-20T18:32:00Z"/>
                <w:rFonts w:eastAsia="Times New Roman"/>
                <w:color w:val="000000"/>
                <w:sz w:val="20"/>
                <w:szCs w:val="20"/>
              </w:rPr>
            </w:pPr>
            <w:moveTo w:id="2829" w:author="Maitland, Bryan - FS, ID" w:date="2025-10-20T12:32:00Z" w16du:dateUtc="2025-10-20T18:32:00Z">
              <w:r w:rsidRPr="00613FB6">
                <w:rPr>
                  <w:rFonts w:eastAsia="Times New Roman"/>
                  <w:color w:val="000000"/>
                  <w:sz w:val="20"/>
                  <w:szCs w:val="20"/>
                </w:rPr>
                <w:t>7.93</w:t>
              </w:r>
            </w:moveTo>
          </w:p>
        </w:tc>
        <w:tc>
          <w:tcPr>
            <w:tcW w:w="1365" w:type="dxa"/>
            <w:tcBorders>
              <w:top w:val="nil"/>
              <w:left w:val="nil"/>
              <w:bottom w:val="nil"/>
              <w:right w:val="nil"/>
            </w:tcBorders>
            <w:hideMark/>
          </w:tcPr>
          <w:p w14:paraId="1095BD25" w14:textId="77777777" w:rsidR="00B813EE" w:rsidRPr="00613FB6" w:rsidRDefault="00B813EE" w:rsidP="00D2474F">
            <w:pPr>
              <w:jc w:val="center"/>
              <w:rPr>
                <w:moveTo w:id="2830" w:author="Maitland, Bryan - FS, ID" w:date="2025-10-20T12:32:00Z" w16du:dateUtc="2025-10-20T18:32:00Z"/>
                <w:rFonts w:eastAsia="Times New Roman"/>
                <w:color w:val="000000"/>
                <w:sz w:val="20"/>
                <w:szCs w:val="20"/>
              </w:rPr>
            </w:pPr>
            <w:moveTo w:id="2831" w:author="Maitland, Bryan - FS, ID" w:date="2025-10-20T12:32:00Z" w16du:dateUtc="2025-10-20T18:32:00Z">
              <w:r w:rsidRPr="00613FB6">
                <w:rPr>
                  <w:rFonts w:eastAsia="Times New Roman"/>
                  <w:color w:val="000000"/>
                  <w:sz w:val="20"/>
                  <w:szCs w:val="20"/>
                </w:rPr>
                <w:t>2.30 – 13.56</w:t>
              </w:r>
            </w:moveTo>
          </w:p>
        </w:tc>
        <w:tc>
          <w:tcPr>
            <w:tcW w:w="721" w:type="dxa"/>
            <w:tcBorders>
              <w:top w:val="nil"/>
              <w:left w:val="nil"/>
              <w:bottom w:val="nil"/>
              <w:right w:val="nil"/>
            </w:tcBorders>
            <w:hideMark/>
          </w:tcPr>
          <w:p w14:paraId="5B85E37F" w14:textId="77777777" w:rsidR="00B813EE" w:rsidRPr="00613FB6" w:rsidRDefault="00B813EE" w:rsidP="00D2474F">
            <w:pPr>
              <w:jc w:val="center"/>
              <w:rPr>
                <w:moveTo w:id="2832" w:author="Maitland, Bryan - FS, ID" w:date="2025-10-20T12:32:00Z" w16du:dateUtc="2025-10-20T18:32:00Z"/>
                <w:rFonts w:eastAsia="Times New Roman"/>
                <w:b/>
                <w:bCs/>
                <w:color w:val="000000"/>
                <w:sz w:val="20"/>
                <w:szCs w:val="20"/>
              </w:rPr>
            </w:pPr>
            <w:moveTo w:id="2833" w:author="Maitland, Bryan - FS, ID" w:date="2025-10-20T12:32:00Z" w16du:dateUtc="2025-10-20T18:32:00Z">
              <w:r w:rsidRPr="00613FB6">
                <w:rPr>
                  <w:rFonts w:eastAsia="Times New Roman"/>
                  <w:b/>
                  <w:bCs/>
                  <w:color w:val="000000"/>
                  <w:sz w:val="20"/>
                  <w:szCs w:val="20"/>
                </w:rPr>
                <w:t>0.006</w:t>
              </w:r>
            </w:moveTo>
          </w:p>
        </w:tc>
      </w:tr>
      <w:tr w:rsidR="00B813EE" w:rsidRPr="00613FB6" w14:paraId="4BA45515" w14:textId="77777777" w:rsidTr="00D2474F">
        <w:trPr>
          <w:trHeight w:val="300"/>
        </w:trPr>
        <w:tc>
          <w:tcPr>
            <w:tcW w:w="1990" w:type="dxa"/>
            <w:tcBorders>
              <w:top w:val="nil"/>
              <w:left w:val="nil"/>
              <w:bottom w:val="nil"/>
              <w:right w:val="nil"/>
            </w:tcBorders>
            <w:hideMark/>
          </w:tcPr>
          <w:p w14:paraId="434ABBD6" w14:textId="77777777" w:rsidR="00B813EE" w:rsidRPr="00613FB6" w:rsidRDefault="00B813EE" w:rsidP="00D2474F">
            <w:pPr>
              <w:rPr>
                <w:moveTo w:id="2834" w:author="Maitland, Bryan - FS, ID" w:date="2025-10-20T12:32:00Z" w16du:dateUtc="2025-10-20T18:32:00Z"/>
                <w:rFonts w:eastAsia="Times New Roman"/>
                <w:color w:val="000000"/>
                <w:sz w:val="20"/>
                <w:szCs w:val="20"/>
              </w:rPr>
            </w:pPr>
            <w:moveTo w:id="2835" w:author="Maitland, Bryan - FS, ID" w:date="2025-10-20T12:32:00Z" w16du:dateUtc="2025-10-20T18:32:00Z">
              <w:r w:rsidRPr="00613FB6">
                <w:rPr>
                  <w:rFonts w:eastAsia="Times New Roman"/>
                  <w:color w:val="000000"/>
                  <w:sz w:val="20"/>
                  <w:szCs w:val="20"/>
                </w:rPr>
                <w:t>stream [Sulphur]</w:t>
              </w:r>
            </w:moveTo>
          </w:p>
        </w:tc>
        <w:tc>
          <w:tcPr>
            <w:tcW w:w="924" w:type="dxa"/>
            <w:tcBorders>
              <w:top w:val="nil"/>
              <w:left w:val="nil"/>
              <w:bottom w:val="nil"/>
              <w:right w:val="nil"/>
            </w:tcBorders>
            <w:hideMark/>
          </w:tcPr>
          <w:p w14:paraId="2514DF3B" w14:textId="77777777" w:rsidR="00B813EE" w:rsidRPr="00613FB6" w:rsidRDefault="00B813EE" w:rsidP="00D2474F">
            <w:pPr>
              <w:jc w:val="center"/>
              <w:rPr>
                <w:moveTo w:id="2836" w:author="Maitland, Bryan - FS, ID" w:date="2025-10-20T12:32:00Z" w16du:dateUtc="2025-10-20T18:32:00Z"/>
                <w:rFonts w:eastAsia="Times New Roman"/>
                <w:color w:val="000000"/>
                <w:sz w:val="20"/>
                <w:szCs w:val="20"/>
              </w:rPr>
            </w:pPr>
            <w:moveTo w:id="2837" w:author="Maitland, Bryan - FS, ID" w:date="2025-10-20T12:32:00Z" w16du:dateUtc="2025-10-20T18:32:00Z">
              <w:r w:rsidRPr="00613FB6">
                <w:rPr>
                  <w:rFonts w:eastAsia="Times New Roman"/>
                  <w:color w:val="000000"/>
                  <w:sz w:val="20"/>
                  <w:szCs w:val="20"/>
                </w:rPr>
                <w:t>14.69</w:t>
              </w:r>
            </w:moveTo>
          </w:p>
        </w:tc>
        <w:tc>
          <w:tcPr>
            <w:tcW w:w="1365" w:type="dxa"/>
            <w:tcBorders>
              <w:top w:val="nil"/>
              <w:left w:val="nil"/>
              <w:bottom w:val="nil"/>
              <w:right w:val="nil"/>
            </w:tcBorders>
            <w:hideMark/>
          </w:tcPr>
          <w:p w14:paraId="2CC48FC9" w14:textId="77777777" w:rsidR="00B813EE" w:rsidRPr="00613FB6" w:rsidRDefault="00B813EE" w:rsidP="00D2474F">
            <w:pPr>
              <w:jc w:val="center"/>
              <w:rPr>
                <w:moveTo w:id="2838" w:author="Maitland, Bryan - FS, ID" w:date="2025-10-20T12:32:00Z" w16du:dateUtc="2025-10-20T18:32:00Z"/>
                <w:rFonts w:eastAsia="Times New Roman"/>
                <w:color w:val="000000"/>
                <w:sz w:val="20"/>
                <w:szCs w:val="20"/>
              </w:rPr>
            </w:pPr>
            <w:moveTo w:id="2839" w:author="Maitland, Bryan - FS, ID" w:date="2025-10-20T12:32:00Z" w16du:dateUtc="2025-10-20T18:32:00Z">
              <w:r w:rsidRPr="00613FB6">
                <w:rPr>
                  <w:rFonts w:eastAsia="Times New Roman"/>
                  <w:color w:val="000000"/>
                  <w:sz w:val="20"/>
                  <w:szCs w:val="20"/>
                </w:rPr>
                <w:t>8.69 – 20.69</w:t>
              </w:r>
            </w:moveTo>
          </w:p>
        </w:tc>
        <w:tc>
          <w:tcPr>
            <w:tcW w:w="721" w:type="dxa"/>
            <w:tcBorders>
              <w:top w:val="nil"/>
              <w:left w:val="nil"/>
              <w:bottom w:val="nil"/>
              <w:right w:val="nil"/>
            </w:tcBorders>
            <w:hideMark/>
          </w:tcPr>
          <w:p w14:paraId="0BCCD216" w14:textId="77777777" w:rsidR="00B813EE" w:rsidRPr="00613FB6" w:rsidRDefault="00B813EE" w:rsidP="00D2474F">
            <w:pPr>
              <w:jc w:val="center"/>
              <w:rPr>
                <w:moveTo w:id="2840" w:author="Maitland, Bryan - FS, ID" w:date="2025-10-20T12:32:00Z" w16du:dateUtc="2025-10-20T18:32:00Z"/>
                <w:rFonts w:eastAsia="Times New Roman"/>
                <w:b/>
                <w:bCs/>
                <w:color w:val="000000"/>
                <w:sz w:val="20"/>
                <w:szCs w:val="20"/>
              </w:rPr>
            </w:pPr>
            <w:moveTo w:id="2841" w:author="Maitland, Bryan - FS, ID" w:date="2025-10-20T12:32:00Z" w16du:dateUtc="2025-10-20T18:32:00Z">
              <w:r w:rsidRPr="00613FB6">
                <w:rPr>
                  <w:rFonts w:eastAsia="Times New Roman"/>
                  <w:b/>
                  <w:bCs/>
                  <w:color w:val="000000"/>
                  <w:sz w:val="20"/>
                  <w:szCs w:val="20"/>
                </w:rPr>
                <w:t>&lt;0.001</w:t>
              </w:r>
            </w:moveTo>
          </w:p>
        </w:tc>
      </w:tr>
      <w:tr w:rsidR="00B813EE" w:rsidRPr="00613FB6" w14:paraId="47E57B78" w14:textId="77777777" w:rsidTr="00D2474F">
        <w:trPr>
          <w:trHeight w:val="300"/>
        </w:trPr>
        <w:tc>
          <w:tcPr>
            <w:tcW w:w="1990" w:type="dxa"/>
            <w:tcBorders>
              <w:top w:val="nil"/>
              <w:left w:val="nil"/>
              <w:bottom w:val="nil"/>
              <w:right w:val="nil"/>
            </w:tcBorders>
            <w:hideMark/>
          </w:tcPr>
          <w:p w14:paraId="7A60DE38" w14:textId="77777777" w:rsidR="00B813EE" w:rsidRPr="00613FB6" w:rsidRDefault="00B813EE" w:rsidP="00D2474F">
            <w:pPr>
              <w:rPr>
                <w:moveTo w:id="2842" w:author="Maitland, Bryan - FS, ID" w:date="2025-10-20T12:32:00Z" w16du:dateUtc="2025-10-20T18:32:00Z"/>
                <w:rFonts w:eastAsia="Times New Roman"/>
                <w:color w:val="000000"/>
                <w:sz w:val="20"/>
                <w:szCs w:val="20"/>
              </w:rPr>
            </w:pPr>
            <w:moveTo w:id="2843" w:author="Maitland, Bryan - FS, ID" w:date="2025-10-20T12:32:00Z" w16du:dateUtc="2025-10-20T18:32:00Z">
              <w:r w:rsidRPr="00613FB6">
                <w:rPr>
                  <w:rFonts w:eastAsia="Times New Roman"/>
                  <w:color w:val="000000"/>
                  <w:sz w:val="20"/>
                  <w:szCs w:val="20"/>
                </w:rPr>
                <w:t>year [2003]</w:t>
              </w:r>
            </w:moveTo>
          </w:p>
        </w:tc>
        <w:tc>
          <w:tcPr>
            <w:tcW w:w="924" w:type="dxa"/>
            <w:tcBorders>
              <w:top w:val="nil"/>
              <w:left w:val="nil"/>
              <w:bottom w:val="nil"/>
              <w:right w:val="nil"/>
            </w:tcBorders>
            <w:hideMark/>
          </w:tcPr>
          <w:p w14:paraId="7139F125" w14:textId="77777777" w:rsidR="00B813EE" w:rsidRPr="00613FB6" w:rsidRDefault="00B813EE" w:rsidP="00D2474F">
            <w:pPr>
              <w:jc w:val="center"/>
              <w:rPr>
                <w:moveTo w:id="2844" w:author="Maitland, Bryan - FS, ID" w:date="2025-10-20T12:32:00Z" w16du:dateUtc="2025-10-20T18:32:00Z"/>
                <w:rFonts w:eastAsia="Times New Roman"/>
                <w:color w:val="000000"/>
                <w:sz w:val="20"/>
                <w:szCs w:val="20"/>
              </w:rPr>
            </w:pPr>
            <w:moveTo w:id="2845" w:author="Maitland, Bryan - FS, ID" w:date="2025-10-20T12:32:00Z" w16du:dateUtc="2025-10-20T18:32:00Z">
              <w:r w:rsidRPr="00613FB6">
                <w:rPr>
                  <w:rFonts w:eastAsia="Times New Roman"/>
                  <w:color w:val="000000"/>
                  <w:sz w:val="20"/>
                  <w:szCs w:val="20"/>
                </w:rPr>
                <w:t>-5</w:t>
              </w:r>
            </w:moveTo>
          </w:p>
        </w:tc>
        <w:tc>
          <w:tcPr>
            <w:tcW w:w="1365" w:type="dxa"/>
            <w:tcBorders>
              <w:top w:val="nil"/>
              <w:left w:val="nil"/>
              <w:bottom w:val="nil"/>
              <w:right w:val="nil"/>
            </w:tcBorders>
            <w:hideMark/>
          </w:tcPr>
          <w:p w14:paraId="56E4FA5F" w14:textId="77777777" w:rsidR="00B813EE" w:rsidRPr="00613FB6" w:rsidRDefault="00B813EE" w:rsidP="00D2474F">
            <w:pPr>
              <w:jc w:val="center"/>
              <w:rPr>
                <w:moveTo w:id="2846" w:author="Maitland, Bryan - FS, ID" w:date="2025-10-20T12:32:00Z" w16du:dateUtc="2025-10-20T18:32:00Z"/>
                <w:rFonts w:eastAsia="Times New Roman"/>
                <w:color w:val="000000"/>
                <w:sz w:val="20"/>
                <w:szCs w:val="20"/>
              </w:rPr>
            </w:pPr>
            <w:moveTo w:id="2847" w:author="Maitland, Bryan - FS, ID" w:date="2025-10-20T12:32:00Z" w16du:dateUtc="2025-10-20T18:32:00Z">
              <w:r w:rsidRPr="00613FB6">
                <w:rPr>
                  <w:rFonts w:eastAsia="Times New Roman"/>
                  <w:color w:val="000000"/>
                  <w:sz w:val="20"/>
                  <w:szCs w:val="20"/>
                </w:rPr>
                <w:t>-5.23 – -4.77</w:t>
              </w:r>
            </w:moveTo>
          </w:p>
        </w:tc>
        <w:tc>
          <w:tcPr>
            <w:tcW w:w="721" w:type="dxa"/>
            <w:tcBorders>
              <w:top w:val="nil"/>
              <w:left w:val="nil"/>
              <w:bottom w:val="nil"/>
              <w:right w:val="nil"/>
            </w:tcBorders>
            <w:hideMark/>
          </w:tcPr>
          <w:p w14:paraId="2965F7F0" w14:textId="77777777" w:rsidR="00B813EE" w:rsidRPr="00613FB6" w:rsidRDefault="00B813EE" w:rsidP="00D2474F">
            <w:pPr>
              <w:jc w:val="center"/>
              <w:rPr>
                <w:moveTo w:id="2848" w:author="Maitland, Bryan - FS, ID" w:date="2025-10-20T12:32:00Z" w16du:dateUtc="2025-10-20T18:32:00Z"/>
                <w:rFonts w:eastAsia="Times New Roman"/>
                <w:b/>
                <w:bCs/>
                <w:color w:val="000000"/>
                <w:sz w:val="20"/>
                <w:szCs w:val="20"/>
              </w:rPr>
            </w:pPr>
            <w:moveTo w:id="2849" w:author="Maitland, Bryan - FS, ID" w:date="2025-10-20T12:32:00Z" w16du:dateUtc="2025-10-20T18:32:00Z">
              <w:r w:rsidRPr="00613FB6">
                <w:rPr>
                  <w:rFonts w:eastAsia="Times New Roman"/>
                  <w:b/>
                  <w:bCs/>
                  <w:color w:val="000000"/>
                  <w:sz w:val="20"/>
                  <w:szCs w:val="20"/>
                </w:rPr>
                <w:t>&lt;0.001</w:t>
              </w:r>
            </w:moveTo>
          </w:p>
        </w:tc>
      </w:tr>
      <w:tr w:rsidR="00B813EE" w:rsidRPr="00613FB6" w14:paraId="732DF94F" w14:textId="77777777" w:rsidTr="00D2474F">
        <w:trPr>
          <w:trHeight w:val="300"/>
        </w:trPr>
        <w:tc>
          <w:tcPr>
            <w:tcW w:w="1990" w:type="dxa"/>
            <w:tcBorders>
              <w:top w:val="nil"/>
              <w:left w:val="nil"/>
              <w:bottom w:val="nil"/>
              <w:right w:val="nil"/>
            </w:tcBorders>
            <w:hideMark/>
          </w:tcPr>
          <w:p w14:paraId="49BE76CC" w14:textId="77777777" w:rsidR="00B813EE" w:rsidRPr="00613FB6" w:rsidRDefault="00B813EE" w:rsidP="00D2474F">
            <w:pPr>
              <w:rPr>
                <w:moveTo w:id="2850" w:author="Maitland, Bryan - FS, ID" w:date="2025-10-20T12:32:00Z" w16du:dateUtc="2025-10-20T18:32:00Z"/>
                <w:rFonts w:eastAsia="Times New Roman"/>
                <w:color w:val="000000"/>
                <w:sz w:val="20"/>
                <w:szCs w:val="20"/>
              </w:rPr>
            </w:pPr>
            <w:moveTo w:id="2851" w:author="Maitland, Bryan - FS, ID" w:date="2025-10-20T12:32:00Z" w16du:dateUtc="2025-10-20T18:32:00Z">
              <w:r w:rsidRPr="00613FB6">
                <w:rPr>
                  <w:rFonts w:eastAsia="Times New Roman"/>
                  <w:color w:val="000000"/>
                  <w:sz w:val="20"/>
                  <w:szCs w:val="20"/>
                </w:rPr>
                <w:t>year [2004]</w:t>
              </w:r>
            </w:moveTo>
          </w:p>
        </w:tc>
        <w:tc>
          <w:tcPr>
            <w:tcW w:w="924" w:type="dxa"/>
            <w:tcBorders>
              <w:top w:val="nil"/>
              <w:left w:val="nil"/>
              <w:bottom w:val="nil"/>
              <w:right w:val="nil"/>
            </w:tcBorders>
            <w:hideMark/>
          </w:tcPr>
          <w:p w14:paraId="2AE03F89" w14:textId="77777777" w:rsidR="00B813EE" w:rsidRPr="00613FB6" w:rsidRDefault="00B813EE" w:rsidP="00D2474F">
            <w:pPr>
              <w:jc w:val="center"/>
              <w:rPr>
                <w:moveTo w:id="2852" w:author="Maitland, Bryan - FS, ID" w:date="2025-10-20T12:32:00Z" w16du:dateUtc="2025-10-20T18:32:00Z"/>
                <w:rFonts w:eastAsia="Times New Roman"/>
                <w:color w:val="000000"/>
                <w:sz w:val="20"/>
                <w:szCs w:val="20"/>
              </w:rPr>
            </w:pPr>
            <w:moveTo w:id="2853" w:author="Maitland, Bryan - FS, ID" w:date="2025-10-20T12:32:00Z" w16du:dateUtc="2025-10-20T18:32:00Z">
              <w:r w:rsidRPr="00613FB6">
                <w:rPr>
                  <w:rFonts w:eastAsia="Times New Roman"/>
                  <w:color w:val="000000"/>
                  <w:sz w:val="20"/>
                  <w:szCs w:val="20"/>
                </w:rPr>
                <w:t>2.77</w:t>
              </w:r>
            </w:moveTo>
          </w:p>
        </w:tc>
        <w:tc>
          <w:tcPr>
            <w:tcW w:w="1365" w:type="dxa"/>
            <w:tcBorders>
              <w:top w:val="nil"/>
              <w:left w:val="nil"/>
              <w:bottom w:val="nil"/>
              <w:right w:val="nil"/>
            </w:tcBorders>
            <w:hideMark/>
          </w:tcPr>
          <w:p w14:paraId="77F232EC" w14:textId="77777777" w:rsidR="00B813EE" w:rsidRPr="00613FB6" w:rsidRDefault="00B813EE" w:rsidP="00D2474F">
            <w:pPr>
              <w:jc w:val="center"/>
              <w:rPr>
                <w:moveTo w:id="2854" w:author="Maitland, Bryan - FS, ID" w:date="2025-10-20T12:32:00Z" w16du:dateUtc="2025-10-20T18:32:00Z"/>
                <w:rFonts w:eastAsia="Times New Roman"/>
                <w:color w:val="000000"/>
                <w:sz w:val="20"/>
                <w:szCs w:val="20"/>
              </w:rPr>
            </w:pPr>
            <w:moveTo w:id="2855" w:author="Maitland, Bryan - FS, ID" w:date="2025-10-20T12:32:00Z" w16du:dateUtc="2025-10-20T18:32:00Z">
              <w:r w:rsidRPr="00613FB6">
                <w:rPr>
                  <w:rFonts w:eastAsia="Times New Roman"/>
                  <w:color w:val="000000"/>
                  <w:sz w:val="20"/>
                  <w:szCs w:val="20"/>
                </w:rPr>
                <w:t>2.53 – 3.01</w:t>
              </w:r>
            </w:moveTo>
          </w:p>
        </w:tc>
        <w:tc>
          <w:tcPr>
            <w:tcW w:w="721" w:type="dxa"/>
            <w:tcBorders>
              <w:top w:val="nil"/>
              <w:left w:val="nil"/>
              <w:bottom w:val="nil"/>
              <w:right w:val="nil"/>
            </w:tcBorders>
            <w:hideMark/>
          </w:tcPr>
          <w:p w14:paraId="219884DE" w14:textId="77777777" w:rsidR="00B813EE" w:rsidRPr="00613FB6" w:rsidRDefault="00B813EE" w:rsidP="00D2474F">
            <w:pPr>
              <w:jc w:val="center"/>
              <w:rPr>
                <w:moveTo w:id="2856" w:author="Maitland, Bryan - FS, ID" w:date="2025-10-20T12:32:00Z" w16du:dateUtc="2025-10-20T18:32:00Z"/>
                <w:rFonts w:eastAsia="Times New Roman"/>
                <w:b/>
                <w:bCs/>
                <w:color w:val="000000"/>
                <w:sz w:val="20"/>
                <w:szCs w:val="20"/>
              </w:rPr>
            </w:pPr>
            <w:moveTo w:id="2857" w:author="Maitland, Bryan - FS, ID" w:date="2025-10-20T12:32:00Z" w16du:dateUtc="2025-10-20T18:32:00Z">
              <w:r w:rsidRPr="00613FB6">
                <w:rPr>
                  <w:rFonts w:eastAsia="Times New Roman"/>
                  <w:b/>
                  <w:bCs/>
                  <w:color w:val="000000"/>
                  <w:sz w:val="20"/>
                  <w:szCs w:val="20"/>
                </w:rPr>
                <w:t>&lt;0.001</w:t>
              </w:r>
            </w:moveTo>
          </w:p>
        </w:tc>
      </w:tr>
      <w:tr w:rsidR="00B813EE" w:rsidRPr="00613FB6" w14:paraId="22EDAE92" w14:textId="77777777" w:rsidTr="00D2474F">
        <w:trPr>
          <w:trHeight w:val="300"/>
        </w:trPr>
        <w:tc>
          <w:tcPr>
            <w:tcW w:w="1990" w:type="dxa"/>
            <w:tcBorders>
              <w:top w:val="nil"/>
              <w:left w:val="nil"/>
              <w:bottom w:val="nil"/>
              <w:right w:val="nil"/>
            </w:tcBorders>
            <w:hideMark/>
          </w:tcPr>
          <w:p w14:paraId="45C24289" w14:textId="77777777" w:rsidR="00B813EE" w:rsidRPr="00613FB6" w:rsidRDefault="00B813EE" w:rsidP="00D2474F">
            <w:pPr>
              <w:rPr>
                <w:moveTo w:id="2858" w:author="Maitland, Bryan - FS, ID" w:date="2025-10-20T12:32:00Z" w16du:dateUtc="2025-10-20T18:32:00Z"/>
                <w:rFonts w:eastAsia="Times New Roman"/>
                <w:color w:val="000000"/>
                <w:sz w:val="20"/>
                <w:szCs w:val="20"/>
              </w:rPr>
            </w:pPr>
            <w:moveTo w:id="2859" w:author="Maitland, Bryan - FS, ID" w:date="2025-10-20T12:32:00Z" w16du:dateUtc="2025-10-20T18:32:00Z">
              <w:r w:rsidRPr="00613FB6">
                <w:rPr>
                  <w:rFonts w:eastAsia="Times New Roman"/>
                  <w:color w:val="000000"/>
                  <w:sz w:val="20"/>
                  <w:szCs w:val="20"/>
                </w:rPr>
                <w:t>year [2005]</w:t>
              </w:r>
            </w:moveTo>
          </w:p>
        </w:tc>
        <w:tc>
          <w:tcPr>
            <w:tcW w:w="924" w:type="dxa"/>
            <w:tcBorders>
              <w:top w:val="nil"/>
              <w:left w:val="nil"/>
              <w:bottom w:val="nil"/>
              <w:right w:val="nil"/>
            </w:tcBorders>
            <w:hideMark/>
          </w:tcPr>
          <w:p w14:paraId="487F5EE8" w14:textId="77777777" w:rsidR="00B813EE" w:rsidRPr="00613FB6" w:rsidRDefault="00B813EE" w:rsidP="00D2474F">
            <w:pPr>
              <w:jc w:val="center"/>
              <w:rPr>
                <w:moveTo w:id="2860" w:author="Maitland, Bryan - FS, ID" w:date="2025-10-20T12:32:00Z" w16du:dateUtc="2025-10-20T18:32:00Z"/>
                <w:rFonts w:eastAsia="Times New Roman"/>
                <w:color w:val="000000"/>
                <w:sz w:val="20"/>
                <w:szCs w:val="20"/>
              </w:rPr>
            </w:pPr>
            <w:moveTo w:id="2861" w:author="Maitland, Bryan - FS, ID" w:date="2025-10-20T12:32:00Z" w16du:dateUtc="2025-10-20T18:32:00Z">
              <w:r w:rsidRPr="00613FB6">
                <w:rPr>
                  <w:rFonts w:eastAsia="Times New Roman"/>
                  <w:color w:val="000000"/>
                  <w:sz w:val="20"/>
                  <w:szCs w:val="20"/>
                </w:rPr>
                <w:t>3.68</w:t>
              </w:r>
            </w:moveTo>
          </w:p>
        </w:tc>
        <w:tc>
          <w:tcPr>
            <w:tcW w:w="1365" w:type="dxa"/>
            <w:tcBorders>
              <w:top w:val="nil"/>
              <w:left w:val="nil"/>
              <w:bottom w:val="nil"/>
              <w:right w:val="nil"/>
            </w:tcBorders>
            <w:hideMark/>
          </w:tcPr>
          <w:p w14:paraId="5968BBA7" w14:textId="77777777" w:rsidR="00B813EE" w:rsidRPr="00613FB6" w:rsidRDefault="00B813EE" w:rsidP="00D2474F">
            <w:pPr>
              <w:jc w:val="center"/>
              <w:rPr>
                <w:moveTo w:id="2862" w:author="Maitland, Bryan - FS, ID" w:date="2025-10-20T12:32:00Z" w16du:dateUtc="2025-10-20T18:32:00Z"/>
                <w:rFonts w:eastAsia="Times New Roman"/>
                <w:color w:val="000000"/>
                <w:sz w:val="20"/>
                <w:szCs w:val="20"/>
              </w:rPr>
            </w:pPr>
            <w:moveTo w:id="2863" w:author="Maitland, Bryan - FS, ID" w:date="2025-10-20T12:32:00Z" w16du:dateUtc="2025-10-20T18:32:00Z">
              <w:r w:rsidRPr="00613FB6">
                <w:rPr>
                  <w:rFonts w:eastAsia="Times New Roman"/>
                  <w:color w:val="000000"/>
                  <w:sz w:val="20"/>
                  <w:szCs w:val="20"/>
                </w:rPr>
                <w:t>3.38 – 3.98</w:t>
              </w:r>
            </w:moveTo>
          </w:p>
        </w:tc>
        <w:tc>
          <w:tcPr>
            <w:tcW w:w="721" w:type="dxa"/>
            <w:tcBorders>
              <w:top w:val="nil"/>
              <w:left w:val="nil"/>
              <w:bottom w:val="nil"/>
              <w:right w:val="nil"/>
            </w:tcBorders>
            <w:hideMark/>
          </w:tcPr>
          <w:p w14:paraId="21F3D98D" w14:textId="77777777" w:rsidR="00B813EE" w:rsidRPr="00613FB6" w:rsidRDefault="00B813EE" w:rsidP="00D2474F">
            <w:pPr>
              <w:jc w:val="center"/>
              <w:rPr>
                <w:moveTo w:id="2864" w:author="Maitland, Bryan - FS, ID" w:date="2025-10-20T12:32:00Z" w16du:dateUtc="2025-10-20T18:32:00Z"/>
                <w:rFonts w:eastAsia="Times New Roman"/>
                <w:b/>
                <w:bCs/>
                <w:color w:val="000000"/>
                <w:sz w:val="20"/>
                <w:szCs w:val="20"/>
              </w:rPr>
            </w:pPr>
            <w:moveTo w:id="2865" w:author="Maitland, Bryan - FS, ID" w:date="2025-10-20T12:32:00Z" w16du:dateUtc="2025-10-20T18:32:00Z">
              <w:r w:rsidRPr="00613FB6">
                <w:rPr>
                  <w:rFonts w:eastAsia="Times New Roman"/>
                  <w:b/>
                  <w:bCs/>
                  <w:color w:val="000000"/>
                  <w:sz w:val="20"/>
                  <w:szCs w:val="20"/>
                </w:rPr>
                <w:t>&lt;0.001</w:t>
              </w:r>
            </w:moveTo>
          </w:p>
        </w:tc>
      </w:tr>
      <w:tr w:rsidR="00B813EE" w:rsidRPr="00613FB6" w14:paraId="5425D44F" w14:textId="77777777" w:rsidTr="00D2474F">
        <w:trPr>
          <w:trHeight w:val="300"/>
        </w:trPr>
        <w:tc>
          <w:tcPr>
            <w:tcW w:w="5000" w:type="dxa"/>
            <w:gridSpan w:val="4"/>
            <w:tcBorders>
              <w:top w:val="nil"/>
              <w:left w:val="nil"/>
              <w:bottom w:val="nil"/>
              <w:right w:val="nil"/>
            </w:tcBorders>
            <w:vAlign w:val="bottom"/>
            <w:hideMark/>
          </w:tcPr>
          <w:p w14:paraId="134EE14C" w14:textId="77777777" w:rsidR="00B813EE" w:rsidRPr="00613FB6" w:rsidRDefault="00B813EE" w:rsidP="00D2474F">
            <w:pPr>
              <w:rPr>
                <w:moveTo w:id="2866" w:author="Maitland, Bryan - FS, ID" w:date="2025-10-20T12:32:00Z" w16du:dateUtc="2025-10-20T18:32:00Z"/>
                <w:rFonts w:eastAsia="Times New Roman"/>
                <w:b/>
                <w:bCs/>
                <w:color w:val="000000"/>
                <w:sz w:val="20"/>
                <w:szCs w:val="20"/>
              </w:rPr>
            </w:pPr>
            <w:moveTo w:id="2867" w:author="Maitland, Bryan - FS, ID" w:date="2025-10-20T12:32:00Z" w16du:dateUtc="2025-10-20T18:32:00Z">
              <w:r w:rsidRPr="00613FB6">
                <w:rPr>
                  <w:rFonts w:eastAsia="Times New Roman"/>
                  <w:b/>
                  <w:bCs/>
                  <w:color w:val="000000"/>
                  <w:sz w:val="20"/>
                  <w:szCs w:val="20"/>
                </w:rPr>
                <w:t>Random Effects</w:t>
              </w:r>
            </w:moveTo>
          </w:p>
        </w:tc>
      </w:tr>
      <w:tr w:rsidR="00B813EE" w:rsidRPr="00613FB6" w14:paraId="68A280A3" w14:textId="77777777" w:rsidTr="00D2474F">
        <w:trPr>
          <w:trHeight w:val="300"/>
        </w:trPr>
        <w:tc>
          <w:tcPr>
            <w:tcW w:w="1990" w:type="dxa"/>
            <w:tcBorders>
              <w:top w:val="nil"/>
              <w:left w:val="nil"/>
              <w:bottom w:val="nil"/>
              <w:right w:val="nil"/>
            </w:tcBorders>
            <w:hideMark/>
          </w:tcPr>
          <w:p w14:paraId="4A4EC147" w14:textId="77777777" w:rsidR="00B813EE" w:rsidRPr="00613FB6" w:rsidRDefault="00B813EE" w:rsidP="00D2474F">
            <w:pPr>
              <w:rPr>
                <w:moveTo w:id="2868" w:author="Maitland, Bryan - FS, ID" w:date="2025-10-20T12:32:00Z" w16du:dateUtc="2025-10-20T18:32:00Z"/>
                <w:rFonts w:eastAsia="Times New Roman"/>
                <w:color w:val="000000"/>
                <w:sz w:val="20"/>
                <w:szCs w:val="20"/>
              </w:rPr>
            </w:pPr>
            <w:moveTo w:id="2869" w:author="Maitland, Bryan - FS, ID" w:date="2025-10-20T12:32:00Z" w16du:dateUtc="2025-10-20T18:32:00Z">
              <w:r w:rsidRPr="00613FB6">
                <w:rPr>
                  <w:rFonts w:eastAsia="Times New Roman"/>
                  <w:color w:val="000000"/>
                  <w:sz w:val="20"/>
                  <w:szCs w:val="20"/>
                </w:rPr>
                <w:t>σ</w:t>
              </w:r>
              <w:r w:rsidRPr="00613FB6">
                <w:rPr>
                  <w:rFonts w:eastAsia="Times New Roman"/>
                  <w:color w:val="000000"/>
                  <w:sz w:val="20"/>
                  <w:szCs w:val="20"/>
                  <w:vertAlign w:val="superscript"/>
                </w:rPr>
                <w:t>2</w:t>
              </w:r>
            </w:moveTo>
          </w:p>
        </w:tc>
        <w:tc>
          <w:tcPr>
            <w:tcW w:w="3010" w:type="dxa"/>
            <w:gridSpan w:val="3"/>
            <w:tcBorders>
              <w:top w:val="nil"/>
              <w:left w:val="nil"/>
              <w:bottom w:val="nil"/>
              <w:right w:val="nil"/>
            </w:tcBorders>
            <w:hideMark/>
          </w:tcPr>
          <w:p w14:paraId="4A598DD2" w14:textId="77777777" w:rsidR="00B813EE" w:rsidRPr="00613FB6" w:rsidRDefault="00B813EE" w:rsidP="00D2474F">
            <w:pPr>
              <w:jc w:val="center"/>
              <w:rPr>
                <w:moveTo w:id="2870" w:author="Maitland, Bryan - FS, ID" w:date="2025-10-20T12:32:00Z" w16du:dateUtc="2025-10-20T18:32:00Z"/>
                <w:rFonts w:eastAsia="Times New Roman"/>
                <w:color w:val="000000"/>
                <w:sz w:val="20"/>
                <w:szCs w:val="20"/>
              </w:rPr>
            </w:pPr>
            <w:moveTo w:id="2871" w:author="Maitland, Bryan - FS, ID" w:date="2025-10-20T12:32:00Z" w16du:dateUtc="2025-10-20T18:32:00Z">
              <w:r w:rsidRPr="00613FB6">
                <w:rPr>
                  <w:rFonts w:eastAsia="Times New Roman"/>
                  <w:color w:val="000000"/>
                  <w:sz w:val="20"/>
                  <w:szCs w:val="20"/>
                </w:rPr>
                <w:t>3.36</w:t>
              </w:r>
            </w:moveTo>
          </w:p>
        </w:tc>
      </w:tr>
      <w:tr w:rsidR="00B813EE" w:rsidRPr="00613FB6" w14:paraId="4882DEDB" w14:textId="77777777" w:rsidTr="00D2474F">
        <w:trPr>
          <w:trHeight w:val="300"/>
        </w:trPr>
        <w:tc>
          <w:tcPr>
            <w:tcW w:w="1990" w:type="dxa"/>
            <w:tcBorders>
              <w:top w:val="nil"/>
              <w:left w:val="nil"/>
              <w:bottom w:val="nil"/>
              <w:right w:val="nil"/>
            </w:tcBorders>
            <w:hideMark/>
          </w:tcPr>
          <w:p w14:paraId="3D2DD4C4" w14:textId="77777777" w:rsidR="00B813EE" w:rsidRPr="00613FB6" w:rsidRDefault="00B813EE" w:rsidP="00D2474F">
            <w:pPr>
              <w:rPr>
                <w:moveTo w:id="2872" w:author="Maitland, Bryan - FS, ID" w:date="2025-10-20T12:32:00Z" w16du:dateUtc="2025-10-20T18:32:00Z"/>
                <w:rFonts w:eastAsia="Times New Roman"/>
                <w:color w:val="000000"/>
                <w:sz w:val="20"/>
                <w:szCs w:val="20"/>
              </w:rPr>
            </w:pPr>
            <w:moveTo w:id="2873" w:author="Maitland, Bryan - FS, ID" w:date="2025-10-20T12:32:00Z" w16du:dateUtc="2025-10-20T18:32:00Z">
              <w:r w:rsidRPr="00613FB6">
                <w:rPr>
                  <w:rFonts w:eastAsia="Times New Roman"/>
                  <w:color w:val="000000"/>
                  <w:sz w:val="20"/>
                  <w:szCs w:val="20"/>
                </w:rPr>
                <w:t>τ</w:t>
              </w:r>
              <w:r w:rsidRPr="00613FB6">
                <w:rPr>
                  <w:rFonts w:eastAsia="Times New Roman"/>
                  <w:color w:val="000000"/>
                  <w:sz w:val="20"/>
                  <w:szCs w:val="20"/>
                  <w:vertAlign w:val="subscript"/>
                </w:rPr>
                <w:t>00</w:t>
              </w:r>
              <w:r w:rsidRPr="00613FB6">
                <w:rPr>
                  <w:rFonts w:eastAsia="Times New Roman"/>
                  <w:color w:val="000000"/>
                  <w:sz w:val="20"/>
                  <w:szCs w:val="20"/>
                </w:rPr>
                <w:t xml:space="preserve"> </w:t>
              </w:r>
              <w:r w:rsidRPr="00613FB6">
                <w:rPr>
                  <w:rFonts w:eastAsia="Times New Roman"/>
                  <w:color w:val="000000"/>
                  <w:sz w:val="20"/>
                  <w:szCs w:val="20"/>
                  <w:vertAlign w:val="subscript"/>
                </w:rPr>
                <w:t>COMID</w:t>
              </w:r>
            </w:moveTo>
          </w:p>
        </w:tc>
        <w:tc>
          <w:tcPr>
            <w:tcW w:w="3010" w:type="dxa"/>
            <w:gridSpan w:val="3"/>
            <w:tcBorders>
              <w:top w:val="nil"/>
              <w:left w:val="nil"/>
              <w:bottom w:val="nil"/>
              <w:right w:val="nil"/>
            </w:tcBorders>
            <w:hideMark/>
          </w:tcPr>
          <w:p w14:paraId="22483E18" w14:textId="77777777" w:rsidR="00B813EE" w:rsidRPr="00613FB6" w:rsidRDefault="00B813EE" w:rsidP="00D2474F">
            <w:pPr>
              <w:jc w:val="center"/>
              <w:rPr>
                <w:moveTo w:id="2874" w:author="Maitland, Bryan - FS, ID" w:date="2025-10-20T12:32:00Z" w16du:dateUtc="2025-10-20T18:32:00Z"/>
                <w:rFonts w:eastAsia="Times New Roman"/>
                <w:color w:val="000000"/>
                <w:sz w:val="20"/>
                <w:szCs w:val="20"/>
              </w:rPr>
            </w:pPr>
            <w:moveTo w:id="2875" w:author="Maitland, Bryan - FS, ID" w:date="2025-10-20T12:32:00Z" w16du:dateUtc="2025-10-20T18:32:00Z">
              <w:r w:rsidRPr="00613FB6">
                <w:rPr>
                  <w:rFonts w:eastAsia="Times New Roman"/>
                  <w:color w:val="000000"/>
                  <w:sz w:val="20"/>
                  <w:szCs w:val="20"/>
                </w:rPr>
                <w:t>49.73</w:t>
              </w:r>
            </w:moveTo>
          </w:p>
        </w:tc>
      </w:tr>
      <w:tr w:rsidR="00B813EE" w:rsidRPr="00613FB6" w14:paraId="398958D8" w14:textId="77777777" w:rsidTr="00D2474F">
        <w:trPr>
          <w:trHeight w:val="300"/>
        </w:trPr>
        <w:tc>
          <w:tcPr>
            <w:tcW w:w="1990" w:type="dxa"/>
            <w:tcBorders>
              <w:top w:val="nil"/>
              <w:left w:val="nil"/>
              <w:bottom w:val="nil"/>
              <w:right w:val="nil"/>
            </w:tcBorders>
            <w:hideMark/>
          </w:tcPr>
          <w:p w14:paraId="5FAC63FA" w14:textId="77777777" w:rsidR="00B813EE" w:rsidRPr="00613FB6" w:rsidRDefault="00B813EE" w:rsidP="00D2474F">
            <w:pPr>
              <w:rPr>
                <w:moveTo w:id="2876" w:author="Maitland, Bryan - FS, ID" w:date="2025-10-20T12:32:00Z" w16du:dateUtc="2025-10-20T18:32:00Z"/>
                <w:rFonts w:eastAsia="Times New Roman"/>
                <w:color w:val="000000"/>
                <w:sz w:val="20"/>
                <w:szCs w:val="20"/>
              </w:rPr>
            </w:pPr>
            <w:moveTo w:id="2877" w:author="Maitland, Bryan - FS, ID" w:date="2025-10-20T12:32:00Z" w16du:dateUtc="2025-10-20T18:32:00Z">
              <w:r w:rsidRPr="00613FB6">
                <w:rPr>
                  <w:rFonts w:eastAsia="Times New Roman"/>
                  <w:color w:val="000000"/>
                  <w:sz w:val="20"/>
                  <w:szCs w:val="20"/>
                </w:rPr>
                <w:t>τ</w:t>
              </w:r>
              <w:r w:rsidRPr="00613FB6">
                <w:rPr>
                  <w:rFonts w:eastAsia="Times New Roman"/>
                  <w:color w:val="000000"/>
                  <w:sz w:val="20"/>
                  <w:szCs w:val="20"/>
                  <w:vertAlign w:val="subscript"/>
                </w:rPr>
                <w:t>11</w:t>
              </w:r>
              <w:r w:rsidRPr="00613FB6">
                <w:rPr>
                  <w:rFonts w:eastAsia="Times New Roman"/>
                  <w:color w:val="000000"/>
                  <w:sz w:val="20"/>
                  <w:szCs w:val="20"/>
                </w:rPr>
                <w:t xml:space="preserve"> </w:t>
              </w:r>
              <w:r w:rsidRPr="00613FB6">
                <w:rPr>
                  <w:rFonts w:eastAsia="Times New Roman"/>
                  <w:color w:val="000000"/>
                  <w:sz w:val="20"/>
                  <w:szCs w:val="20"/>
                  <w:vertAlign w:val="subscript"/>
                </w:rPr>
                <w:t>COMID.temp_90</w:t>
              </w:r>
            </w:moveTo>
          </w:p>
        </w:tc>
        <w:tc>
          <w:tcPr>
            <w:tcW w:w="3010" w:type="dxa"/>
            <w:gridSpan w:val="3"/>
            <w:tcBorders>
              <w:top w:val="nil"/>
              <w:left w:val="nil"/>
              <w:bottom w:val="nil"/>
              <w:right w:val="nil"/>
            </w:tcBorders>
            <w:hideMark/>
          </w:tcPr>
          <w:p w14:paraId="738467A7" w14:textId="77777777" w:rsidR="00B813EE" w:rsidRPr="00613FB6" w:rsidRDefault="00B813EE" w:rsidP="00D2474F">
            <w:pPr>
              <w:jc w:val="center"/>
              <w:rPr>
                <w:moveTo w:id="2878" w:author="Maitland, Bryan - FS, ID" w:date="2025-10-20T12:32:00Z" w16du:dateUtc="2025-10-20T18:32:00Z"/>
                <w:rFonts w:eastAsia="Times New Roman"/>
                <w:color w:val="000000"/>
                <w:sz w:val="20"/>
                <w:szCs w:val="20"/>
              </w:rPr>
            </w:pPr>
            <w:moveTo w:id="2879" w:author="Maitland, Bryan - FS, ID" w:date="2025-10-20T12:32:00Z" w16du:dateUtc="2025-10-20T18:32:00Z">
              <w:r w:rsidRPr="00613FB6">
                <w:rPr>
                  <w:rFonts w:eastAsia="Times New Roman"/>
                  <w:color w:val="000000"/>
                  <w:sz w:val="20"/>
                  <w:szCs w:val="20"/>
                </w:rPr>
                <w:t>12.63</w:t>
              </w:r>
            </w:moveTo>
          </w:p>
        </w:tc>
      </w:tr>
      <w:tr w:rsidR="00B813EE" w:rsidRPr="00613FB6" w14:paraId="4655731F" w14:textId="77777777" w:rsidTr="00D2474F">
        <w:trPr>
          <w:trHeight w:val="300"/>
        </w:trPr>
        <w:tc>
          <w:tcPr>
            <w:tcW w:w="1990" w:type="dxa"/>
            <w:tcBorders>
              <w:top w:val="nil"/>
              <w:left w:val="nil"/>
              <w:bottom w:val="nil"/>
              <w:right w:val="nil"/>
            </w:tcBorders>
            <w:hideMark/>
          </w:tcPr>
          <w:p w14:paraId="652234F4" w14:textId="77777777" w:rsidR="00B813EE" w:rsidRPr="00613FB6" w:rsidRDefault="00B813EE" w:rsidP="00D2474F">
            <w:pPr>
              <w:rPr>
                <w:moveTo w:id="2880" w:author="Maitland, Bryan - FS, ID" w:date="2025-10-20T12:32:00Z" w16du:dateUtc="2025-10-20T18:32:00Z"/>
                <w:rFonts w:eastAsia="Times New Roman"/>
                <w:color w:val="000000"/>
                <w:sz w:val="20"/>
                <w:szCs w:val="20"/>
              </w:rPr>
            </w:pPr>
            <w:moveTo w:id="2881" w:author="Maitland, Bryan - FS, ID" w:date="2025-10-20T12:32:00Z" w16du:dateUtc="2025-10-20T18:32:00Z">
              <w:r w:rsidRPr="00613FB6">
                <w:rPr>
                  <w:rFonts w:eastAsia="Times New Roman"/>
                  <w:color w:val="000000"/>
                  <w:sz w:val="20"/>
                  <w:szCs w:val="20"/>
                </w:rPr>
                <w:t>ρ</w:t>
              </w:r>
              <w:r w:rsidRPr="00613FB6">
                <w:rPr>
                  <w:rFonts w:eastAsia="Times New Roman"/>
                  <w:color w:val="000000"/>
                  <w:sz w:val="20"/>
                  <w:szCs w:val="20"/>
                  <w:vertAlign w:val="subscript"/>
                </w:rPr>
                <w:t>01</w:t>
              </w:r>
              <w:r w:rsidRPr="00613FB6">
                <w:rPr>
                  <w:rFonts w:eastAsia="Times New Roman"/>
                  <w:color w:val="000000"/>
                  <w:sz w:val="20"/>
                  <w:szCs w:val="20"/>
                </w:rPr>
                <w:t xml:space="preserve"> </w:t>
              </w:r>
              <w:r w:rsidRPr="00613FB6">
                <w:rPr>
                  <w:rFonts w:eastAsia="Times New Roman"/>
                  <w:color w:val="000000"/>
                  <w:sz w:val="20"/>
                  <w:szCs w:val="20"/>
                  <w:vertAlign w:val="subscript"/>
                </w:rPr>
                <w:t>COMID</w:t>
              </w:r>
            </w:moveTo>
          </w:p>
        </w:tc>
        <w:tc>
          <w:tcPr>
            <w:tcW w:w="3010" w:type="dxa"/>
            <w:gridSpan w:val="3"/>
            <w:tcBorders>
              <w:top w:val="nil"/>
              <w:left w:val="nil"/>
              <w:bottom w:val="nil"/>
              <w:right w:val="nil"/>
            </w:tcBorders>
            <w:hideMark/>
          </w:tcPr>
          <w:p w14:paraId="6C56505A" w14:textId="77777777" w:rsidR="00B813EE" w:rsidRPr="00613FB6" w:rsidRDefault="00B813EE" w:rsidP="00D2474F">
            <w:pPr>
              <w:jc w:val="center"/>
              <w:rPr>
                <w:moveTo w:id="2882" w:author="Maitland, Bryan - FS, ID" w:date="2025-10-20T12:32:00Z" w16du:dateUtc="2025-10-20T18:32:00Z"/>
                <w:rFonts w:eastAsia="Times New Roman"/>
                <w:color w:val="000000"/>
                <w:sz w:val="20"/>
                <w:szCs w:val="20"/>
              </w:rPr>
            </w:pPr>
            <w:moveTo w:id="2883" w:author="Maitland, Bryan - FS, ID" w:date="2025-10-20T12:32:00Z" w16du:dateUtc="2025-10-20T18:32:00Z">
              <w:r w:rsidRPr="00613FB6">
                <w:rPr>
                  <w:rFonts w:eastAsia="Times New Roman"/>
                  <w:color w:val="000000"/>
                  <w:sz w:val="20"/>
                  <w:szCs w:val="20"/>
                </w:rPr>
                <w:t>-0.23</w:t>
              </w:r>
            </w:moveTo>
          </w:p>
        </w:tc>
      </w:tr>
      <w:tr w:rsidR="00B813EE" w:rsidRPr="00613FB6" w14:paraId="7539503A" w14:textId="77777777" w:rsidTr="00D2474F">
        <w:trPr>
          <w:trHeight w:val="300"/>
        </w:trPr>
        <w:tc>
          <w:tcPr>
            <w:tcW w:w="1990" w:type="dxa"/>
            <w:tcBorders>
              <w:top w:val="nil"/>
              <w:left w:val="nil"/>
              <w:bottom w:val="nil"/>
              <w:right w:val="nil"/>
            </w:tcBorders>
            <w:hideMark/>
          </w:tcPr>
          <w:p w14:paraId="572E51CA" w14:textId="77777777" w:rsidR="00B813EE" w:rsidRPr="00613FB6" w:rsidRDefault="00B813EE" w:rsidP="00D2474F">
            <w:pPr>
              <w:rPr>
                <w:moveTo w:id="2884" w:author="Maitland, Bryan - FS, ID" w:date="2025-10-20T12:32:00Z" w16du:dateUtc="2025-10-20T18:32:00Z"/>
                <w:rFonts w:eastAsia="Times New Roman"/>
                <w:color w:val="000000"/>
                <w:sz w:val="20"/>
                <w:szCs w:val="20"/>
              </w:rPr>
            </w:pPr>
            <w:moveTo w:id="2885" w:author="Maitland, Bryan - FS, ID" w:date="2025-10-20T12:32:00Z" w16du:dateUtc="2025-10-20T18:32:00Z">
              <w:r w:rsidRPr="00613FB6">
                <w:rPr>
                  <w:rFonts w:eastAsia="Times New Roman"/>
                  <w:color w:val="000000"/>
                  <w:sz w:val="20"/>
                  <w:szCs w:val="20"/>
                </w:rPr>
                <w:t>ICC</w:t>
              </w:r>
            </w:moveTo>
          </w:p>
        </w:tc>
        <w:tc>
          <w:tcPr>
            <w:tcW w:w="3010" w:type="dxa"/>
            <w:gridSpan w:val="3"/>
            <w:tcBorders>
              <w:top w:val="nil"/>
              <w:left w:val="nil"/>
              <w:bottom w:val="nil"/>
              <w:right w:val="nil"/>
            </w:tcBorders>
            <w:hideMark/>
          </w:tcPr>
          <w:p w14:paraId="270490F2" w14:textId="77777777" w:rsidR="00B813EE" w:rsidRPr="00613FB6" w:rsidRDefault="00B813EE" w:rsidP="00D2474F">
            <w:pPr>
              <w:jc w:val="center"/>
              <w:rPr>
                <w:moveTo w:id="2886" w:author="Maitland, Bryan - FS, ID" w:date="2025-10-20T12:32:00Z" w16du:dateUtc="2025-10-20T18:32:00Z"/>
                <w:rFonts w:eastAsia="Times New Roman"/>
                <w:color w:val="000000"/>
                <w:sz w:val="20"/>
                <w:szCs w:val="20"/>
              </w:rPr>
            </w:pPr>
            <w:moveTo w:id="2887" w:author="Maitland, Bryan - FS, ID" w:date="2025-10-20T12:32:00Z" w16du:dateUtc="2025-10-20T18:32:00Z">
              <w:r w:rsidRPr="00613FB6">
                <w:rPr>
                  <w:rFonts w:eastAsia="Times New Roman"/>
                  <w:color w:val="000000"/>
                  <w:sz w:val="20"/>
                  <w:szCs w:val="20"/>
                </w:rPr>
                <w:t>0.95</w:t>
              </w:r>
            </w:moveTo>
          </w:p>
        </w:tc>
      </w:tr>
      <w:tr w:rsidR="00B813EE" w:rsidRPr="00613FB6" w14:paraId="6CAAB87A" w14:textId="77777777" w:rsidTr="00D2474F">
        <w:trPr>
          <w:trHeight w:val="315"/>
        </w:trPr>
        <w:tc>
          <w:tcPr>
            <w:tcW w:w="1990" w:type="dxa"/>
            <w:tcBorders>
              <w:top w:val="nil"/>
              <w:left w:val="nil"/>
              <w:bottom w:val="nil"/>
              <w:right w:val="nil"/>
            </w:tcBorders>
            <w:hideMark/>
          </w:tcPr>
          <w:p w14:paraId="32C7C9BE" w14:textId="77777777" w:rsidR="00B813EE" w:rsidRPr="00613FB6" w:rsidRDefault="00B813EE" w:rsidP="00D2474F">
            <w:pPr>
              <w:rPr>
                <w:moveTo w:id="2888" w:author="Maitland, Bryan - FS, ID" w:date="2025-10-20T12:32:00Z" w16du:dateUtc="2025-10-20T18:32:00Z"/>
                <w:rFonts w:eastAsia="Times New Roman"/>
                <w:color w:val="000000"/>
                <w:sz w:val="20"/>
                <w:szCs w:val="20"/>
              </w:rPr>
            </w:pPr>
            <w:moveTo w:id="2889" w:author="Maitland, Bryan - FS, ID" w:date="2025-10-20T12:32:00Z" w16du:dateUtc="2025-10-20T18:32:00Z">
              <w:r w:rsidRPr="00613FB6">
                <w:rPr>
                  <w:rFonts w:eastAsia="Times New Roman"/>
                  <w:color w:val="000000"/>
                  <w:sz w:val="20"/>
                  <w:szCs w:val="20"/>
                </w:rPr>
                <w:t xml:space="preserve">N </w:t>
              </w:r>
              <w:r w:rsidRPr="00613FB6">
                <w:rPr>
                  <w:rFonts w:eastAsia="Times New Roman"/>
                  <w:color w:val="000000"/>
                  <w:sz w:val="20"/>
                  <w:szCs w:val="20"/>
                  <w:vertAlign w:val="subscript"/>
                </w:rPr>
                <w:t>COMID</w:t>
              </w:r>
            </w:moveTo>
          </w:p>
        </w:tc>
        <w:tc>
          <w:tcPr>
            <w:tcW w:w="3010" w:type="dxa"/>
            <w:gridSpan w:val="3"/>
            <w:tcBorders>
              <w:top w:val="nil"/>
              <w:left w:val="nil"/>
              <w:bottom w:val="single" w:sz="8" w:space="0" w:color="000000"/>
              <w:right w:val="nil"/>
            </w:tcBorders>
            <w:hideMark/>
          </w:tcPr>
          <w:p w14:paraId="35933D7D" w14:textId="77777777" w:rsidR="00B813EE" w:rsidRPr="00613FB6" w:rsidRDefault="00B813EE" w:rsidP="00D2474F">
            <w:pPr>
              <w:jc w:val="center"/>
              <w:rPr>
                <w:moveTo w:id="2890" w:author="Maitland, Bryan - FS, ID" w:date="2025-10-20T12:32:00Z" w16du:dateUtc="2025-10-20T18:32:00Z"/>
                <w:rFonts w:eastAsia="Times New Roman"/>
                <w:color w:val="000000"/>
                <w:sz w:val="20"/>
                <w:szCs w:val="20"/>
              </w:rPr>
            </w:pPr>
            <w:moveTo w:id="2891" w:author="Maitland, Bryan - FS, ID" w:date="2025-10-20T12:32:00Z" w16du:dateUtc="2025-10-20T18:32:00Z">
              <w:r w:rsidRPr="00613FB6">
                <w:rPr>
                  <w:rFonts w:eastAsia="Times New Roman"/>
                  <w:color w:val="000000"/>
                  <w:sz w:val="20"/>
                  <w:szCs w:val="20"/>
                </w:rPr>
                <w:t>104</w:t>
              </w:r>
            </w:moveTo>
          </w:p>
        </w:tc>
      </w:tr>
      <w:tr w:rsidR="00B813EE" w:rsidRPr="00613FB6" w14:paraId="2AF3B32F" w14:textId="77777777" w:rsidTr="00D2474F">
        <w:trPr>
          <w:trHeight w:val="300"/>
        </w:trPr>
        <w:tc>
          <w:tcPr>
            <w:tcW w:w="1990" w:type="dxa"/>
            <w:tcBorders>
              <w:top w:val="single" w:sz="8" w:space="0" w:color="000000"/>
              <w:left w:val="nil"/>
              <w:bottom w:val="nil"/>
              <w:right w:val="nil"/>
            </w:tcBorders>
            <w:hideMark/>
          </w:tcPr>
          <w:p w14:paraId="6C7418E1" w14:textId="77777777" w:rsidR="00B813EE" w:rsidRPr="00613FB6" w:rsidRDefault="00B813EE" w:rsidP="00D2474F">
            <w:pPr>
              <w:rPr>
                <w:moveTo w:id="2892" w:author="Maitland, Bryan - FS, ID" w:date="2025-10-20T12:32:00Z" w16du:dateUtc="2025-10-20T18:32:00Z"/>
                <w:rFonts w:eastAsia="Times New Roman"/>
                <w:color w:val="000000"/>
                <w:sz w:val="20"/>
                <w:szCs w:val="20"/>
              </w:rPr>
            </w:pPr>
            <w:moveTo w:id="2893" w:author="Maitland, Bryan - FS, ID" w:date="2025-10-20T12:32:00Z" w16du:dateUtc="2025-10-20T18:32:00Z">
              <w:r w:rsidRPr="00613FB6">
                <w:rPr>
                  <w:rFonts w:eastAsia="Times New Roman"/>
                  <w:color w:val="000000"/>
                  <w:sz w:val="20"/>
                  <w:szCs w:val="20"/>
                </w:rPr>
                <w:t>Observations</w:t>
              </w:r>
            </w:moveTo>
          </w:p>
        </w:tc>
        <w:tc>
          <w:tcPr>
            <w:tcW w:w="3010" w:type="dxa"/>
            <w:gridSpan w:val="3"/>
            <w:tcBorders>
              <w:top w:val="single" w:sz="8" w:space="0" w:color="000000"/>
              <w:left w:val="nil"/>
              <w:bottom w:val="nil"/>
              <w:right w:val="nil"/>
            </w:tcBorders>
            <w:hideMark/>
          </w:tcPr>
          <w:p w14:paraId="3CEB539E" w14:textId="77777777" w:rsidR="00B813EE" w:rsidRPr="00613FB6" w:rsidRDefault="00B813EE" w:rsidP="00D2474F">
            <w:pPr>
              <w:jc w:val="center"/>
              <w:rPr>
                <w:moveTo w:id="2894" w:author="Maitland, Bryan - FS, ID" w:date="2025-10-20T12:32:00Z" w16du:dateUtc="2025-10-20T18:32:00Z"/>
                <w:rFonts w:eastAsia="Times New Roman"/>
                <w:color w:val="000000"/>
                <w:sz w:val="20"/>
                <w:szCs w:val="20"/>
              </w:rPr>
            </w:pPr>
            <w:moveTo w:id="2895" w:author="Maitland, Bryan - FS, ID" w:date="2025-10-20T12:32:00Z" w16du:dateUtc="2025-10-20T18:32:00Z">
              <w:r w:rsidRPr="00613FB6">
                <w:rPr>
                  <w:rFonts w:eastAsia="Times New Roman"/>
                  <w:color w:val="000000"/>
                  <w:sz w:val="20"/>
                  <w:szCs w:val="20"/>
                </w:rPr>
                <w:t>3016</w:t>
              </w:r>
            </w:moveTo>
          </w:p>
        </w:tc>
      </w:tr>
      <w:tr w:rsidR="00B813EE" w:rsidRPr="00613FB6" w14:paraId="5F02F82C" w14:textId="77777777" w:rsidTr="00D2474F">
        <w:trPr>
          <w:trHeight w:val="300"/>
        </w:trPr>
        <w:tc>
          <w:tcPr>
            <w:tcW w:w="1990" w:type="dxa"/>
            <w:tcBorders>
              <w:top w:val="nil"/>
              <w:left w:val="nil"/>
              <w:bottom w:val="nil"/>
              <w:right w:val="nil"/>
            </w:tcBorders>
            <w:hideMark/>
          </w:tcPr>
          <w:p w14:paraId="622DE34B" w14:textId="77777777" w:rsidR="00B813EE" w:rsidRPr="00613FB6" w:rsidRDefault="00B813EE" w:rsidP="00D2474F">
            <w:pPr>
              <w:rPr>
                <w:moveTo w:id="2896" w:author="Maitland, Bryan - FS, ID" w:date="2025-10-20T12:32:00Z" w16du:dateUtc="2025-10-20T18:32:00Z"/>
                <w:rFonts w:eastAsia="Times New Roman"/>
                <w:color w:val="000000"/>
                <w:sz w:val="20"/>
                <w:szCs w:val="20"/>
              </w:rPr>
            </w:pPr>
            <w:moveTo w:id="2897" w:author="Maitland, Bryan - FS, ID" w:date="2025-10-20T12:32:00Z" w16du:dateUtc="2025-10-20T18:32:00Z">
              <w:r w:rsidRPr="00613FB6">
                <w:rPr>
                  <w:rFonts w:eastAsia="Times New Roman"/>
                  <w:color w:val="000000"/>
                  <w:sz w:val="20"/>
                  <w:szCs w:val="20"/>
                </w:rPr>
                <w:t>Marginal R</w:t>
              </w:r>
              <w:r w:rsidRPr="00613FB6">
                <w:rPr>
                  <w:rFonts w:eastAsia="Times New Roman"/>
                  <w:color w:val="000000"/>
                  <w:sz w:val="20"/>
                  <w:szCs w:val="20"/>
                  <w:vertAlign w:val="superscript"/>
                </w:rPr>
                <w:t>2</w:t>
              </w:r>
              <w:r w:rsidRPr="00613FB6">
                <w:rPr>
                  <w:rFonts w:eastAsia="Times New Roman"/>
                  <w:color w:val="000000"/>
                  <w:sz w:val="20"/>
                  <w:szCs w:val="20"/>
                </w:rPr>
                <w:t xml:space="preserve"> / Conditional R</w:t>
              </w:r>
              <w:r w:rsidRPr="00613FB6">
                <w:rPr>
                  <w:rFonts w:eastAsia="Times New Roman"/>
                  <w:color w:val="000000"/>
                  <w:sz w:val="20"/>
                  <w:szCs w:val="20"/>
                  <w:vertAlign w:val="superscript"/>
                </w:rPr>
                <w:t>2</w:t>
              </w:r>
            </w:moveTo>
          </w:p>
        </w:tc>
        <w:tc>
          <w:tcPr>
            <w:tcW w:w="3010" w:type="dxa"/>
            <w:gridSpan w:val="3"/>
            <w:tcBorders>
              <w:top w:val="nil"/>
              <w:left w:val="nil"/>
              <w:bottom w:val="nil"/>
              <w:right w:val="nil"/>
            </w:tcBorders>
            <w:hideMark/>
          </w:tcPr>
          <w:p w14:paraId="1575B08E" w14:textId="77777777" w:rsidR="00B813EE" w:rsidRPr="00613FB6" w:rsidRDefault="00B813EE" w:rsidP="00D2474F">
            <w:pPr>
              <w:jc w:val="center"/>
              <w:rPr>
                <w:moveTo w:id="2898" w:author="Maitland, Bryan - FS, ID" w:date="2025-10-20T12:32:00Z" w16du:dateUtc="2025-10-20T18:32:00Z"/>
                <w:rFonts w:eastAsia="Times New Roman"/>
                <w:color w:val="000000"/>
                <w:sz w:val="20"/>
                <w:szCs w:val="20"/>
              </w:rPr>
            </w:pPr>
            <w:moveTo w:id="2899" w:author="Maitland, Bryan - FS, ID" w:date="2025-10-20T12:32:00Z" w16du:dateUtc="2025-10-20T18:32:00Z">
              <w:r w:rsidRPr="00613FB6">
                <w:rPr>
                  <w:rFonts w:eastAsia="Times New Roman"/>
                  <w:color w:val="000000"/>
                  <w:sz w:val="20"/>
                  <w:szCs w:val="20"/>
                </w:rPr>
                <w:t>0.698 / 0.985</w:t>
              </w:r>
            </w:moveTo>
          </w:p>
        </w:tc>
      </w:tr>
    </w:tbl>
    <w:p w14:paraId="0FF79FDB" w14:textId="77777777" w:rsidR="00B813EE" w:rsidRPr="00613FB6" w:rsidDel="00B813EE" w:rsidRDefault="00B813EE" w:rsidP="00B813EE">
      <w:pPr>
        <w:spacing w:line="480" w:lineRule="auto"/>
        <w:rPr>
          <w:del w:id="2900" w:author="Maitland, Bryan - FS, ID" w:date="2025-10-20T12:32:00Z" w16du:dateUtc="2025-10-20T18:32:00Z"/>
          <w:moveTo w:id="2901" w:author="Maitland, Bryan - FS, ID" w:date="2025-10-20T12:32:00Z" w16du:dateUtc="2025-10-20T18:32:00Z"/>
          <w:b/>
        </w:rPr>
      </w:pPr>
    </w:p>
    <w:moveToRangeEnd w:id="2742"/>
    <w:p w14:paraId="57AD3ED0" w14:textId="77777777" w:rsidR="00B813EE" w:rsidRPr="00613FB6" w:rsidRDefault="00B813EE" w:rsidP="00B813EE">
      <w:pPr>
        <w:spacing w:line="480" w:lineRule="auto"/>
        <w:rPr>
          <w:ins w:id="2902" w:author="Maitland, Bryan - FS, ID" w:date="2025-10-20T12:32:00Z" w16du:dateUtc="2025-10-20T18:32:00Z"/>
        </w:rPr>
      </w:pPr>
    </w:p>
    <w:p w14:paraId="3CA3EF4C" w14:textId="64597A14" w:rsidR="00B813EE" w:rsidRPr="00613FB6" w:rsidRDefault="00B813EE">
      <w:pPr>
        <w:spacing w:line="480" w:lineRule="auto"/>
        <w:rPr>
          <w:ins w:id="2903" w:author="Maitland, Bryan - FS, ID" w:date="2025-10-20T12:26:00Z" w16du:dateUtc="2025-10-20T18:26:00Z"/>
        </w:rPr>
        <w:pPrChange w:id="2904" w:author="Maitland, Bryan - FS, ID" w:date="2025-10-20T12:29:00Z" w16du:dateUtc="2025-10-20T18:29:00Z">
          <w:pPr/>
        </w:pPrChange>
      </w:pPr>
      <w:ins w:id="2905" w:author="Maitland, Bryan - FS, ID" w:date="2025-10-20T12:28:00Z" w16du:dateUtc="2025-10-20T18:28:00Z">
        <w:r w:rsidRPr="00613FB6">
          <w:rPr>
            <w:noProof/>
          </w:rPr>
          <w:lastRenderedPageBreak/>
          <w:drawing>
            <wp:inline distT="0" distB="0" distL="0" distR="0" wp14:anchorId="79427346" wp14:editId="20A1639B">
              <wp:extent cx="5932319" cy="4584065"/>
              <wp:effectExtent l="0" t="0" r="0" b="6985"/>
              <wp:docPr id="13862370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7079"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32319" cy="4584065"/>
                      </a:xfrm>
                      <a:prstGeom prst="rect">
                        <a:avLst/>
                      </a:prstGeom>
                      <a:noFill/>
                      <a:ln>
                        <a:noFill/>
                      </a:ln>
                    </pic:spPr>
                  </pic:pic>
                </a:graphicData>
              </a:graphic>
            </wp:inline>
          </w:drawing>
        </w:r>
      </w:ins>
      <w:ins w:id="2906" w:author="Maitland, Bryan - FS, ID" w:date="2025-10-20T12:26:00Z" w16du:dateUtc="2025-10-20T18:26:00Z">
        <w:r w:rsidRPr="00613FB6">
          <w:t xml:space="preserve">Figure 1. Middle Fork Salmon River watershed illustrating major tributaries and locations of georeferenced Chinook Salmon redds from 2002 to </w:t>
        </w:r>
        <w:commentRangeStart w:id="2907"/>
        <w:commentRangeStart w:id="2908"/>
        <w:r w:rsidRPr="00613FB6">
          <w:t>2005</w:t>
        </w:r>
        <w:commentRangeEnd w:id="2907"/>
        <w:r w:rsidRPr="00613FB6">
          <w:rPr>
            <w:rStyle w:val="CommentReference"/>
            <w:sz w:val="24"/>
            <w:szCs w:val="24"/>
            <w:rPrChange w:id="2909" w:author="Maitland, Bryan - FS, ID" w:date="2025-10-20T12:46:00Z" w16du:dateUtc="2025-10-20T18:46:00Z">
              <w:rPr>
                <w:rStyle w:val="CommentReference"/>
              </w:rPr>
            </w:rPrChange>
          </w:rPr>
          <w:commentReference w:id="2907"/>
        </w:r>
        <w:commentRangeEnd w:id="2908"/>
        <w:r w:rsidRPr="00613FB6">
          <w:rPr>
            <w:rStyle w:val="CommentReference"/>
            <w:sz w:val="24"/>
            <w:szCs w:val="24"/>
            <w:rPrChange w:id="2910" w:author="Maitland, Bryan - FS, ID" w:date="2025-10-20T12:46:00Z" w16du:dateUtc="2025-10-20T18:46:00Z">
              <w:rPr>
                <w:rStyle w:val="CommentReference"/>
              </w:rPr>
            </w:rPrChange>
          </w:rPr>
          <w:commentReference w:id="2908"/>
        </w:r>
        <w:r w:rsidRPr="00613FB6">
          <w:t xml:space="preserve"> (count of redds per stream given in parentheses). Point locations were dissolved for visualization. </w:t>
        </w:r>
      </w:ins>
    </w:p>
    <w:p w14:paraId="382A8DC4" w14:textId="77777777" w:rsidR="00B813EE" w:rsidRPr="00613FB6" w:rsidRDefault="00B813EE">
      <w:pPr>
        <w:spacing w:after="240" w:line="480" w:lineRule="auto"/>
        <w:rPr>
          <w:ins w:id="2911" w:author="Maitland, Bryan - FS, ID" w:date="2025-10-20T12:26:00Z" w16du:dateUtc="2025-10-20T18:26:00Z"/>
        </w:rPr>
        <w:pPrChange w:id="2912" w:author="Maitland, Bryan - FS, ID" w:date="2025-10-20T12:29:00Z" w16du:dateUtc="2025-10-20T18:29:00Z">
          <w:pPr>
            <w:spacing w:after="240"/>
          </w:pPr>
        </w:pPrChange>
      </w:pPr>
    </w:p>
    <w:p w14:paraId="419A683D" w14:textId="77777777" w:rsidR="00B813EE" w:rsidRPr="00613FB6" w:rsidRDefault="00B813EE">
      <w:pPr>
        <w:spacing w:after="240" w:line="480" w:lineRule="auto"/>
        <w:rPr>
          <w:ins w:id="2913" w:author="Maitland, Bryan - FS, ID" w:date="2025-10-20T12:26:00Z" w16du:dateUtc="2025-10-20T18:26:00Z"/>
        </w:rPr>
        <w:pPrChange w:id="2914" w:author="Maitland, Bryan - FS, ID" w:date="2025-10-20T12:29:00Z" w16du:dateUtc="2025-10-20T18:29:00Z">
          <w:pPr>
            <w:spacing w:after="240"/>
          </w:pPr>
        </w:pPrChange>
      </w:pPr>
    </w:p>
    <w:p w14:paraId="5C13ECB4" w14:textId="114906E7" w:rsidR="00B813EE" w:rsidRPr="00613FB6" w:rsidRDefault="00B813EE">
      <w:pPr>
        <w:spacing w:line="480" w:lineRule="auto"/>
        <w:rPr>
          <w:ins w:id="2915" w:author="Maitland, Bryan - FS, ID" w:date="2025-10-20T12:27:00Z" w16du:dateUtc="2025-10-20T18:27:00Z"/>
          <w:bCs/>
        </w:rPr>
        <w:pPrChange w:id="2916" w:author="Maitland, Bryan - FS, ID" w:date="2025-10-20T12:29:00Z" w16du:dateUtc="2025-10-20T18:29:00Z">
          <w:pPr>
            <w:spacing w:after="240" w:line="480" w:lineRule="auto"/>
          </w:pPr>
        </w:pPrChange>
      </w:pPr>
      <w:ins w:id="2917" w:author="Maitland, Bryan - FS, ID" w:date="2025-10-20T12:27:00Z" w16du:dateUtc="2025-10-20T18:27:00Z">
        <w:r w:rsidRPr="00613FB6">
          <w:rPr>
            <w:bCs/>
          </w:rPr>
          <w:br w:type="page"/>
        </w:r>
      </w:ins>
      <w:ins w:id="2918" w:author="Maitland, Bryan - FS, ID" w:date="2025-10-20T12:29:00Z" w16du:dateUtc="2025-10-20T18:29:00Z">
        <w:r w:rsidRPr="00613FB6">
          <w:rPr>
            <w:bCs/>
            <w:noProof/>
          </w:rPr>
          <w:lastRenderedPageBreak/>
          <w:drawing>
            <wp:inline distT="0" distB="0" distL="0" distR="0" wp14:anchorId="46B81695" wp14:editId="7D12F2E1">
              <wp:extent cx="5937885" cy="4951730"/>
              <wp:effectExtent l="0" t="0" r="5715" b="1270"/>
              <wp:docPr id="530906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4951730"/>
                      </a:xfrm>
                      <a:prstGeom prst="rect">
                        <a:avLst/>
                      </a:prstGeom>
                      <a:noFill/>
                      <a:ln>
                        <a:noFill/>
                      </a:ln>
                    </pic:spPr>
                  </pic:pic>
                </a:graphicData>
              </a:graphic>
            </wp:inline>
          </w:drawing>
        </w:r>
      </w:ins>
    </w:p>
    <w:p w14:paraId="036C9B39" w14:textId="77777777" w:rsidR="00B813EE" w:rsidRPr="00613FB6" w:rsidRDefault="00B813EE">
      <w:pPr>
        <w:spacing w:after="240" w:line="480" w:lineRule="auto"/>
        <w:rPr>
          <w:ins w:id="2919" w:author="Maitland, Bryan - FS, ID" w:date="2025-10-20T12:27:00Z" w16du:dateUtc="2025-10-20T18:27:00Z"/>
          <w:bCs/>
        </w:rPr>
        <w:pPrChange w:id="2920" w:author="Maitland, Bryan - FS, ID" w:date="2025-10-20T12:29:00Z" w16du:dateUtc="2025-10-20T18:29:00Z">
          <w:pPr>
            <w:spacing w:after="240"/>
          </w:pPr>
        </w:pPrChange>
      </w:pPr>
      <w:commentRangeStart w:id="2921"/>
      <w:commentRangeStart w:id="2922"/>
      <w:ins w:id="2923" w:author="Maitland, Bryan - FS, ID" w:date="2025-10-20T12:27:00Z" w16du:dateUtc="2025-10-20T18:27:00Z">
        <w:r w:rsidRPr="00613FB6">
          <w:rPr>
            <w:bCs/>
          </w:rPr>
          <w:t>Figure 2</w:t>
        </w:r>
        <w:commentRangeEnd w:id="2921"/>
        <w:r w:rsidRPr="00613FB6">
          <w:rPr>
            <w:rStyle w:val="CommentReference"/>
            <w:sz w:val="24"/>
            <w:szCs w:val="24"/>
            <w:rPrChange w:id="2924" w:author="Maitland, Bryan - FS, ID" w:date="2025-10-20T12:46:00Z" w16du:dateUtc="2025-10-20T18:46:00Z">
              <w:rPr>
                <w:rStyle w:val="CommentReference"/>
              </w:rPr>
            </w:rPrChange>
          </w:rPr>
          <w:commentReference w:id="2921"/>
        </w:r>
        <w:commentRangeEnd w:id="2922"/>
        <w:r w:rsidRPr="00613FB6">
          <w:rPr>
            <w:rStyle w:val="CommentReference"/>
            <w:sz w:val="24"/>
            <w:szCs w:val="24"/>
            <w:rPrChange w:id="2925" w:author="Maitland, Bryan - FS, ID" w:date="2025-10-20T12:46:00Z" w16du:dateUtc="2025-10-20T18:46:00Z">
              <w:rPr>
                <w:rStyle w:val="CommentReference"/>
              </w:rPr>
            </w:rPrChange>
          </w:rPr>
          <w:commentReference w:id="2922"/>
        </w:r>
        <w:r w:rsidRPr="00613FB6">
          <w:rPr>
            <w:bCs/>
          </w:rPr>
          <w:t>: Histogram and density of Chinook salmon spawn timing across all streams and years (A), by stream (B), and by year (C). In panel (A), the histogram and kernel density illustrate the overall distribution of spawn dates; vertical-colored lines illustrate year-specific means, and the black line depicts the global mean. Spawn timing was generally unimodal, peaking in late August to early September.</w:t>
        </w:r>
      </w:ins>
    </w:p>
    <w:p w14:paraId="3F144A87" w14:textId="77777777" w:rsidR="00B813EE" w:rsidRPr="00613FB6" w:rsidRDefault="00B813EE">
      <w:pPr>
        <w:spacing w:line="480" w:lineRule="auto"/>
        <w:rPr>
          <w:ins w:id="2926" w:author="Maitland, Bryan - FS, ID" w:date="2025-10-20T12:27:00Z" w16du:dateUtc="2025-10-20T18:27:00Z"/>
        </w:rPr>
        <w:pPrChange w:id="2927" w:author="Maitland, Bryan - FS, ID" w:date="2025-10-20T12:29:00Z" w16du:dateUtc="2025-10-20T18:29:00Z">
          <w:pPr/>
        </w:pPrChange>
      </w:pPr>
      <w:ins w:id="2928" w:author="Maitland, Bryan - FS, ID" w:date="2025-10-20T12:27:00Z" w16du:dateUtc="2025-10-20T18:27:00Z">
        <w:r w:rsidRPr="00613FB6">
          <w:br w:type="page"/>
        </w:r>
      </w:ins>
    </w:p>
    <w:p w14:paraId="7918AE61" w14:textId="5967896D" w:rsidR="00AE2F22" w:rsidRPr="00613FB6" w:rsidDel="00B813EE" w:rsidRDefault="001D6C6F">
      <w:pPr>
        <w:spacing w:after="240" w:line="480" w:lineRule="auto"/>
        <w:rPr>
          <w:del w:id="2929" w:author="Maitland, Bryan - FS, ID" w:date="2025-10-20T11:57:00Z" w16du:dateUtc="2025-10-20T17:57:00Z"/>
        </w:rPr>
        <w:pPrChange w:id="2930" w:author="Maitland, Bryan - FS, ID" w:date="2025-10-20T12:29:00Z" w16du:dateUtc="2025-10-20T18:29:00Z">
          <w:pPr>
            <w:spacing w:after="240"/>
          </w:pPr>
        </w:pPrChange>
      </w:pPr>
      <w:ins w:id="2931" w:author="Maitland, Bryan - FS, ID" w:date="2025-10-20T12:33:00Z" w16du:dateUtc="2025-10-20T18:33:00Z">
        <w:r w:rsidRPr="00613FB6">
          <w:rPr>
            <w:noProof/>
          </w:rPr>
          <w:lastRenderedPageBreak/>
          <w:drawing>
            <wp:inline distT="0" distB="0" distL="0" distR="0" wp14:anchorId="66D7A0CB" wp14:editId="3F6936C7">
              <wp:extent cx="5943600" cy="5407660"/>
              <wp:effectExtent l="0" t="0" r="0" b="2540"/>
              <wp:docPr id="945755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407660"/>
                      </a:xfrm>
                      <a:prstGeom prst="rect">
                        <a:avLst/>
                      </a:prstGeom>
                      <a:noFill/>
                      <a:ln>
                        <a:noFill/>
                      </a:ln>
                    </pic:spPr>
                  </pic:pic>
                </a:graphicData>
              </a:graphic>
            </wp:inline>
          </w:drawing>
        </w:r>
      </w:ins>
      <w:del w:id="2932" w:author="Maitland, Bryan - FS, ID" w:date="2025-10-20T11:57:00Z" w16du:dateUtc="2025-10-20T17:57:00Z">
        <w:r w:rsidR="00AE2F22" w:rsidRPr="00613FB6" w:rsidDel="000F2D78">
          <w:rPr>
            <w:noProof/>
          </w:rPr>
          <w:drawing>
            <wp:inline distT="0" distB="0" distL="0" distR="0" wp14:anchorId="2CA12EA7" wp14:editId="30D7547B">
              <wp:extent cx="4595751" cy="2592021"/>
              <wp:effectExtent l="0" t="0" r="0" b="0"/>
              <wp:docPr id="1427682932" name="Picture 8"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2932" name="Picture 8" descr="Char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344" cy="2593483"/>
                      </a:xfrm>
                      <a:prstGeom prst="rect">
                        <a:avLst/>
                      </a:prstGeom>
                      <a:noFill/>
                      <a:ln>
                        <a:noFill/>
                      </a:ln>
                    </pic:spPr>
                  </pic:pic>
                </a:graphicData>
              </a:graphic>
            </wp:inline>
          </w:drawing>
        </w:r>
      </w:del>
    </w:p>
    <w:p w14:paraId="383990E8" w14:textId="22BD4615" w:rsidR="00B813EE" w:rsidRPr="00613FB6" w:rsidRDefault="00B813EE" w:rsidP="00B813EE">
      <w:pPr>
        <w:spacing w:after="240" w:line="480" w:lineRule="auto"/>
        <w:rPr>
          <w:ins w:id="2933" w:author="Maitland, Bryan - FS, ID" w:date="2025-10-20T12:27:00Z" w16du:dateUtc="2025-10-20T18:27:00Z"/>
          <w:bCs/>
        </w:rPr>
      </w:pPr>
    </w:p>
    <w:p w14:paraId="453F503B" w14:textId="78639B37" w:rsidR="00B813EE" w:rsidRPr="00613FB6" w:rsidRDefault="00B813EE">
      <w:pPr>
        <w:spacing w:line="480" w:lineRule="auto"/>
        <w:rPr>
          <w:ins w:id="2934" w:author="Maitland, Bryan - FS, ID" w:date="2025-10-20T12:27:00Z" w16du:dateUtc="2025-10-20T18:27:00Z"/>
          <w:bCs/>
        </w:rPr>
        <w:pPrChange w:id="2935" w:author="Maitland, Bryan - FS, ID" w:date="2025-10-20T12:29:00Z" w16du:dateUtc="2025-10-20T18:29:00Z">
          <w:pPr/>
        </w:pPrChange>
      </w:pPr>
      <w:ins w:id="2936" w:author="Maitland, Bryan - FS, ID" w:date="2025-10-20T12:27:00Z" w16du:dateUtc="2025-10-20T18:27:00Z">
        <w:r w:rsidRPr="00613FB6">
          <w:rPr>
            <w:bCs/>
          </w:rPr>
          <w:t>Figure 3. Proportion of cumulative Chinook salmon redds over time (day of year) across years (2002–2005) and streams. Each line represents a different year, with color denoting the year. Stream-specific panels illustrate temporal variation in the progression of spawning activity, as measured by cumulative redd counts normalized to the maximum value in each stream-year combination.</w:t>
        </w:r>
        <w:r w:rsidRPr="00613FB6">
          <w:rPr>
            <w:bCs/>
          </w:rPr>
          <w:br w:type="page"/>
        </w:r>
      </w:ins>
    </w:p>
    <w:p w14:paraId="4E6146D0" w14:textId="5C49D793" w:rsidR="001D6C6F" w:rsidRPr="00613FB6" w:rsidRDefault="001D6C6F" w:rsidP="00B813EE">
      <w:pPr>
        <w:spacing w:after="240" w:line="480" w:lineRule="auto"/>
        <w:rPr>
          <w:ins w:id="2937" w:author="Maitland, Bryan - FS, ID" w:date="2025-10-20T12:41:00Z" w16du:dateUtc="2025-10-20T18:41:00Z"/>
          <w:bCs/>
        </w:rPr>
      </w:pPr>
      <w:ins w:id="2938" w:author="Maitland, Bryan - FS, ID" w:date="2025-10-20T12:40:00Z" w16du:dateUtc="2025-10-20T18:40:00Z">
        <w:r w:rsidRPr="00613FB6">
          <w:rPr>
            <w:bCs/>
            <w:noProof/>
          </w:rPr>
          <w:lastRenderedPageBreak/>
          <w:drawing>
            <wp:inline distT="0" distB="0" distL="0" distR="0" wp14:anchorId="2D78B1CA" wp14:editId="54227C2F">
              <wp:extent cx="5943600" cy="5943600"/>
              <wp:effectExtent l="0" t="0" r="0" b="0"/>
              <wp:docPr id="15470982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28E2C29D" w14:textId="614D72DE" w:rsidR="001D6C6F" w:rsidRPr="00613FB6" w:rsidRDefault="001D6C6F">
      <w:pPr>
        <w:spacing w:after="240" w:line="480" w:lineRule="auto"/>
        <w:rPr>
          <w:ins w:id="2939" w:author="Maitland, Bryan - FS, ID" w:date="2025-10-20T12:41:00Z" w16du:dateUtc="2025-10-20T18:41:00Z"/>
          <w:bCs/>
        </w:rPr>
        <w:pPrChange w:id="2940" w:author="Maitland, Bryan - FS, ID" w:date="2025-10-20T12:42:00Z" w16du:dateUtc="2025-10-20T18:42:00Z">
          <w:pPr/>
        </w:pPrChange>
      </w:pPr>
      <w:ins w:id="2941" w:author="Maitland, Bryan - FS, ID" w:date="2025-10-20T12:41:00Z" w16du:dateUtc="2025-10-20T18:41:00Z">
        <w:r w:rsidRPr="00613FB6">
          <w:rPr>
            <w:bCs/>
          </w:rPr>
          <w:t>Figure 4. Predicted mean spawn dates by stream (A), year (B) and stream and year (C), from the final mixed-effects model. Black points with black lines (A, B), and colored points with horizontal lines (C) represent estimated marginal means and 95\\% confidence intervals. Boxplots in panels A and B show the distribution of observed redd counts by group, with individual data points in grey. The modeled predictions represent marginal means accounting for fixed effects and averaged over random effects.</w:t>
        </w:r>
        <w:r w:rsidRPr="00613FB6">
          <w:rPr>
            <w:bCs/>
          </w:rPr>
          <w:br w:type="page"/>
        </w:r>
      </w:ins>
    </w:p>
    <w:p w14:paraId="024C0EB3" w14:textId="3C6FD247" w:rsidR="00B813EE" w:rsidRPr="00613FB6" w:rsidRDefault="00B813EE" w:rsidP="00B813EE">
      <w:pPr>
        <w:spacing w:after="240" w:line="480" w:lineRule="auto"/>
        <w:rPr>
          <w:ins w:id="2942" w:author="Maitland, Bryan - FS, ID" w:date="2025-10-20T12:26:00Z" w16du:dateUtc="2025-10-20T18:26:00Z"/>
          <w:bCs/>
        </w:rPr>
      </w:pPr>
      <w:ins w:id="2943" w:author="Maitland, Bryan - FS, ID" w:date="2025-10-20T12:26:00Z" w16du:dateUtc="2025-10-20T18:26:00Z">
        <w:r w:rsidRPr="00613FB6">
          <w:rPr>
            <w:bCs/>
            <w:noProof/>
          </w:rPr>
          <w:lastRenderedPageBreak/>
          <w:drawing>
            <wp:inline distT="0" distB="0" distL="0" distR="0" wp14:anchorId="39B531D6" wp14:editId="2FCD967C">
              <wp:extent cx="5937885" cy="4453255"/>
              <wp:effectExtent l="0" t="0" r="5715" b="4445"/>
              <wp:docPr id="597792322" name="Picture 3" descr="Chart, line 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92322" name="Picture 3" descr="Chart, line chart, scatter chart&#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ins>
    </w:p>
    <w:p w14:paraId="3ADC8A5F" w14:textId="77777777" w:rsidR="00B813EE" w:rsidRPr="00613FB6" w:rsidRDefault="00B813EE">
      <w:pPr>
        <w:spacing w:line="480" w:lineRule="auto"/>
        <w:rPr>
          <w:ins w:id="2944" w:author="Maitland, Bryan - FS, ID" w:date="2025-10-20T12:26:00Z" w16du:dateUtc="2025-10-20T18:26:00Z"/>
          <w:bCs/>
        </w:rPr>
        <w:pPrChange w:id="2945" w:author="Maitland, Bryan - FS, ID" w:date="2025-10-20T12:29:00Z" w16du:dateUtc="2025-10-20T18:29:00Z">
          <w:pPr/>
        </w:pPrChange>
      </w:pPr>
      <w:ins w:id="2946" w:author="Maitland, Bryan - FS, ID" w:date="2025-10-20T12:26:00Z" w16du:dateUtc="2025-10-20T18:26:00Z">
        <w:r w:rsidRPr="00613FB6">
          <w:rPr>
            <w:bCs/>
          </w:rPr>
          <w:t xml:space="preserve">Figure 5. </w:t>
        </w:r>
        <w:commentRangeStart w:id="2947"/>
        <w:r w:rsidRPr="00613FB6">
          <w:rPr>
            <w:bCs/>
          </w:rPr>
          <w:t>Predicted</w:t>
        </w:r>
        <w:commentRangeEnd w:id="2947"/>
        <w:r w:rsidRPr="00613FB6">
          <w:rPr>
            <w:rStyle w:val="CommentReference"/>
            <w:sz w:val="24"/>
            <w:szCs w:val="24"/>
            <w:rPrChange w:id="2948" w:author="Maitland, Bryan - FS, ID" w:date="2025-10-20T12:46:00Z" w16du:dateUtc="2025-10-20T18:46:00Z">
              <w:rPr>
                <w:rStyle w:val="CommentReference"/>
              </w:rPr>
            </w:rPrChange>
          </w:rPr>
          <w:commentReference w:id="2947"/>
        </w:r>
        <w:r w:rsidRPr="00613FB6">
          <w:rPr>
            <w:bCs/>
          </w:rPr>
          <w:t xml:space="preserve"> relationship between spawn timing and 90-day pre-spawn mean temperature by stream and year. Lines represent model predictions from the final mixed-effects model. Colored points illustrate observed spawn timing, shaded ribbons represent 95% confidence intervals for predictions.</w:t>
        </w:r>
      </w:ins>
    </w:p>
    <w:p w14:paraId="776E2AA5" w14:textId="77777777" w:rsidR="00B813EE" w:rsidRPr="00613FB6" w:rsidRDefault="00B813EE">
      <w:pPr>
        <w:spacing w:line="480" w:lineRule="auto"/>
        <w:rPr>
          <w:ins w:id="2949" w:author="Maitland, Bryan - FS, ID" w:date="2025-10-20T12:26:00Z" w16du:dateUtc="2025-10-20T18:26:00Z"/>
          <w:bCs/>
        </w:rPr>
        <w:pPrChange w:id="2950" w:author="Maitland, Bryan - FS, ID" w:date="2025-10-20T12:29:00Z" w16du:dateUtc="2025-10-20T18:29:00Z">
          <w:pPr/>
        </w:pPrChange>
      </w:pPr>
      <w:ins w:id="2951" w:author="Maitland, Bryan - FS, ID" w:date="2025-10-20T12:26:00Z" w16du:dateUtc="2025-10-20T18:26:00Z">
        <w:r w:rsidRPr="00613FB6">
          <w:rPr>
            <w:bCs/>
          </w:rPr>
          <w:br w:type="page"/>
        </w:r>
      </w:ins>
    </w:p>
    <w:p w14:paraId="5B394223" w14:textId="32BAA8F7" w:rsidR="00B813EE" w:rsidRPr="00613FB6" w:rsidRDefault="001D6C6F" w:rsidP="00B813EE">
      <w:pPr>
        <w:spacing w:after="240" w:line="480" w:lineRule="auto"/>
        <w:rPr>
          <w:ins w:id="2952" w:author="Maitland, Bryan - FS, ID" w:date="2025-10-20T12:26:00Z" w16du:dateUtc="2025-10-20T18:26:00Z"/>
          <w:bCs/>
        </w:rPr>
      </w:pPr>
      <w:ins w:id="2953" w:author="Maitland, Bryan - FS, ID" w:date="2025-10-20T12:39:00Z" w16du:dateUtc="2025-10-20T18:39:00Z">
        <w:r w:rsidRPr="00613FB6">
          <w:rPr>
            <w:bCs/>
            <w:noProof/>
          </w:rPr>
          <w:lastRenderedPageBreak/>
          <w:drawing>
            <wp:inline distT="0" distB="0" distL="0" distR="0" wp14:anchorId="52041C28" wp14:editId="688EF0FA">
              <wp:extent cx="5943600" cy="5943600"/>
              <wp:effectExtent l="0" t="0" r="0" b="0"/>
              <wp:docPr id="7561542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54298"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ins>
    </w:p>
    <w:p w14:paraId="3EAB2908" w14:textId="77777777" w:rsidR="00B813EE" w:rsidRPr="00613FB6" w:rsidRDefault="00B813EE">
      <w:pPr>
        <w:spacing w:after="240" w:line="480" w:lineRule="auto"/>
        <w:rPr>
          <w:ins w:id="2954" w:author="Maitland, Bryan - FS, ID" w:date="2025-10-20T12:26:00Z" w16du:dateUtc="2025-10-20T18:26:00Z"/>
          <w:bCs/>
        </w:rPr>
        <w:pPrChange w:id="2955" w:author="Maitland, Bryan - FS, ID" w:date="2025-10-20T12:29:00Z" w16du:dateUtc="2025-10-20T18:29:00Z">
          <w:pPr>
            <w:spacing w:after="240"/>
          </w:pPr>
        </w:pPrChange>
      </w:pPr>
      <w:commentRangeStart w:id="2956"/>
      <w:ins w:id="2957" w:author="Maitland, Bryan - FS, ID" w:date="2025-10-20T12:26:00Z" w16du:dateUtc="2025-10-20T18:26:00Z">
        <w:r w:rsidRPr="00613FB6">
          <w:rPr>
            <w:bCs/>
          </w:rPr>
          <w:t xml:space="preserve">Figure </w:t>
        </w:r>
        <w:commentRangeStart w:id="2958"/>
        <w:r w:rsidRPr="00613FB6">
          <w:rPr>
            <w:bCs/>
          </w:rPr>
          <w:t>6</w:t>
        </w:r>
        <w:commentRangeEnd w:id="2958"/>
        <w:r w:rsidRPr="00613FB6">
          <w:rPr>
            <w:rStyle w:val="CommentReference"/>
            <w:sz w:val="24"/>
            <w:szCs w:val="24"/>
            <w:rPrChange w:id="2959" w:author="Maitland, Bryan - FS, ID" w:date="2025-10-20T12:46:00Z" w16du:dateUtc="2025-10-20T18:46:00Z">
              <w:rPr>
                <w:rStyle w:val="CommentReference"/>
              </w:rPr>
            </w:rPrChange>
          </w:rPr>
          <w:commentReference w:id="2958"/>
        </w:r>
      </w:ins>
      <w:commentRangeEnd w:id="2956"/>
      <w:r w:rsidR="008012B4">
        <w:rPr>
          <w:rStyle w:val="CommentReference"/>
        </w:rPr>
        <w:commentReference w:id="2956"/>
      </w:r>
      <w:ins w:id="2960" w:author="Maitland, Bryan - FS, ID" w:date="2025-10-20T12:26:00Z" w16du:dateUtc="2025-10-20T18:26:00Z">
        <w:r w:rsidRPr="00613FB6">
          <w:rPr>
            <w:bCs/>
          </w:rPr>
          <w:t>: (A) COMID-specific random parameter estimates for intercepts (left) and slopes (right). Points represent best linear unbiased predictions (BLUPs) from the final model, with horizontal bars indicating ±1.96 standard errors. (B) Correlation between random intercepts and slopes for 90-day temperature across COMIDs. Each point represents a stream reach (COMID).</w:t>
        </w:r>
      </w:ins>
    </w:p>
    <w:p w14:paraId="1831F4A3" w14:textId="77777777" w:rsidR="00B813EE" w:rsidRPr="00613FB6" w:rsidRDefault="00B813EE">
      <w:pPr>
        <w:spacing w:line="480" w:lineRule="auto"/>
        <w:rPr>
          <w:ins w:id="2961" w:author="Maitland, Bryan - FS, ID" w:date="2025-10-20T12:26:00Z" w16du:dateUtc="2025-10-20T18:26:00Z"/>
          <w:bCs/>
        </w:rPr>
        <w:pPrChange w:id="2962" w:author="Maitland, Bryan - FS, ID" w:date="2025-10-20T12:29:00Z" w16du:dateUtc="2025-10-20T18:29:00Z">
          <w:pPr/>
        </w:pPrChange>
      </w:pPr>
      <w:ins w:id="2963" w:author="Maitland, Bryan - FS, ID" w:date="2025-10-20T12:26:00Z" w16du:dateUtc="2025-10-20T18:26:00Z">
        <w:r w:rsidRPr="00613FB6">
          <w:rPr>
            <w:bCs/>
          </w:rPr>
          <w:br w:type="page"/>
        </w:r>
      </w:ins>
    </w:p>
    <w:p w14:paraId="4E456082" w14:textId="21F422EE" w:rsidR="00B813EE" w:rsidRPr="00613FB6" w:rsidRDefault="001D6C6F" w:rsidP="00B813EE">
      <w:pPr>
        <w:spacing w:after="240" w:line="480" w:lineRule="auto"/>
        <w:rPr>
          <w:ins w:id="2964" w:author="Maitland, Bryan - FS, ID" w:date="2025-10-20T12:26:00Z" w16du:dateUtc="2025-10-20T18:26:00Z"/>
          <w:bCs/>
        </w:rPr>
      </w:pPr>
      <w:ins w:id="2965" w:author="Maitland, Bryan - FS, ID" w:date="2025-10-20T12:36:00Z" w16du:dateUtc="2025-10-20T18:36:00Z">
        <w:r w:rsidRPr="00613FB6">
          <w:rPr>
            <w:bCs/>
            <w:noProof/>
          </w:rPr>
          <w:lastRenderedPageBreak/>
          <w:drawing>
            <wp:inline distT="0" distB="0" distL="0" distR="0" wp14:anchorId="275CBB26" wp14:editId="704A2C35">
              <wp:extent cx="5754370" cy="5754370"/>
              <wp:effectExtent l="0" t="0" r="0" b="0"/>
              <wp:docPr id="1293012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1281"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54370" cy="5754370"/>
                      </a:xfrm>
                      <a:prstGeom prst="rect">
                        <a:avLst/>
                      </a:prstGeom>
                      <a:noFill/>
                      <a:ln>
                        <a:noFill/>
                      </a:ln>
                    </pic:spPr>
                  </pic:pic>
                </a:graphicData>
              </a:graphic>
            </wp:inline>
          </w:drawing>
        </w:r>
      </w:ins>
    </w:p>
    <w:p w14:paraId="42E6B7DF" w14:textId="37FA974C" w:rsidR="00AE2F22" w:rsidRPr="00613FB6" w:rsidDel="000F2D78" w:rsidRDefault="00B813EE">
      <w:pPr>
        <w:spacing w:after="240" w:line="480" w:lineRule="auto"/>
        <w:rPr>
          <w:del w:id="2966" w:author="Maitland, Bryan - FS, ID" w:date="2025-10-20T11:57:00Z" w16du:dateUtc="2025-10-20T17:57:00Z"/>
          <w:bCs/>
        </w:rPr>
        <w:pPrChange w:id="2967" w:author="Maitland, Bryan - FS, ID" w:date="2025-10-20T12:41:00Z" w16du:dateUtc="2025-10-20T18:41:00Z">
          <w:pPr>
            <w:spacing w:after="240"/>
          </w:pPr>
        </w:pPrChange>
      </w:pPr>
      <w:ins w:id="2968" w:author="Maitland, Bryan - FS, ID" w:date="2025-10-20T12:26:00Z" w16du:dateUtc="2025-10-20T18:26:00Z">
        <w:r w:rsidRPr="00613FB6">
          <w:rPr>
            <w:bCs/>
          </w:rPr>
          <w:t xml:space="preserve">Figure 7. Variation in COMID- and stream-level thermal sensitivity and predicted spawn timing relationships. (A) Boxplots of random intercepts and slopes for 90-day pre-spawn temperature by stream. Each box represents the distribution of best linear unbiased predictions (BLUPs) for COMID-level intercepts (average spawn timing) or slopes (thermal sensitivity). (B) Predicted spawn timing by 90-day pre-spawn temperature and COMID. Each line represents the predicted </w:t>
        </w:r>
        <w:r w:rsidRPr="00613FB6">
          <w:rPr>
            <w:bCs/>
          </w:rPr>
          <w:lastRenderedPageBreak/>
          <w:t xml:space="preserve">relationship for a specific COMID, colored by stream. The black line and shaded ribbon denote the population-level mean and 95% confidence interval. </w:t>
        </w:r>
      </w:ins>
      <w:commentRangeStart w:id="2969"/>
      <w:del w:id="2970" w:author="Maitland, Bryan - FS, ID" w:date="2025-10-20T11:57:00Z" w16du:dateUtc="2025-10-20T17:57:00Z">
        <w:r w:rsidR="00AE2F22" w:rsidRPr="00613FB6" w:rsidDel="000F2D78">
          <w:delText>Figure</w:delText>
        </w:r>
        <w:commentRangeEnd w:id="2969"/>
        <w:r w:rsidR="0052764F" w:rsidRPr="00613FB6" w:rsidDel="000F2D78">
          <w:rPr>
            <w:rStyle w:val="CommentReference"/>
            <w:sz w:val="24"/>
            <w:szCs w:val="24"/>
            <w:rPrChange w:id="2971" w:author="Maitland, Bryan - FS, ID" w:date="2025-10-20T12:46:00Z" w16du:dateUtc="2025-10-20T18:46:00Z">
              <w:rPr>
                <w:rStyle w:val="CommentReference"/>
              </w:rPr>
            </w:rPrChange>
          </w:rPr>
          <w:commentReference w:id="2969"/>
        </w:r>
        <w:r w:rsidR="00AE2F22" w:rsidRPr="00613FB6" w:rsidDel="000F2D78">
          <w:delText xml:space="preserve"> </w:delText>
        </w:r>
        <w:r w:rsidR="00666F3B" w:rsidRPr="00613FB6" w:rsidDel="000F2D78">
          <w:delText>9</w:delText>
        </w:r>
        <w:r w:rsidR="00AE2F22" w:rsidRPr="00613FB6" w:rsidDel="000F2D78">
          <w:delText>. Predicted spawn timing by 90-day pre-spawn temperature and COMID. Each line represents the predicted spawn timing for a specific COMID, colored by stream. The black line and shaded ribbon represents the 95% confidence interval for the population-level predictions.</w:delText>
        </w:r>
      </w:del>
    </w:p>
    <w:p w14:paraId="1EC37557" w14:textId="13BBCE2B" w:rsidR="00D365CD" w:rsidRPr="00613FB6" w:rsidDel="00A023CD" w:rsidRDefault="0052764F">
      <w:pPr>
        <w:spacing w:line="480" w:lineRule="auto"/>
        <w:ind w:firstLine="720"/>
        <w:rPr>
          <w:del w:id="2972" w:author="Maitland, Bryan - FS, ID" w:date="2025-10-20T11:23:00Z" w16du:dateUtc="2025-10-20T17:23:00Z"/>
          <w:bCs/>
        </w:rPr>
      </w:pPr>
      <w:commentRangeStart w:id="2973"/>
      <w:commentRangeEnd w:id="2973"/>
      <w:del w:id="2974" w:author="Maitland, Bryan - FS, ID" w:date="2025-10-20T11:23:00Z" w16du:dateUtc="2025-10-20T17:23:00Z">
        <w:r w:rsidRPr="00613FB6" w:rsidDel="00A023CD">
          <w:rPr>
            <w:rStyle w:val="CommentReference"/>
            <w:sz w:val="24"/>
            <w:szCs w:val="24"/>
            <w:rPrChange w:id="2975" w:author="Maitland, Bryan - FS, ID" w:date="2025-10-20T12:46:00Z" w16du:dateUtc="2025-10-20T18:46:00Z">
              <w:rPr>
                <w:rStyle w:val="CommentReference"/>
              </w:rPr>
            </w:rPrChange>
          </w:rPr>
          <w:commentReference w:id="2973"/>
        </w:r>
      </w:del>
      <w:ins w:id="2976" w:author="Thurow, Russ - FS, ID" w:date="2025-09-28T16:06:00Z" w16du:dateUtc="2025-09-28T22:06:00Z">
        <w:del w:id="2977" w:author="Maitland, Bryan - FS, ID" w:date="2025-10-20T11:23:00Z" w16du:dateUtc="2025-10-20T17:23:00Z">
          <w:r w:rsidR="004575DC" w:rsidRPr="00613FB6" w:rsidDel="00A023CD">
            <w:rPr>
              <w:bCs/>
            </w:rPr>
            <w:delText>eded</w:delText>
          </w:r>
        </w:del>
      </w:ins>
      <w:commentRangeStart w:id="2978"/>
      <w:commentRangeEnd w:id="2978"/>
      <w:del w:id="2979" w:author="Maitland, Bryan - FS, ID" w:date="2025-10-20T11:23:00Z" w16du:dateUtc="2025-10-20T17:23:00Z">
        <w:r w:rsidR="004575DC" w:rsidRPr="00613FB6" w:rsidDel="00A023CD">
          <w:rPr>
            <w:rStyle w:val="CommentReference"/>
            <w:sz w:val="24"/>
            <w:szCs w:val="24"/>
            <w:rPrChange w:id="2980" w:author="Maitland, Bryan - FS, ID" w:date="2025-10-20T12:46:00Z" w16du:dateUtc="2025-10-20T18:46:00Z">
              <w:rPr>
                <w:rStyle w:val="CommentReference"/>
              </w:rPr>
            </w:rPrChange>
          </w:rPr>
          <w:commentReference w:id="2978"/>
        </w:r>
      </w:del>
    </w:p>
    <w:p w14:paraId="69ECEC52" w14:textId="26E10BE2" w:rsidR="0021521C" w:rsidRPr="00B813EE" w:rsidDel="00A023CD" w:rsidRDefault="00D365CD">
      <w:pPr>
        <w:autoSpaceDE w:val="0"/>
        <w:autoSpaceDN w:val="0"/>
        <w:adjustRightInd w:val="0"/>
        <w:spacing w:line="480" w:lineRule="auto"/>
        <w:rPr>
          <w:del w:id="2981" w:author="Maitland, Bryan - FS, ID" w:date="2025-10-20T11:23:00Z" w16du:dateUtc="2025-10-20T17:23:00Z"/>
          <w:rFonts w:eastAsiaTheme="minorHAnsi"/>
          <w:bCs/>
          <w:rPrChange w:id="2982" w:author="Maitland, Bryan - FS, ID" w:date="2025-10-20T12:29:00Z" w16du:dateUtc="2025-10-20T18:29:00Z">
            <w:rPr>
              <w:del w:id="2983" w:author="Maitland, Bryan - FS, ID" w:date="2025-10-20T11:23:00Z" w16du:dateUtc="2025-10-20T17:23:00Z"/>
              <w:rFonts w:eastAsiaTheme="minorHAnsi"/>
              <w:bCs/>
              <w:sz w:val="22"/>
              <w:szCs w:val="22"/>
            </w:rPr>
          </w:rPrChange>
        </w:rPr>
        <w:pPrChange w:id="2984" w:author="Maitland, Bryan - FS, ID" w:date="2025-10-20T12:29:00Z" w16du:dateUtc="2025-10-20T18:29:00Z">
          <w:pPr>
            <w:autoSpaceDE w:val="0"/>
            <w:autoSpaceDN w:val="0"/>
            <w:adjustRightInd w:val="0"/>
          </w:pPr>
        </w:pPrChange>
      </w:pPr>
      <w:del w:id="2985" w:author="Maitland, Bryan - FS, ID" w:date="2025-10-20T11:23:00Z" w16du:dateUtc="2025-10-20T17:23:00Z">
        <w:r w:rsidRPr="00613FB6" w:rsidDel="00A023CD">
          <w:rPr>
            <w:rFonts w:eastAsiaTheme="minorHAnsi"/>
            <w:bCs/>
            <w:noProof/>
            <w:rPrChange w:id="2986" w:author="Maitland, Bryan - FS, ID" w:date="2025-10-20T12:46:00Z" w16du:dateUtc="2025-10-20T18:46:00Z">
              <w:rPr>
                <w:rFonts w:eastAsiaTheme="minorHAnsi"/>
                <w:bCs/>
                <w:noProof/>
                <w:sz w:val="22"/>
                <w:szCs w:val="22"/>
              </w:rPr>
            </w:rPrChange>
          </w:rPr>
          <w:drawing>
            <wp:inline distT="0" distB="0" distL="0" distR="0" wp14:anchorId="29D7B079" wp14:editId="7BBF2CFF">
              <wp:extent cx="5943600" cy="3688715"/>
              <wp:effectExtent l="0" t="0" r="0" b="6985"/>
              <wp:docPr id="30284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del>
    </w:p>
    <w:p w14:paraId="3EC8978D" w14:textId="2291A2C9" w:rsidR="00167CAC" w:rsidRPr="00B813EE" w:rsidDel="00A023CD" w:rsidRDefault="00167CAC">
      <w:pPr>
        <w:autoSpaceDE w:val="0"/>
        <w:autoSpaceDN w:val="0"/>
        <w:adjustRightInd w:val="0"/>
        <w:spacing w:line="480" w:lineRule="auto"/>
        <w:rPr>
          <w:del w:id="2987" w:author="Maitland, Bryan - FS, ID" w:date="2025-10-20T11:23:00Z" w16du:dateUtc="2025-10-20T17:23:00Z"/>
          <w:rFonts w:eastAsiaTheme="minorHAnsi"/>
          <w:bCs/>
          <w:rPrChange w:id="2988" w:author="Maitland, Bryan - FS, ID" w:date="2025-10-20T12:29:00Z" w16du:dateUtc="2025-10-20T18:29:00Z">
            <w:rPr>
              <w:del w:id="2989" w:author="Maitland, Bryan - FS, ID" w:date="2025-10-20T11:23:00Z" w16du:dateUtc="2025-10-20T17:23:00Z"/>
              <w:rFonts w:eastAsiaTheme="minorHAnsi"/>
              <w:bCs/>
              <w:sz w:val="22"/>
              <w:szCs w:val="22"/>
            </w:rPr>
          </w:rPrChange>
        </w:rPr>
        <w:pPrChange w:id="2990" w:author="Maitland, Bryan - FS, ID" w:date="2025-10-20T12:29:00Z" w16du:dateUtc="2025-10-20T18:29:00Z">
          <w:pPr>
            <w:autoSpaceDE w:val="0"/>
            <w:autoSpaceDN w:val="0"/>
            <w:adjustRightInd w:val="0"/>
          </w:pPr>
        </w:pPrChange>
      </w:pPr>
    </w:p>
    <w:p w14:paraId="2203F10A" w14:textId="7BA4B614" w:rsidR="00D365CD" w:rsidRPr="00B813EE" w:rsidDel="00906CA3" w:rsidRDefault="00D365CD">
      <w:pPr>
        <w:autoSpaceDE w:val="0"/>
        <w:autoSpaceDN w:val="0"/>
        <w:adjustRightInd w:val="0"/>
        <w:spacing w:line="480" w:lineRule="auto"/>
        <w:rPr>
          <w:del w:id="2991" w:author="Thurow, Russ - FS, ID" w:date="2025-10-02T16:42:00Z" w16du:dateUtc="2025-10-02T22:42:00Z"/>
          <w:rFonts w:eastAsiaTheme="minorHAnsi"/>
          <w:bCs/>
          <w:rPrChange w:id="2992" w:author="Maitland, Bryan - FS, ID" w:date="2025-10-20T12:29:00Z" w16du:dateUtc="2025-10-20T18:29:00Z">
            <w:rPr>
              <w:del w:id="2993" w:author="Thurow, Russ - FS, ID" w:date="2025-10-02T16:42:00Z" w16du:dateUtc="2025-10-02T22:42:00Z"/>
              <w:rFonts w:eastAsiaTheme="minorHAnsi"/>
              <w:bCs/>
              <w:sz w:val="22"/>
              <w:szCs w:val="22"/>
            </w:rPr>
          </w:rPrChange>
        </w:rPr>
        <w:pPrChange w:id="2994" w:author="Maitland, Bryan - FS, ID" w:date="2025-10-20T12:29:00Z" w16du:dateUtc="2025-10-20T18:29:00Z">
          <w:pPr>
            <w:autoSpaceDE w:val="0"/>
            <w:autoSpaceDN w:val="0"/>
            <w:adjustRightInd w:val="0"/>
          </w:pPr>
        </w:pPrChange>
      </w:pPr>
    </w:p>
    <w:p w14:paraId="41330265" w14:textId="49FBB5DD" w:rsidR="0021521C" w:rsidRPr="00B813EE" w:rsidDel="00906CA3" w:rsidRDefault="0021521C">
      <w:pPr>
        <w:autoSpaceDE w:val="0"/>
        <w:autoSpaceDN w:val="0"/>
        <w:adjustRightInd w:val="0"/>
        <w:spacing w:line="480" w:lineRule="auto"/>
        <w:rPr>
          <w:del w:id="2995" w:author="Thurow, Russ - FS, ID" w:date="2025-10-02T16:42:00Z" w16du:dateUtc="2025-10-02T22:42:00Z"/>
          <w:rFonts w:eastAsiaTheme="minorHAnsi"/>
          <w:bCs/>
          <w:rPrChange w:id="2996" w:author="Maitland, Bryan - FS, ID" w:date="2025-10-20T12:29:00Z" w16du:dateUtc="2025-10-20T18:29:00Z">
            <w:rPr>
              <w:del w:id="2997" w:author="Thurow, Russ - FS, ID" w:date="2025-10-02T16:42:00Z" w16du:dateUtc="2025-10-02T22:42:00Z"/>
              <w:rFonts w:eastAsiaTheme="minorHAnsi"/>
              <w:bCs/>
              <w:sz w:val="22"/>
              <w:szCs w:val="22"/>
            </w:rPr>
          </w:rPrChange>
        </w:rPr>
        <w:pPrChange w:id="2998" w:author="Maitland, Bryan - FS, ID" w:date="2025-10-20T12:29:00Z" w16du:dateUtc="2025-10-20T18:29:00Z">
          <w:pPr>
            <w:autoSpaceDE w:val="0"/>
            <w:autoSpaceDN w:val="0"/>
            <w:adjustRightInd w:val="0"/>
          </w:pPr>
        </w:pPrChange>
      </w:pPr>
    </w:p>
    <w:p w14:paraId="6776DEEB" w14:textId="64F240C2" w:rsidR="00F60F08" w:rsidRPr="00B813EE" w:rsidRDefault="00F60F08">
      <w:pPr>
        <w:spacing w:line="480" w:lineRule="auto"/>
        <w:pPrChange w:id="2999" w:author="Maitland, Bryan - FS, ID" w:date="2025-10-20T12:29:00Z" w16du:dateUtc="2025-10-20T18:29:00Z">
          <w:pPr/>
        </w:pPrChange>
      </w:pPr>
    </w:p>
    <w:sectPr w:rsidR="00F60F08" w:rsidRPr="00B813E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Sparks, Morgan - FS, ID" w:date="2025-07-09T08:56:00Z" w:initials="MS">
    <w:p w14:paraId="5FA991C9" w14:textId="77777777" w:rsidR="00FA6761" w:rsidRDefault="00FA6761" w:rsidP="00FA6761">
      <w:r>
        <w:rPr>
          <w:rStyle w:val="CommentReference"/>
        </w:rPr>
        <w:annotationRef/>
      </w:r>
      <w:r>
        <w:rPr>
          <w:color w:val="000000"/>
          <w:sz w:val="20"/>
          <w:szCs w:val="20"/>
        </w:rPr>
        <w:t>I like titles that are a summary of the main take home. So an alt title might be:</w:t>
      </w:r>
    </w:p>
    <w:p w14:paraId="074ABAB1" w14:textId="77777777" w:rsidR="00FA6761" w:rsidRDefault="00FA6761" w:rsidP="00FA6761"/>
    <w:p w14:paraId="58E8D6A4" w14:textId="77777777" w:rsidR="00FA6761" w:rsidRDefault="00FA6761" w:rsidP="00FA6761">
      <w:r>
        <w:rPr>
          <w:color w:val="000000"/>
          <w:sz w:val="20"/>
          <w:szCs w:val="20"/>
        </w:rPr>
        <w:t>Spawning site temperature largely predicts spawn timing in a depressed stock of inland Chinook salmon</w:t>
      </w:r>
    </w:p>
  </w:comment>
  <w:comment w:id="21" w:author="Sparks, Morgan - FS, ID" w:date="2025-07-15T09:41:00Z" w:initials="MS">
    <w:p w14:paraId="777F3036" w14:textId="77777777" w:rsidR="00FA6761" w:rsidRDefault="00FA6761" w:rsidP="00FA6761">
      <w:r>
        <w:rPr>
          <w:rStyle w:val="CommentReference"/>
        </w:rPr>
        <w:annotationRef/>
      </w:r>
      <w:r>
        <w:rPr>
          <w:sz w:val="20"/>
          <w:szCs w:val="20"/>
        </w:rPr>
        <w:t>Fine-scale physical characteristics determine a diverse phenological portfolio for interior Chinook Salmon</w:t>
      </w:r>
    </w:p>
    <w:p w14:paraId="65697144" w14:textId="77777777" w:rsidR="00FA6761" w:rsidRDefault="00FA6761" w:rsidP="00FA6761"/>
    <w:p w14:paraId="192B1C0A" w14:textId="77777777" w:rsidR="00FA6761" w:rsidRDefault="00FA6761" w:rsidP="00FA6761">
      <w:r>
        <w:rPr>
          <w:sz w:val="20"/>
          <w:szCs w:val="20"/>
        </w:rPr>
        <w:t>The top one is more correct FWIW</w:t>
      </w:r>
    </w:p>
  </w:comment>
  <w:comment w:id="22" w:author="Thurow, Russ - FS, ID" w:date="2025-09-24T15:22:00Z" w:initials="TRFI">
    <w:p w14:paraId="25DF7969" w14:textId="77777777" w:rsidR="00431B62" w:rsidRDefault="00FA6761" w:rsidP="00431B62">
      <w:pPr>
        <w:pStyle w:val="CommentText"/>
      </w:pPr>
      <w:r>
        <w:rPr>
          <w:rStyle w:val="CommentReference"/>
        </w:rPr>
        <w:annotationRef/>
      </w:r>
      <w:r w:rsidR="00431B62">
        <w:t xml:space="preserve">Agree- revised </w:t>
      </w:r>
    </w:p>
  </w:comment>
  <w:comment w:id="23" w:author="Sparks, Morgan - FS, ID" w:date="2025-10-21T09:53:00Z" w:initials="MS">
    <w:p w14:paraId="6136CFA6" w14:textId="77777777" w:rsidR="008012B4" w:rsidRDefault="008012B4" w:rsidP="008012B4">
      <w:r>
        <w:rPr>
          <w:rStyle w:val="CommentReference"/>
        </w:rPr>
        <w:annotationRef/>
      </w:r>
      <w:r>
        <w:rPr>
          <w:sz w:val="20"/>
          <w:szCs w:val="20"/>
        </w:rPr>
        <w:t>Alt: option:</w:t>
      </w:r>
    </w:p>
    <w:p w14:paraId="0EC910AA" w14:textId="77777777" w:rsidR="008012B4" w:rsidRDefault="008012B4" w:rsidP="008012B4"/>
    <w:p w14:paraId="57640689" w14:textId="77777777" w:rsidR="008012B4" w:rsidRDefault="008012B4" w:rsidP="008012B4">
      <w:r>
        <w:rPr>
          <w:sz w:val="20"/>
          <w:szCs w:val="20"/>
        </w:rPr>
        <w:t>Stream and reach-scale physical characteristics determine a diverse spawning portfolio for interior Chinook Salmon</w:t>
      </w:r>
    </w:p>
  </w:comment>
  <w:comment w:id="70" w:author="Maitland, Bryan - FS, ID" w:date="2025-10-20T13:24:00Z" w:initials="BM">
    <w:p w14:paraId="33D66439" w14:textId="1EA6201A" w:rsidR="00F05886" w:rsidRDefault="00F05886" w:rsidP="00F05886">
      <w:pPr>
        <w:pStyle w:val="CommentText"/>
      </w:pPr>
      <w:r>
        <w:rPr>
          <w:rStyle w:val="CommentReference"/>
        </w:rPr>
        <w:annotationRef/>
      </w:r>
      <w:r>
        <w:t xml:space="preserve">My first take. </w:t>
      </w:r>
    </w:p>
  </w:comment>
  <w:comment w:id="203" w:author="Maitland, Bryan - FS, ID" w:date="2025-09-23T11:57:00Z" w:initials="BM">
    <w:p w14:paraId="1AB20FA1" w14:textId="1FBA91C2" w:rsidR="00125105" w:rsidRDefault="00125105" w:rsidP="00125105">
      <w:pPr>
        <w:pStyle w:val="CommentText"/>
      </w:pPr>
      <w:r>
        <w:rPr>
          <w:rStyle w:val="CommentReference"/>
        </w:rPr>
        <w:annotationRef/>
      </w:r>
      <w:r>
        <w:t>I re-wrote the paragraph above this. I think it get’s the same information across?</w:t>
      </w:r>
    </w:p>
  </w:comment>
  <w:comment w:id="204" w:author="Thurow, Russ - FS, ID" w:date="2025-09-25T13:37:00Z" w:initials="RT">
    <w:p w14:paraId="6F74AE83" w14:textId="77777777" w:rsidR="00431B62" w:rsidRDefault="00F370D0" w:rsidP="00431B62">
      <w:pPr>
        <w:pStyle w:val="CommentText"/>
      </w:pPr>
      <w:r>
        <w:rPr>
          <w:rStyle w:val="CommentReference"/>
        </w:rPr>
        <w:annotationRef/>
      </w:r>
      <w:r w:rsidR="00431B62">
        <w:t>Yes, better, and I revised your version a bit.</w:t>
      </w:r>
    </w:p>
  </w:comment>
  <w:comment w:id="232" w:author="Thurow, Russ - FS, ID" w:date="2025-09-25T13:52:00Z" w:initials="RT">
    <w:p w14:paraId="07154C9F" w14:textId="77777777" w:rsidR="00431B62" w:rsidRDefault="00B55917" w:rsidP="00431B62">
      <w:pPr>
        <w:pStyle w:val="CommentText"/>
      </w:pPr>
      <w:r>
        <w:rPr>
          <w:rStyle w:val="CommentReference"/>
        </w:rPr>
        <w:annotationRef/>
      </w:r>
      <w:r w:rsidR="00431B62">
        <w:t>I thought Heggberget was also relevant- do you disagree?</w:t>
      </w:r>
    </w:p>
  </w:comment>
  <w:comment w:id="233" w:author="Maitland, Bryan - FS, ID" w:date="2025-10-06T10:13:00Z" w:initials="BM">
    <w:p w14:paraId="7CB4C71A" w14:textId="77777777" w:rsidR="007D4BC9" w:rsidRDefault="007D4BC9" w:rsidP="007D4BC9">
      <w:pPr>
        <w:pStyle w:val="CommentText"/>
      </w:pPr>
      <w:r>
        <w:rPr>
          <w:rStyle w:val="CommentReference"/>
        </w:rPr>
        <w:annotationRef/>
      </w:r>
      <w:r>
        <w:t xml:space="preserve">No issues here. Must have been erroneously cut. That said, I do like limiting refs to a max of three per point. Otherwise it just looks like ref-padding. </w:t>
      </w:r>
    </w:p>
  </w:comment>
  <w:comment w:id="253" w:author="Sparks, Morgan - FS, ID" w:date="2025-09-24T09:00:00Z" w:initials="MS">
    <w:p w14:paraId="567E35A3" w14:textId="12354F62" w:rsidR="00404921" w:rsidRDefault="00404921" w:rsidP="00404921">
      <w:r>
        <w:rPr>
          <w:rStyle w:val="CommentReference"/>
        </w:rPr>
        <w:annotationRef/>
      </w:r>
      <w:r>
        <w:rPr>
          <w:sz w:val="20"/>
          <w:szCs w:val="20"/>
        </w:rPr>
        <w:t>This seems like we're setting up for geomorphic features which we don't really do.</w:t>
      </w:r>
    </w:p>
  </w:comment>
  <w:comment w:id="254" w:author="Thurow, Russ - FS, ID" w:date="2025-09-25T14:06:00Z" w:initials="RT">
    <w:p w14:paraId="1A99862B" w14:textId="77777777" w:rsidR="00431B62" w:rsidRDefault="007B134F" w:rsidP="00431B62">
      <w:pPr>
        <w:pStyle w:val="CommentText"/>
      </w:pPr>
      <w:r>
        <w:rPr>
          <w:rStyle w:val="CommentReference"/>
        </w:rPr>
        <w:annotationRef/>
      </w:r>
      <w:r w:rsidR="00431B62">
        <w:t>It might be useful here to set us up for a later Discussion of how geomorphic features might influence spawning Lets see what John suggests.</w:t>
      </w:r>
    </w:p>
  </w:comment>
  <w:comment w:id="264" w:author="Sparks, Morgan - FS, ID" w:date="2025-10-21T10:10:00Z" w:initials="MS">
    <w:p w14:paraId="103D2D43" w14:textId="77777777" w:rsidR="008012B4" w:rsidRDefault="008012B4" w:rsidP="008012B4">
      <w:r>
        <w:rPr>
          <w:rStyle w:val="CommentReference"/>
        </w:rPr>
        <w:annotationRef/>
      </w:r>
      <w:r>
        <w:rPr>
          <w:sz w:val="20"/>
          <w:szCs w:val="20"/>
        </w:rPr>
        <w:t>we should either go with stock or population and not mix. I think population is best because this is not a particularly exploited pop</w:t>
      </w:r>
    </w:p>
  </w:comment>
  <w:comment w:id="275" w:author="Maitland, Bryan - FS, ID" w:date="2025-10-06T10:18:00Z" w:initials="BM">
    <w:p w14:paraId="4B83FA85" w14:textId="60D3625F" w:rsidR="0040762B" w:rsidRDefault="0040762B" w:rsidP="0040762B">
      <w:pPr>
        <w:pStyle w:val="CommentText"/>
      </w:pPr>
      <w:r>
        <w:rPr>
          <w:rStyle w:val="CommentReference"/>
        </w:rPr>
        <w:annotationRef/>
      </w:r>
      <w:r>
        <w:t xml:space="preserve">Seems redundant with first two sentences of paragraph. </w:t>
      </w:r>
    </w:p>
  </w:comment>
  <w:comment w:id="277" w:author="Sparks, Morgan - FS, ID" w:date="2025-09-24T09:07:00Z" w:initials="MS">
    <w:p w14:paraId="6918E0F0" w14:textId="08294180" w:rsidR="000D4517" w:rsidRDefault="000D4517" w:rsidP="000D4517">
      <w:r>
        <w:rPr>
          <w:rStyle w:val="CommentReference"/>
        </w:rPr>
        <w:annotationRef/>
      </w:r>
      <w:r>
        <w:rPr>
          <w:sz w:val="20"/>
          <w:szCs w:val="20"/>
        </w:rPr>
        <w:t>I think we probably need a SHORT paragraph before this setting up the MFSR and why it's ideal for this study type.</w:t>
      </w:r>
    </w:p>
  </w:comment>
  <w:comment w:id="278" w:author="Thurow, Russ - FS, ID" w:date="2025-09-25T14:33:00Z" w:initials="RT">
    <w:p w14:paraId="7740A628" w14:textId="77777777" w:rsidR="00431B62" w:rsidRDefault="001F12AC" w:rsidP="00431B62">
      <w:pPr>
        <w:pStyle w:val="CommentText"/>
      </w:pPr>
      <w:r>
        <w:rPr>
          <w:rStyle w:val="CommentReference"/>
        </w:rPr>
        <w:annotationRef/>
      </w:r>
      <w:r w:rsidR="00431B62">
        <w:t xml:space="preserve">Agree and inserted the paragraph above. </w:t>
      </w:r>
    </w:p>
    <w:p w14:paraId="1DE1E28B" w14:textId="77777777" w:rsidR="00431B62" w:rsidRDefault="00431B62" w:rsidP="00431B62">
      <w:pPr>
        <w:pStyle w:val="CommentText"/>
      </w:pPr>
      <w:r>
        <w:t>If others don’t like it here, this can easily be moved back to the Study Area.</w:t>
      </w:r>
    </w:p>
  </w:comment>
  <w:comment w:id="317" w:author="Sparks, Morgan - FS, ID" w:date="2025-09-24T09:14:00Z" w:initials="MS">
    <w:p w14:paraId="6123B9A6" w14:textId="786721CD" w:rsidR="004C7EC1" w:rsidRDefault="004C7EC1" w:rsidP="004C7EC1">
      <w:r>
        <w:rPr>
          <w:rStyle w:val="CommentReference"/>
        </w:rPr>
        <w:annotationRef/>
      </w:r>
      <w:r>
        <w:rPr>
          <w:sz w:val="20"/>
          <w:szCs w:val="20"/>
        </w:rPr>
        <w:t>I think we need to condense the physical description and cut two paragraphs off of the study area.</w:t>
      </w:r>
    </w:p>
    <w:p w14:paraId="3295EFAB" w14:textId="77777777" w:rsidR="004C7EC1" w:rsidRDefault="004C7EC1" w:rsidP="004C7EC1"/>
    <w:p w14:paraId="3D184F35" w14:textId="77777777" w:rsidR="004C7EC1" w:rsidRDefault="004C7EC1" w:rsidP="004C7EC1">
      <w:r>
        <w:rPr>
          <w:sz w:val="20"/>
          <w:szCs w:val="20"/>
        </w:rPr>
        <w:t>For this study, the important parts are:</w:t>
      </w:r>
    </w:p>
    <w:p w14:paraId="68A38728" w14:textId="77777777" w:rsidR="004C7EC1" w:rsidRDefault="004C7EC1" w:rsidP="004C7EC1">
      <w:r>
        <w:rPr>
          <w:sz w:val="20"/>
          <w:szCs w:val="20"/>
        </w:rPr>
        <w:t>1. Good habitat</w:t>
      </w:r>
    </w:p>
    <w:p w14:paraId="648500BE" w14:textId="77777777" w:rsidR="004C7EC1" w:rsidRDefault="004C7EC1" w:rsidP="004C7EC1">
      <w:r>
        <w:rPr>
          <w:sz w:val="20"/>
          <w:szCs w:val="20"/>
        </w:rPr>
        <w:t>2. Decreasing numbers</w:t>
      </w:r>
    </w:p>
    <w:p w14:paraId="5D7A527D" w14:textId="77777777" w:rsidR="004C7EC1" w:rsidRDefault="004C7EC1" w:rsidP="004C7EC1">
      <w:r>
        <w:rPr>
          <w:sz w:val="20"/>
          <w:szCs w:val="20"/>
        </w:rPr>
        <w:t>3. heavily surveyed</w:t>
      </w:r>
    </w:p>
    <w:p w14:paraId="38BB5A9B" w14:textId="77777777" w:rsidR="004C7EC1" w:rsidRDefault="004C7EC1" w:rsidP="004C7EC1">
      <w:r>
        <w:rPr>
          <w:sz w:val="20"/>
          <w:szCs w:val="20"/>
        </w:rPr>
        <w:t xml:space="preserve">4. Good redd data </w:t>
      </w:r>
    </w:p>
    <w:p w14:paraId="068FB3F2" w14:textId="77777777" w:rsidR="004C7EC1" w:rsidRDefault="004C7EC1" w:rsidP="004C7EC1"/>
    <w:p w14:paraId="5BDA6C00" w14:textId="77777777" w:rsidR="004C7EC1" w:rsidRDefault="004C7EC1" w:rsidP="004C7EC1">
      <w:r>
        <w:rPr>
          <w:sz w:val="20"/>
          <w:szCs w:val="20"/>
        </w:rPr>
        <w:t>And then we briefly describe the rest with plenty of citation.</w:t>
      </w:r>
    </w:p>
  </w:comment>
  <w:comment w:id="318" w:author="Maitland, Bryan - FS, ID" w:date="2025-09-24T11:43:00Z" w:initials="BM">
    <w:p w14:paraId="79CC1381" w14:textId="77777777" w:rsidR="00CF2F98" w:rsidRDefault="00D45784" w:rsidP="00CF2F98">
      <w:pPr>
        <w:pStyle w:val="CommentText"/>
      </w:pPr>
      <w:r>
        <w:rPr>
          <w:rStyle w:val="CommentReference"/>
        </w:rPr>
        <w:annotationRef/>
      </w:r>
      <w:r w:rsidR="00CF2F98">
        <w:t xml:space="preserve">I am taking a stab at streamlining here. Deleted the main text and inserted new paragraphs below. </w:t>
      </w:r>
    </w:p>
  </w:comment>
  <w:comment w:id="319" w:author="Thurow, Russ - FS, ID" w:date="2025-09-25T14:48:00Z" w:initials="RT">
    <w:p w14:paraId="770281F1" w14:textId="77777777" w:rsidR="00431B62" w:rsidRDefault="009C0DBE" w:rsidP="00431B62">
      <w:pPr>
        <w:pStyle w:val="CommentText"/>
      </w:pPr>
      <w:r>
        <w:rPr>
          <w:rStyle w:val="CommentReference"/>
        </w:rPr>
        <w:annotationRef/>
      </w:r>
      <w:r w:rsidR="00431B62">
        <w:t xml:space="preserve">OK- although I am old school and like a lots of study area detail, however- with the many Cool Figures we have, I agree to shorten this. </w:t>
      </w:r>
    </w:p>
  </w:comment>
  <w:comment w:id="329" w:author="Maitland, Bryan - FS, ID" w:date="2025-10-06T10:21:00Z" w:initials="BM">
    <w:p w14:paraId="34B15698" w14:textId="77777777" w:rsidR="0040762B" w:rsidRDefault="0040762B" w:rsidP="0040762B">
      <w:pPr>
        <w:pStyle w:val="CommentText"/>
      </w:pPr>
      <w:r>
        <w:rPr>
          <w:rStyle w:val="CommentReference"/>
        </w:rPr>
        <w:annotationRef/>
      </w:r>
      <w:r>
        <w:t xml:space="preserve">Not mountainous? I don’t know why but “of terrain” sounds odd. </w:t>
      </w:r>
    </w:p>
  </w:comment>
  <w:comment w:id="348" w:author="Thurow, Russ - FS, ID" w:date="2025-09-25T15:24:00Z" w:initials="TRFI">
    <w:p w14:paraId="78CF810E" w14:textId="51706383" w:rsidR="00431B62" w:rsidRDefault="003601F0" w:rsidP="00431B62">
      <w:pPr>
        <w:pStyle w:val="CommentText"/>
      </w:pPr>
      <w:r>
        <w:rPr>
          <w:rStyle w:val="CommentReference"/>
        </w:rPr>
        <w:annotationRef/>
      </w:r>
      <w:r w:rsidR="00431B62">
        <w:t>Please describe the (#) after each stream, is that # redds georeferenced? The elevation bar is very tiny, could you magnify that a bit?</w:t>
      </w:r>
    </w:p>
  </w:comment>
  <w:comment w:id="349" w:author="Maitland, Bryan - FS, ID" w:date="2025-10-06T10:46:00Z" w:initials="BM">
    <w:p w14:paraId="07F4BD22" w14:textId="77777777" w:rsidR="00787EC5" w:rsidRDefault="00787EC5" w:rsidP="00787EC5">
      <w:pPr>
        <w:pStyle w:val="CommentText"/>
      </w:pPr>
      <w:r>
        <w:rPr>
          <w:rStyle w:val="CommentReference"/>
        </w:rPr>
        <w:annotationRef/>
      </w:r>
      <w:r>
        <w:t xml:space="preserve">Yes they are. I’ll have Dona update the map with 1) new legend title”redd locations by stream”, 2) larger elevation legend, 3) updated counts of redds that match the filtered, analyzed dataset. </w:t>
      </w:r>
    </w:p>
  </w:comment>
  <w:comment w:id="452" w:author="Thurow, Russ - FS, ID" w:date="2025-09-25T15:26:00Z" w:initials="TRFI">
    <w:p w14:paraId="3BC17597" w14:textId="59303FE5" w:rsidR="00476D62" w:rsidRDefault="003601F0" w:rsidP="00476D62">
      <w:pPr>
        <w:pStyle w:val="CommentText"/>
      </w:pPr>
      <w:r>
        <w:rPr>
          <w:rStyle w:val="CommentReference"/>
        </w:rPr>
        <w:annotationRef/>
      </w:r>
      <w:r w:rsidR="00476D62">
        <w:t>No such thing as pristine here in the Anthropocene !!!</w:t>
      </w:r>
    </w:p>
  </w:comment>
  <w:comment w:id="494" w:author="Thurow, Russ - FS, ID" w:date="2025-09-25T15:52:00Z" w:initials="TRFI">
    <w:p w14:paraId="5AC9378F" w14:textId="15B673A0" w:rsidR="004A5CE0" w:rsidRDefault="007F4349" w:rsidP="004A5CE0">
      <w:pPr>
        <w:pStyle w:val="CommentText"/>
      </w:pPr>
      <w:r>
        <w:rPr>
          <w:rStyle w:val="CommentReference"/>
        </w:rPr>
        <w:annotationRef/>
      </w:r>
      <w:r w:rsidR="004A5CE0">
        <w:t>The deleted text was moved into the Intro section as Morgan suggested.</w:t>
      </w:r>
    </w:p>
  </w:comment>
  <w:comment w:id="529" w:author="Maitland, Bryan - FS, ID" w:date="2025-10-06T10:56:00Z" w:initials="BM">
    <w:p w14:paraId="28E1C154" w14:textId="77777777" w:rsidR="00584FD6" w:rsidRDefault="00121A7B" w:rsidP="00584FD6">
      <w:pPr>
        <w:pStyle w:val="CommentText"/>
      </w:pPr>
      <w:r>
        <w:rPr>
          <w:rStyle w:val="CommentReference"/>
        </w:rPr>
        <w:annotationRef/>
      </w:r>
      <w:r w:rsidR="00584FD6">
        <w:t>Eight? I see below you separate them. Do we not want to separate them here?</w:t>
      </w:r>
    </w:p>
  </w:comment>
  <w:comment w:id="617" w:author="Sparks, Morgan - FS, ID" w:date="2025-10-21T10:22:00Z" w:initials="MS">
    <w:p w14:paraId="38768326" w14:textId="77777777" w:rsidR="008012B4" w:rsidRDefault="008012B4" w:rsidP="008012B4">
      <w:r>
        <w:rPr>
          <w:rStyle w:val="CommentReference"/>
        </w:rPr>
        <w:annotationRef/>
      </w:r>
      <w:r>
        <w:rPr>
          <w:sz w:val="20"/>
          <w:szCs w:val="20"/>
        </w:rPr>
        <w:t>Should we maybe calculate a summary stat for COMIDs in our study. Mean length with SD or something?</w:t>
      </w:r>
    </w:p>
  </w:comment>
  <w:comment w:id="633" w:author="Thurow, Russ - FS, ID" w:date="2025-09-25T21:37:00Z" w:initials="RT">
    <w:p w14:paraId="00721578" w14:textId="60B3977E" w:rsidR="00521FCD" w:rsidRDefault="00521FCD" w:rsidP="00521FCD">
      <w:pPr>
        <w:pStyle w:val="CommentText"/>
      </w:pPr>
      <w:r>
        <w:rPr>
          <w:rStyle w:val="CommentReference"/>
        </w:rPr>
        <w:annotationRef/>
      </w:r>
      <w:r>
        <w:t>Fig 1 denotes n = 19 different reaches across the 6 major drainages. How did you derive 108?</w:t>
      </w:r>
    </w:p>
  </w:comment>
  <w:comment w:id="634" w:author="Maitland, Bryan - FS, ID" w:date="2025-10-06T10:57:00Z" w:initials="BM">
    <w:p w14:paraId="7039E131" w14:textId="77777777" w:rsidR="00121A7B" w:rsidRDefault="00121A7B" w:rsidP="00121A7B">
      <w:pPr>
        <w:pStyle w:val="CommentText"/>
      </w:pPr>
      <w:r>
        <w:rPr>
          <w:rStyle w:val="CommentReference"/>
        </w:rPr>
        <w:annotationRef/>
      </w:r>
      <w:r>
        <w:t xml:space="preserve">108 stream reaches AKA COMIDs. Fig 1 denotes all individual locations, but are dissolved together for visualization. I’ve added text to Fig 1 caption. </w:t>
      </w:r>
    </w:p>
  </w:comment>
  <w:comment w:id="646" w:author="Maitland, Bryan - FS, ID" w:date="2025-10-06T10:58:00Z" w:initials="BM">
    <w:p w14:paraId="3343AFF5" w14:textId="77777777" w:rsidR="00121A7B" w:rsidRDefault="00121A7B" w:rsidP="00121A7B">
      <w:pPr>
        <w:pStyle w:val="CommentText"/>
      </w:pPr>
      <w:r>
        <w:rPr>
          <w:rStyle w:val="CommentReference"/>
        </w:rPr>
        <w:annotationRef/>
      </w:r>
      <w:r>
        <w:t xml:space="preserve">Not sure this is needed if we just say eight tribs above. But I see how this could be worthwhile. </w:t>
      </w:r>
    </w:p>
  </w:comment>
  <w:comment w:id="785" w:author="Thurow, Russ - FS, ID" w:date="2025-09-25T18:07:00Z" w:initials="RT">
    <w:p w14:paraId="1D83F501" w14:textId="289C1262" w:rsidR="004A5CE0" w:rsidRDefault="00EA0AC1" w:rsidP="004A5CE0">
      <w:pPr>
        <w:pStyle w:val="CommentText"/>
      </w:pPr>
      <w:r>
        <w:rPr>
          <w:rStyle w:val="CommentReference"/>
        </w:rPr>
        <w:annotationRef/>
      </w:r>
      <w:r w:rsidR="004A5CE0">
        <w:t>So Many Wonderful Figures that clearly illustrate Results!</w:t>
      </w:r>
    </w:p>
    <w:p w14:paraId="6A5AE15B" w14:textId="77777777" w:rsidR="004A5CE0" w:rsidRDefault="004A5CE0" w:rsidP="004A5CE0">
      <w:pPr>
        <w:pStyle w:val="CommentText"/>
      </w:pPr>
      <w:r>
        <w:t>Great work you two !</w:t>
      </w:r>
    </w:p>
    <w:p w14:paraId="159A1745" w14:textId="77777777" w:rsidR="004A5CE0" w:rsidRDefault="004A5CE0" w:rsidP="004A5CE0">
      <w:pPr>
        <w:pStyle w:val="CommentText"/>
      </w:pPr>
      <w:r>
        <w:t>Challenging to decide which to retain in the main text.</w:t>
      </w:r>
    </w:p>
  </w:comment>
  <w:comment w:id="822" w:author="Sparks, Morgan - FS, ID" w:date="2025-09-24T09:25:00Z" w:initials="MS">
    <w:p w14:paraId="60955A70" w14:textId="5E12172B" w:rsidR="00800029" w:rsidRDefault="00800029" w:rsidP="00800029">
      <w:r>
        <w:rPr>
          <w:rStyle w:val="CommentReference"/>
        </w:rPr>
        <w:annotationRef/>
      </w:r>
      <w:r>
        <w:rPr>
          <w:sz w:val="20"/>
          <w:szCs w:val="20"/>
        </w:rPr>
        <w:t>Love this figure</w:t>
      </w:r>
    </w:p>
  </w:comment>
  <w:comment w:id="823" w:author="Thurow, Russ - FS, ID" w:date="2025-09-25T17:23:00Z" w:initials="RT">
    <w:p w14:paraId="75756888" w14:textId="77777777" w:rsidR="004F2B36" w:rsidRDefault="004F2B36" w:rsidP="004F2B36">
      <w:pPr>
        <w:pStyle w:val="CommentText"/>
      </w:pPr>
      <w:r>
        <w:rPr>
          <w:rStyle w:val="CommentReference"/>
        </w:rPr>
        <w:annotationRef/>
      </w:r>
      <w:r>
        <w:t>Me Too !!</w:t>
      </w:r>
    </w:p>
  </w:comment>
  <w:comment w:id="869" w:author="Maitland, Bryan - FS, ID" w:date="2025-09-24T11:11:00Z" w:initials="BM">
    <w:p w14:paraId="065C8445" w14:textId="1A4DAA10" w:rsidR="003C4FE6" w:rsidRDefault="003C4FE6" w:rsidP="003C4FE6">
      <w:pPr>
        <w:pStyle w:val="CommentText"/>
      </w:pPr>
      <w:r>
        <w:rPr>
          <w:rStyle w:val="CommentReference"/>
        </w:rPr>
        <w:annotationRef/>
      </w:r>
      <w:r>
        <w:t xml:space="preserve">Morgan and I suggest omitting Fig 3 and 4 from main text. Too much redundancy. </w:t>
      </w:r>
    </w:p>
  </w:comment>
  <w:comment w:id="870" w:author="Thurow, Russ - FS, ID" w:date="2025-09-25T17:28:00Z" w:initials="RT">
    <w:p w14:paraId="2FE12C43" w14:textId="77777777" w:rsidR="004A5CE0" w:rsidRDefault="004F2B36" w:rsidP="004A5CE0">
      <w:pPr>
        <w:pStyle w:val="CommentText"/>
      </w:pPr>
      <w:r>
        <w:rPr>
          <w:rStyle w:val="CommentReference"/>
        </w:rPr>
        <w:annotationRef/>
      </w:r>
      <w:r w:rsidR="004A5CE0">
        <w:t xml:space="preserve">Suggest we place current Fig 3 in the Supplemental Materials and keep current Fig 4 (now renamed Fig 3) in the main text. </w:t>
      </w:r>
    </w:p>
  </w:comment>
  <w:comment w:id="904" w:author="Thurow, Russ - FS, ID" w:date="2025-09-28T18:36:00Z" w:initials="TRFI">
    <w:p w14:paraId="077F81AF" w14:textId="77777777" w:rsidR="00503E9F" w:rsidRDefault="002D6601" w:rsidP="00503E9F">
      <w:pPr>
        <w:pStyle w:val="CommentText"/>
      </w:pPr>
      <w:r>
        <w:rPr>
          <w:rStyle w:val="CommentReference"/>
        </w:rPr>
        <w:annotationRef/>
      </w:r>
      <w:r w:rsidR="00503E9F">
        <w:t>This is the CanJ format for supplemental stuff like Appendices. This footnote needs to appear on each page where supplemental material is referenced.</w:t>
      </w:r>
    </w:p>
  </w:comment>
  <w:comment w:id="905" w:author="Maitland, Bryan - FS, ID" w:date="2025-10-06T14:06:00Z" w:initials="BM">
    <w:p w14:paraId="2E1CBE95" w14:textId="77777777" w:rsidR="00003B4B" w:rsidRDefault="00003B4B" w:rsidP="00003B4B">
      <w:pPr>
        <w:pStyle w:val="CommentText"/>
      </w:pPr>
      <w:r>
        <w:rPr>
          <w:rStyle w:val="CommentReference"/>
        </w:rPr>
        <w:annotationRef/>
      </w:r>
      <w:r>
        <w:t xml:space="preserve">Yes CJFAS is silly. We will do an appendix, not a supplement. So no footnotes. I will deal with all of this cross referencing later. </w:t>
      </w:r>
    </w:p>
  </w:comment>
  <w:comment w:id="917" w:author="Sparks, Morgan - FS, ID" w:date="2025-10-21T10:30:00Z" w:initials="MS">
    <w:p w14:paraId="6D3BEDB5" w14:textId="77777777" w:rsidR="008012B4" w:rsidRDefault="008012B4" w:rsidP="008012B4">
      <w:r>
        <w:rPr>
          <w:rStyle w:val="CommentReference"/>
        </w:rPr>
        <w:annotationRef/>
      </w:r>
      <w:r>
        <w:rPr>
          <w:sz w:val="20"/>
          <w:szCs w:val="20"/>
        </w:rPr>
        <w:t>I think this figure is going to open us up to a keen-eyed reviewer, particularly Marsh 03 and 05</w:t>
      </w:r>
    </w:p>
  </w:comment>
  <w:comment w:id="952" w:author="Sparks, Morgan - FS, ID" w:date="2025-09-24T09:29:00Z" w:initials="MS">
    <w:p w14:paraId="1BAB424D" w14:textId="79781682" w:rsidR="00800029" w:rsidRDefault="00800029" w:rsidP="00800029">
      <w:r>
        <w:rPr>
          <w:rStyle w:val="CommentReference"/>
        </w:rPr>
        <w:annotationRef/>
      </w:r>
      <w:r>
        <w:rPr>
          <w:sz w:val="20"/>
          <w:szCs w:val="20"/>
        </w:rPr>
        <w:t>Bryan, you do this a lot more than me, but it seems to me, we should probably have a column for fixed structure.</w:t>
      </w:r>
    </w:p>
  </w:comment>
  <w:comment w:id="953" w:author="Thurow, Russ - FS, ID" w:date="2025-09-25T17:38:00Z" w:initials="RT">
    <w:p w14:paraId="0FD82726" w14:textId="77777777" w:rsidR="00E27BD0" w:rsidRDefault="00E27BD0" w:rsidP="00E27BD0">
      <w:pPr>
        <w:pStyle w:val="CommentText"/>
      </w:pPr>
      <w:r>
        <w:rPr>
          <w:rStyle w:val="CommentReference"/>
        </w:rPr>
        <w:annotationRef/>
      </w:r>
      <w:r>
        <w:t xml:space="preserve">Up to you </w:t>
      </w:r>
    </w:p>
  </w:comment>
  <w:comment w:id="954" w:author="Maitland, Bryan - FS, ID" w:date="2025-10-06T14:51:00Z" w:initials="BM">
    <w:p w14:paraId="21583E66" w14:textId="77777777" w:rsidR="008A0D7A" w:rsidRDefault="008A0D7A" w:rsidP="008A0D7A">
      <w:pPr>
        <w:pStyle w:val="CommentText"/>
      </w:pPr>
      <w:r>
        <w:rPr>
          <w:rStyle w:val="CommentReference"/>
        </w:rPr>
        <w:annotationRef/>
      </w:r>
      <w:r>
        <w:t xml:space="preserve">Yes, see comment in Table 1 above. I will include these. </w:t>
      </w:r>
    </w:p>
  </w:comment>
  <w:comment w:id="977" w:author="Thurow, Russ - FS, ID" w:date="2025-09-25T17:42:00Z" w:initials="RT">
    <w:p w14:paraId="43B437C1" w14:textId="454D39FE" w:rsidR="00906CA3" w:rsidRDefault="00E27BD0" w:rsidP="00906CA3">
      <w:pPr>
        <w:pStyle w:val="CommentText"/>
      </w:pPr>
      <w:r>
        <w:rPr>
          <w:rStyle w:val="CommentReference"/>
        </w:rPr>
        <w:annotationRef/>
      </w:r>
      <w:r w:rsidR="00906CA3">
        <w:t>This seems like jargon. Is there a cleared way to say this?</w:t>
      </w:r>
    </w:p>
  </w:comment>
  <w:comment w:id="978" w:author="Maitland, Bryan - FS, ID" w:date="2025-10-06T14:54:00Z" w:initials="BM">
    <w:p w14:paraId="500F3CCD" w14:textId="77777777" w:rsidR="008A0D7A" w:rsidRDefault="008A0D7A" w:rsidP="008A0D7A">
      <w:pPr>
        <w:pStyle w:val="CommentText"/>
      </w:pPr>
      <w:r>
        <w:rPr>
          <w:rStyle w:val="CommentReference"/>
        </w:rPr>
        <w:annotationRef/>
      </w:r>
      <w:r>
        <w:t xml:space="preserve">I’d say leave it but if others protest I shall concede. </w:t>
      </w:r>
    </w:p>
  </w:comment>
  <w:comment w:id="979" w:author="Sparks, Morgan - FS, ID" w:date="2025-10-21T10:32:00Z" w:initials="MS">
    <w:p w14:paraId="41A0004F" w14:textId="77777777" w:rsidR="008012B4" w:rsidRDefault="008012B4" w:rsidP="008012B4">
      <w:r>
        <w:rPr>
          <w:rStyle w:val="CommentReference"/>
        </w:rPr>
        <w:annotationRef/>
      </w:r>
      <w:r>
        <w:rPr>
          <w:sz w:val="20"/>
          <w:szCs w:val="20"/>
        </w:rPr>
        <w:t>I like it. It specifically is talking about why the models are behaving a specific way and why we're tossing some.</w:t>
      </w:r>
    </w:p>
  </w:comment>
  <w:comment w:id="1026" w:author="Thurow, Russ - FS, ID" w:date="2025-09-28T18:38:00Z" w:initials="TRFI">
    <w:p w14:paraId="5BE8B6C4" w14:textId="62BFA6A7" w:rsidR="003C66CB" w:rsidRDefault="007A3E97" w:rsidP="003C66CB">
      <w:pPr>
        <w:pStyle w:val="CommentText"/>
      </w:pPr>
      <w:r>
        <w:rPr>
          <w:rStyle w:val="CommentReference"/>
        </w:rPr>
        <w:annotationRef/>
      </w:r>
      <w:r w:rsidR="003C66CB">
        <w:t>All of these supplemental Tables (S1-S4?) will need descriptive titles.</w:t>
      </w:r>
    </w:p>
  </w:comment>
  <w:comment w:id="1909" w:author="Thurow, Russ - FS, ID" w:date="2025-09-25T22:12:00Z" w:initials="RT">
    <w:p w14:paraId="714D9D37" w14:textId="77777777" w:rsidR="0059488C" w:rsidRDefault="0059488C" w:rsidP="0059488C">
      <w:pPr>
        <w:pStyle w:val="CommentText"/>
      </w:pPr>
      <w:r>
        <w:rPr>
          <w:rStyle w:val="CommentReference"/>
        </w:rPr>
        <w:annotationRef/>
      </w:r>
      <w:r>
        <w:t>Move this up to 3.4</w:t>
      </w:r>
    </w:p>
  </w:comment>
  <w:comment w:id="1911" w:author="Sparks, Morgan - FS, ID" w:date="2025-10-21T10:36:00Z" w:initials="MS">
    <w:p w14:paraId="1942D035" w14:textId="77777777" w:rsidR="008012B4" w:rsidRDefault="008012B4" w:rsidP="008012B4">
      <w:r>
        <w:rPr>
          <w:rStyle w:val="CommentReference"/>
        </w:rPr>
        <w:annotationRef/>
      </w:r>
      <w:r>
        <w:rPr>
          <w:sz w:val="20"/>
          <w:szCs w:val="20"/>
        </w:rPr>
        <w:t>Would A and C work better as raincloud plots?</w:t>
      </w:r>
    </w:p>
  </w:comment>
  <w:comment w:id="1933" w:author="Thurow, Russ - FS, ID" w:date="2025-09-25T22:12:00Z" w:initials="RT">
    <w:p w14:paraId="188FEC60" w14:textId="30864A39" w:rsidR="00B71A3D" w:rsidRDefault="00B71A3D" w:rsidP="00B71A3D">
      <w:pPr>
        <w:pStyle w:val="CommentText"/>
      </w:pPr>
      <w:r>
        <w:rPr>
          <w:rStyle w:val="CommentReference"/>
        </w:rPr>
        <w:annotationRef/>
      </w:r>
      <w:r>
        <w:t>Move this up to 3.4</w:t>
      </w:r>
    </w:p>
  </w:comment>
  <w:comment w:id="2027" w:author="Thurow, Russ - FS, ID" w:date="2025-10-02T15:40:00Z" w:initials="TRFI">
    <w:p w14:paraId="1F9D85CC" w14:textId="77777777" w:rsidR="004A5CE0" w:rsidRDefault="004A5CE0" w:rsidP="004A5CE0">
      <w:pPr>
        <w:pStyle w:val="CommentText"/>
      </w:pPr>
      <w:r>
        <w:rPr>
          <w:rStyle w:val="CommentReference"/>
        </w:rPr>
        <w:annotationRef/>
      </w:r>
      <w:r>
        <w:t>Another very Cool Figure</w:t>
      </w:r>
    </w:p>
  </w:comment>
  <w:comment w:id="2021" w:author="Sparks, Morgan - FS, ID" w:date="2025-10-21T10:44:00Z" w:initials="MS">
    <w:p w14:paraId="5070E29E" w14:textId="77777777" w:rsidR="008012B4" w:rsidRDefault="008012B4" w:rsidP="008012B4">
      <w:r>
        <w:rPr>
          <w:rStyle w:val="CommentReference"/>
        </w:rPr>
        <w:annotationRef/>
      </w:r>
      <w:r>
        <w:rPr>
          <w:sz w:val="20"/>
          <w:szCs w:val="20"/>
        </w:rPr>
        <w:t>I think we need 2 or 3 sentences where we really flesh out how we interpret intercepts and slopes and provide a terminology.</w:t>
      </w:r>
    </w:p>
  </w:comment>
  <w:comment w:id="2022" w:author="Maitland, Bryan - FS, ID" w:date="2025-10-21T13:40:00Z" w:initials="BM">
    <w:p w14:paraId="51796E0D" w14:textId="77777777" w:rsidR="00B35ACD" w:rsidRDefault="00B35ACD" w:rsidP="00B35ACD">
      <w:pPr>
        <w:pStyle w:val="CommentText"/>
      </w:pPr>
      <w:r>
        <w:rPr>
          <w:rStyle w:val="CommentReference"/>
        </w:rPr>
        <w:annotationRef/>
      </w:r>
      <w:r>
        <w:t xml:space="preserve">Tried it. </w:t>
      </w:r>
    </w:p>
  </w:comment>
  <w:comment w:id="2161" w:author="Sparks, Morgan - FS, ID" w:date="2025-10-21T10:48:00Z" w:initials="MS">
    <w:p w14:paraId="09A819AC" w14:textId="055FA57C" w:rsidR="008012B4" w:rsidRDefault="008012B4" w:rsidP="008012B4">
      <w:r>
        <w:rPr>
          <w:rStyle w:val="CommentReference"/>
        </w:rPr>
        <w:annotationRef/>
      </w:r>
      <w:r>
        <w:rPr>
          <w:sz w:val="20"/>
          <w:szCs w:val="20"/>
        </w:rPr>
        <w:t>more negative deviation?</w:t>
      </w:r>
    </w:p>
  </w:comment>
  <w:comment w:id="2215" w:author="Thurow, Russ - FS, ID" w:date="2025-09-25T18:05:00Z" w:initials="RT">
    <w:p w14:paraId="2A3390BE" w14:textId="0DAF55C2" w:rsidR="004A5CE0" w:rsidRDefault="00EA0AC1" w:rsidP="004A5CE0">
      <w:pPr>
        <w:pStyle w:val="CommentText"/>
      </w:pPr>
      <w:r>
        <w:rPr>
          <w:rStyle w:val="CommentReference"/>
        </w:rPr>
        <w:annotationRef/>
      </w:r>
      <w:r w:rsidR="004A5CE0">
        <w:t>This is also one of my favorite Figures !</w:t>
      </w:r>
    </w:p>
    <w:p w14:paraId="68DD967B" w14:textId="77777777" w:rsidR="004A5CE0" w:rsidRDefault="004A5CE0" w:rsidP="004A5CE0">
      <w:pPr>
        <w:pStyle w:val="CommentText"/>
      </w:pPr>
      <w:r>
        <w:t>As we discussed on 10/2, Bryan will insert former Figure 9 as 6C.</w:t>
      </w:r>
    </w:p>
  </w:comment>
  <w:comment w:id="2239" w:author="Sparks, Morgan - FS, ID" w:date="2025-10-21T10:42:00Z" w:initials="MS">
    <w:p w14:paraId="3436E0A5" w14:textId="77777777" w:rsidR="008012B4" w:rsidRDefault="008012B4" w:rsidP="008012B4">
      <w:r>
        <w:rPr>
          <w:rStyle w:val="CommentReference"/>
        </w:rPr>
        <w:annotationRef/>
      </w:r>
      <w:r>
        <w:rPr>
          <w:sz w:val="20"/>
          <w:szCs w:val="20"/>
        </w:rPr>
        <w:t>I think we need to choose a consistent terminology for this. I do think this version is best.</w:t>
      </w:r>
    </w:p>
  </w:comment>
  <w:comment w:id="2241" w:author="Sparks, Morgan - FS, ID" w:date="2025-10-21T10:51:00Z" w:initials="MS">
    <w:p w14:paraId="3B70A6C8" w14:textId="77777777" w:rsidR="008012B4" w:rsidRDefault="008012B4" w:rsidP="008012B4">
      <w:r>
        <w:rPr>
          <w:rStyle w:val="CommentReference"/>
        </w:rPr>
        <w:annotationRef/>
      </w:r>
      <w:r>
        <w:rPr>
          <w:sz w:val="20"/>
          <w:szCs w:val="20"/>
        </w:rPr>
        <w:t>Nice</w:t>
      </w:r>
    </w:p>
  </w:comment>
  <w:comment w:id="2270" w:author="Thurow, Russ - FS, ID" w:date="2025-10-02T15:48:00Z" w:initials="TRFI">
    <w:p w14:paraId="581F269C" w14:textId="2B555E5B" w:rsidR="00503E9F" w:rsidRDefault="00D96E1A" w:rsidP="00503E9F">
      <w:pPr>
        <w:pStyle w:val="CommentText"/>
      </w:pPr>
      <w:r>
        <w:rPr>
          <w:rStyle w:val="CommentReference"/>
        </w:rPr>
        <w:annotationRef/>
      </w:r>
      <w:r w:rsidR="00503E9F">
        <w:t xml:space="preserve">On 10/2 we discussed re-labelling mean/average spawn timing. Since spawn timing in Fig 7 is Relative to the Global data, Morgan suggested it may be more accurate to describe as the Deviation from the Global mean spawn timing. Either that, or in Methods we describe all this and then simply say- hereafter = mean spawn timing. </w:t>
      </w:r>
    </w:p>
  </w:comment>
  <w:comment w:id="2280" w:author="Thurow, Russ - FS, ID" w:date="2025-09-28T15:47:00Z" w:initials="RT">
    <w:p w14:paraId="0B4D6B0E" w14:textId="771787D5" w:rsidR="00D96E1A" w:rsidRDefault="001579F8" w:rsidP="00D96E1A">
      <w:pPr>
        <w:pStyle w:val="CommentText"/>
      </w:pPr>
      <w:r>
        <w:rPr>
          <w:rStyle w:val="CommentReference"/>
        </w:rPr>
        <w:annotationRef/>
      </w:r>
      <w:r w:rsidR="00D96E1A">
        <w:t xml:space="preserve">I do NOT see what you describe in the text. </w:t>
      </w:r>
    </w:p>
    <w:p w14:paraId="3410A9EA" w14:textId="77777777" w:rsidR="00D96E1A" w:rsidRDefault="00D96E1A" w:rsidP="00D96E1A">
      <w:pPr>
        <w:pStyle w:val="CommentText"/>
      </w:pPr>
      <w:r>
        <w:t>-Bear Valley and Camas creeks have the earliest spawn time followed by Big and Loon creeks. Sulphur and Marsh are very similar to Beaver and Elk.</w:t>
      </w:r>
    </w:p>
    <w:p w14:paraId="7E5347D3" w14:textId="77777777" w:rsidR="00D96E1A" w:rsidRDefault="00D96E1A" w:rsidP="00D96E1A">
      <w:pPr>
        <w:pStyle w:val="CommentText"/>
      </w:pPr>
      <w:r>
        <w:t>-Re: Thermal, Marsh and Sulphur are least sensitive, followed by Beaver and Loon, with Bear Valley, Big, and Camas very similar. Elk is the Most sensitive.</w:t>
      </w:r>
    </w:p>
    <w:p w14:paraId="036364D6" w14:textId="77777777" w:rsidR="00D96E1A" w:rsidRDefault="00D96E1A" w:rsidP="00D96E1A">
      <w:pPr>
        <w:pStyle w:val="CommentText"/>
      </w:pPr>
      <w:r>
        <w:t>Am I missing something?</w:t>
      </w:r>
    </w:p>
  </w:comment>
  <w:comment w:id="2281" w:author="Maitland, Bryan - FS, ID" w:date="2025-10-20T11:50:00Z" w:initials="BM">
    <w:p w14:paraId="67F232CA" w14:textId="77777777" w:rsidR="000F2D78" w:rsidRDefault="000F2D78" w:rsidP="000F2D78">
      <w:pPr>
        <w:pStyle w:val="CommentText"/>
      </w:pPr>
      <w:r>
        <w:rPr>
          <w:rStyle w:val="CommentReference"/>
        </w:rPr>
        <w:annotationRef/>
      </w:r>
      <w:r>
        <w:rPr>
          <w:color w:val="000000"/>
        </w:rPr>
        <w:t xml:space="preserve">Figure 7 (boxplots by stream) is essentially a visual summary of Figure 6 at a coarser level. It shows the distribution of COMID-level BLUPs within each stream but doesn’t add major new biological interpretation beyond confirming stream-level heterogeneity. My text was old and flawed. </w:t>
      </w:r>
    </w:p>
  </w:comment>
  <w:comment w:id="2332" w:author="Thurow, Russ - FS, ID" w:date="2025-09-28T15:57:00Z" w:initials="RT">
    <w:p w14:paraId="3F81C4CE" w14:textId="4B09BDAA" w:rsidR="00BC7B3D" w:rsidRDefault="00BC7B3D" w:rsidP="00BC7B3D">
      <w:pPr>
        <w:pStyle w:val="CommentText"/>
      </w:pPr>
      <w:r>
        <w:rPr>
          <w:rStyle w:val="CommentReference"/>
        </w:rPr>
        <w:annotationRef/>
      </w:r>
      <w:r>
        <w:t>Again, I see a LOT of red (Camas) and a Lot of Blue (Loon) as the bottom of 8A and the top and bottom of 8B so they seem comparable to Bear Valley and Big.</w:t>
      </w:r>
    </w:p>
  </w:comment>
  <w:comment w:id="2349" w:author="Thurow, Russ - FS, ID" w:date="2025-10-02T15:20:00Z" w:initials="TRFI">
    <w:p w14:paraId="108897B6" w14:textId="77777777" w:rsidR="003C66CB" w:rsidRDefault="003C66CB" w:rsidP="003C66CB">
      <w:pPr>
        <w:pStyle w:val="CommentText"/>
      </w:pPr>
      <w:r>
        <w:rPr>
          <w:rStyle w:val="CommentReference"/>
        </w:rPr>
        <w:annotationRef/>
      </w:r>
      <w:r>
        <w:t>Moved into Supplementary materials</w:t>
      </w:r>
    </w:p>
  </w:comment>
  <w:comment w:id="2525" w:author="Maitland, Bryan - FS, ID" w:date="2025-10-06T14:51:00Z" w:initials="BM">
    <w:p w14:paraId="410DE342" w14:textId="77777777" w:rsidR="00B813EE" w:rsidRDefault="00B813EE" w:rsidP="00B813EE">
      <w:pPr>
        <w:pStyle w:val="CommentText"/>
      </w:pPr>
      <w:r>
        <w:rPr>
          <w:rStyle w:val="CommentReference"/>
        </w:rPr>
        <w:annotationRef/>
      </w:r>
      <w:r>
        <w:t>We will replace these with full model syntax: e.g., yday ~ X + Y + Z</w:t>
      </w:r>
    </w:p>
  </w:comment>
  <w:comment w:id="2907" w:author="Thurow, Russ - FS, ID" w:date="2025-09-25T15:24:00Z" w:initials="TRFI">
    <w:p w14:paraId="782014A4" w14:textId="77777777" w:rsidR="00B813EE" w:rsidRDefault="00B813EE" w:rsidP="00B813EE">
      <w:pPr>
        <w:pStyle w:val="CommentText"/>
      </w:pPr>
      <w:r>
        <w:rPr>
          <w:rStyle w:val="CommentReference"/>
        </w:rPr>
        <w:annotationRef/>
      </w:r>
      <w:r>
        <w:t>Please describe the (#) after each stream, is that # redds georeferenced? The elevation bar is very tiny, could you magnify that a bit?</w:t>
      </w:r>
    </w:p>
  </w:comment>
  <w:comment w:id="2908" w:author="Maitland, Bryan - FS, ID" w:date="2025-10-06T10:46:00Z" w:initials="BM">
    <w:p w14:paraId="01C4D636" w14:textId="77777777" w:rsidR="00B813EE" w:rsidRDefault="00B813EE" w:rsidP="00B813EE">
      <w:pPr>
        <w:pStyle w:val="CommentText"/>
      </w:pPr>
      <w:r>
        <w:rPr>
          <w:rStyle w:val="CommentReference"/>
        </w:rPr>
        <w:annotationRef/>
      </w:r>
      <w:r>
        <w:t xml:space="preserve">Yes they are. I’ll have Dona update the map with 1) new legend title”redd locations by stream”, 2) larger elevation legend, 3) updated counts of redds that match the filtered, analyzed dataset. </w:t>
      </w:r>
    </w:p>
  </w:comment>
  <w:comment w:id="2921" w:author="Sparks, Morgan - FS, ID" w:date="2025-09-24T09:25:00Z" w:initials="MS">
    <w:p w14:paraId="18854046" w14:textId="77777777" w:rsidR="00B813EE" w:rsidRDefault="00B813EE" w:rsidP="00B813EE">
      <w:r>
        <w:rPr>
          <w:rStyle w:val="CommentReference"/>
        </w:rPr>
        <w:annotationRef/>
      </w:r>
      <w:r>
        <w:rPr>
          <w:sz w:val="20"/>
          <w:szCs w:val="20"/>
        </w:rPr>
        <w:t>Love this figure</w:t>
      </w:r>
    </w:p>
  </w:comment>
  <w:comment w:id="2922" w:author="Thurow, Russ - FS, ID" w:date="2025-09-25T17:23:00Z" w:initials="RT">
    <w:p w14:paraId="4AFF75C7" w14:textId="77777777" w:rsidR="00B813EE" w:rsidRDefault="00B813EE" w:rsidP="00B813EE">
      <w:pPr>
        <w:pStyle w:val="CommentText"/>
      </w:pPr>
      <w:r>
        <w:rPr>
          <w:rStyle w:val="CommentReference"/>
        </w:rPr>
        <w:annotationRef/>
      </w:r>
      <w:r>
        <w:t>Me Too !!</w:t>
      </w:r>
    </w:p>
  </w:comment>
  <w:comment w:id="2947" w:author="Thurow, Russ - FS, ID" w:date="2025-10-02T15:40:00Z" w:initials="TRFI">
    <w:p w14:paraId="4662B959" w14:textId="77777777" w:rsidR="00B813EE" w:rsidRDefault="00B813EE" w:rsidP="00B813EE">
      <w:pPr>
        <w:pStyle w:val="CommentText"/>
      </w:pPr>
      <w:r>
        <w:rPr>
          <w:rStyle w:val="CommentReference"/>
        </w:rPr>
        <w:annotationRef/>
      </w:r>
      <w:r>
        <w:t>Another very Cool Figure</w:t>
      </w:r>
    </w:p>
  </w:comment>
  <w:comment w:id="2958" w:author="Thurow, Russ - FS, ID" w:date="2025-09-25T18:05:00Z" w:initials="RT">
    <w:p w14:paraId="067B8535" w14:textId="77777777" w:rsidR="00B813EE" w:rsidRDefault="00B813EE" w:rsidP="00B813EE">
      <w:pPr>
        <w:pStyle w:val="CommentText"/>
      </w:pPr>
      <w:r>
        <w:rPr>
          <w:rStyle w:val="CommentReference"/>
        </w:rPr>
        <w:annotationRef/>
      </w:r>
      <w:r>
        <w:t>This is also one of my favorite Figures !</w:t>
      </w:r>
    </w:p>
    <w:p w14:paraId="4BB1F953" w14:textId="77777777" w:rsidR="00B813EE" w:rsidRDefault="00B813EE" w:rsidP="00B813EE">
      <w:pPr>
        <w:pStyle w:val="CommentText"/>
      </w:pPr>
      <w:r>
        <w:t>As we discussed on 10/2, Bryan will insert former Figure 9 as 6C.</w:t>
      </w:r>
    </w:p>
  </w:comment>
  <w:comment w:id="2956" w:author="Sparks, Morgan - FS, ID" w:date="2025-10-21T10:54:00Z" w:initials="MS">
    <w:p w14:paraId="02E12546" w14:textId="77777777" w:rsidR="008012B4" w:rsidRDefault="008012B4" w:rsidP="008012B4">
      <w:r>
        <w:rPr>
          <w:rStyle w:val="CommentReference"/>
        </w:rPr>
        <w:annotationRef/>
      </w:r>
      <w:r>
        <w:rPr>
          <w:sz w:val="20"/>
          <w:szCs w:val="20"/>
        </w:rPr>
        <w:t>Change naming of intercept and slope effects for Figs 6 + 7</w:t>
      </w:r>
    </w:p>
  </w:comment>
  <w:comment w:id="2969" w:author="Thurow, Russ - FS, ID" w:date="2025-10-02T15:25:00Z" w:initials="TRFI">
    <w:p w14:paraId="22DE7760" w14:textId="53058A0A" w:rsidR="0052764F" w:rsidRDefault="0052764F" w:rsidP="0052764F">
      <w:pPr>
        <w:pStyle w:val="CommentText"/>
      </w:pPr>
      <w:r>
        <w:rPr>
          <w:rStyle w:val="CommentReference"/>
        </w:rPr>
        <w:annotationRef/>
      </w:r>
      <w:r>
        <w:t>As we discussed on 10/2, this will be included as C part of Figure 6</w:t>
      </w:r>
    </w:p>
  </w:comment>
  <w:comment w:id="2973" w:author="Thurow, Russ - FS, ID" w:date="2025-10-02T15:30:00Z" w:initials="TRFI">
    <w:p w14:paraId="139F1482" w14:textId="77777777" w:rsidR="0052764F" w:rsidRDefault="0052764F" w:rsidP="0052764F">
      <w:pPr>
        <w:pStyle w:val="CommentText"/>
      </w:pPr>
      <w:r>
        <w:rPr>
          <w:rStyle w:val="CommentReference"/>
        </w:rPr>
        <w:annotationRef/>
      </w:r>
      <w:r>
        <w:t>I think its cool Bryan explored this. However, I have strong concerns (see comment below) about the inaccuracy of the elevational relationships in some reaches.</w:t>
      </w:r>
    </w:p>
    <w:p w14:paraId="1E7F5078" w14:textId="77777777" w:rsidR="0052764F" w:rsidRDefault="0052764F" w:rsidP="0052764F">
      <w:pPr>
        <w:pStyle w:val="CommentText"/>
      </w:pPr>
      <w:r>
        <w:t>Are we able to include and discuss what was learned from this elevation effect in random structure without presenting unsupportable results?</w:t>
      </w:r>
    </w:p>
  </w:comment>
  <w:comment w:id="2978" w:author="Thurow, Russ - FS, ID" w:date="2025-09-28T16:10:00Z" w:initials="RT">
    <w:p w14:paraId="357216A4" w14:textId="77777777" w:rsidR="00476D62" w:rsidRDefault="004575DC" w:rsidP="00476D62">
      <w:pPr>
        <w:pStyle w:val="CommentText"/>
      </w:pPr>
      <w:r>
        <w:rPr>
          <w:rStyle w:val="CommentReference"/>
        </w:rPr>
        <w:annotationRef/>
      </w:r>
      <w:r w:rsidR="00476D62">
        <w:t xml:space="preserve">As we discussed, the direction of many of the Fig 10 lines is the opposite of what the fish are doing on the landscape. </w:t>
      </w:r>
    </w:p>
    <w:p w14:paraId="1B07D359" w14:textId="77777777" w:rsidR="00476D62" w:rsidRDefault="00476D62" w:rsidP="00476D62">
      <w:pPr>
        <w:pStyle w:val="CommentText"/>
      </w:pPr>
      <w:r>
        <w:t>For example, data from decades of redd counts in Big Creek tells me this result is incorrect and unreliable. The fish that spawn in upper Big Creek (Logan to Jacobs Ladder creeks) begin much earlier and complete spawning weeks before the fish that spawn downstream near Cave Creek and below. Same trends in Camas and Loon creeks as well as in Marsh. During my Marsh redd count Sept 3-4, I observed spent females still on redds. There were no live fish left in Marsh Cr upstream from Capehorn Cr at that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8E8D6A4" w15:done="0"/>
  <w15:commentEx w15:paraId="192B1C0A" w15:paraIdParent="58E8D6A4" w15:done="0"/>
  <w15:commentEx w15:paraId="25DF7969" w15:paraIdParent="58E8D6A4" w15:done="0"/>
  <w15:commentEx w15:paraId="57640689" w15:paraIdParent="58E8D6A4" w15:done="0"/>
  <w15:commentEx w15:paraId="33D66439" w15:done="0"/>
  <w15:commentEx w15:paraId="1AB20FA1" w15:done="1"/>
  <w15:commentEx w15:paraId="6F74AE83" w15:paraIdParent="1AB20FA1" w15:done="1"/>
  <w15:commentEx w15:paraId="07154C9F" w15:done="0"/>
  <w15:commentEx w15:paraId="7CB4C71A" w15:paraIdParent="07154C9F" w15:done="0"/>
  <w15:commentEx w15:paraId="567E35A3" w15:done="0"/>
  <w15:commentEx w15:paraId="1A99862B" w15:paraIdParent="567E35A3" w15:done="0"/>
  <w15:commentEx w15:paraId="103D2D43" w15:done="0"/>
  <w15:commentEx w15:paraId="4B83FA85" w15:done="0"/>
  <w15:commentEx w15:paraId="6918E0F0" w15:done="0"/>
  <w15:commentEx w15:paraId="1DE1E28B" w15:paraIdParent="6918E0F0" w15:done="0"/>
  <w15:commentEx w15:paraId="5BDA6C00" w15:done="0"/>
  <w15:commentEx w15:paraId="79CC1381" w15:paraIdParent="5BDA6C00" w15:done="0"/>
  <w15:commentEx w15:paraId="770281F1" w15:paraIdParent="5BDA6C00" w15:done="0"/>
  <w15:commentEx w15:paraId="34B15698" w15:done="0"/>
  <w15:commentEx w15:paraId="78CF810E" w15:done="0"/>
  <w15:commentEx w15:paraId="07F4BD22" w15:paraIdParent="78CF810E" w15:done="0"/>
  <w15:commentEx w15:paraId="3BC17597" w15:done="0"/>
  <w15:commentEx w15:paraId="5AC9378F" w15:done="0"/>
  <w15:commentEx w15:paraId="28E1C154" w15:done="0"/>
  <w15:commentEx w15:paraId="38768326" w15:done="0"/>
  <w15:commentEx w15:paraId="00721578" w15:done="0"/>
  <w15:commentEx w15:paraId="7039E131" w15:paraIdParent="00721578" w15:done="0"/>
  <w15:commentEx w15:paraId="3343AFF5" w15:done="0"/>
  <w15:commentEx w15:paraId="159A1745" w15:done="1"/>
  <w15:commentEx w15:paraId="60955A70" w15:done="1"/>
  <w15:commentEx w15:paraId="75756888" w15:paraIdParent="60955A70" w15:done="1"/>
  <w15:commentEx w15:paraId="065C8445" w15:done="1"/>
  <w15:commentEx w15:paraId="2FE12C43" w15:paraIdParent="065C8445" w15:done="1"/>
  <w15:commentEx w15:paraId="077F81AF" w15:done="0"/>
  <w15:commentEx w15:paraId="2E1CBE95" w15:paraIdParent="077F81AF" w15:done="0"/>
  <w15:commentEx w15:paraId="6D3BEDB5" w15:done="0"/>
  <w15:commentEx w15:paraId="1BAB424D" w15:done="1"/>
  <w15:commentEx w15:paraId="0FD82726" w15:paraIdParent="1BAB424D" w15:done="1"/>
  <w15:commentEx w15:paraId="21583E66" w15:paraIdParent="1BAB424D" w15:done="1"/>
  <w15:commentEx w15:paraId="43B437C1" w15:done="0"/>
  <w15:commentEx w15:paraId="500F3CCD" w15:paraIdParent="43B437C1" w15:done="0"/>
  <w15:commentEx w15:paraId="41A0004F" w15:paraIdParent="43B437C1" w15:done="0"/>
  <w15:commentEx w15:paraId="5BE8B6C4" w15:done="1"/>
  <w15:commentEx w15:paraId="714D9D37" w15:done="1"/>
  <w15:commentEx w15:paraId="1942D035" w15:done="0"/>
  <w15:commentEx w15:paraId="188FEC60" w15:done="0"/>
  <w15:commentEx w15:paraId="1F9D85CC" w15:done="0"/>
  <w15:commentEx w15:paraId="5070E29E" w15:done="0"/>
  <w15:commentEx w15:paraId="51796E0D" w15:paraIdParent="5070E29E" w15:done="0"/>
  <w15:commentEx w15:paraId="09A819AC" w15:done="0"/>
  <w15:commentEx w15:paraId="68DD967B" w15:done="0"/>
  <w15:commentEx w15:paraId="3436E0A5" w15:done="0"/>
  <w15:commentEx w15:paraId="3B70A6C8" w15:done="0"/>
  <w15:commentEx w15:paraId="581F269C" w15:done="0"/>
  <w15:commentEx w15:paraId="036364D6" w15:done="0"/>
  <w15:commentEx w15:paraId="67F232CA" w15:paraIdParent="036364D6" w15:done="0"/>
  <w15:commentEx w15:paraId="3F81C4CE" w15:done="1"/>
  <w15:commentEx w15:paraId="108897B6" w15:done="1"/>
  <w15:commentEx w15:paraId="410DE342" w15:done="1"/>
  <w15:commentEx w15:paraId="782014A4" w15:done="0"/>
  <w15:commentEx w15:paraId="01C4D636" w15:paraIdParent="782014A4" w15:done="0"/>
  <w15:commentEx w15:paraId="18854046" w15:done="1"/>
  <w15:commentEx w15:paraId="4AFF75C7" w15:paraIdParent="18854046" w15:done="1"/>
  <w15:commentEx w15:paraId="4662B959" w15:done="1"/>
  <w15:commentEx w15:paraId="4BB1F953" w15:done="1"/>
  <w15:commentEx w15:paraId="02E12546" w15:done="0"/>
  <w15:commentEx w15:paraId="22DE7760" w15:done="0"/>
  <w15:commentEx w15:paraId="1E7F5078" w15:done="1"/>
  <w15:commentEx w15:paraId="1B07D35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47A9ED" w16cex:dateUtc="2025-07-09T14:56:00Z"/>
  <w16cex:commentExtensible w16cex:durableId="64FBA6EB" w16cex:dateUtc="2025-07-15T15:41:00Z">
    <w16cex:extLst>
      <w16:ext w16:uri="{CE6994B0-6A32-4C9F-8C6B-6E91EDA988CE}">
        <cr:reactions xmlns:cr="http://schemas.microsoft.com/office/comments/2020/reactions">
          <cr:reaction reactionType="1">
            <cr:reactionInfo dateUtc="2025-09-24T20:24:29Z">
              <cr:user userId="S::Bryan.Maitland@usda.gov::e6f99fbb-0f48-4420-93ba-1f7e54c335e7" userProvider="AD" userName="Maitland, Bryan - FS, ID"/>
            </cr:reactionInfo>
          </cr:reaction>
        </cr:reactions>
      </w16:ext>
    </w16cex:extLst>
  </w16cex:commentExtensible>
  <w16cex:commentExtensible w16cex:durableId="265B96E7" w16cex:dateUtc="2025-09-24T21:22:00Z"/>
  <w16cex:commentExtensible w16cex:durableId="231D5DC8" w16cex:dateUtc="2025-10-21T15:53:00Z"/>
  <w16cex:commentExtensible w16cex:durableId="1E59852C" w16cex:dateUtc="2025-10-20T19:24:00Z"/>
  <w16cex:commentExtensible w16cex:durableId="6687699B" w16cex:dateUtc="2025-09-23T17:57:00Z"/>
  <w16cex:commentExtensible w16cex:durableId="2F8A1299" w16cex:dateUtc="2025-09-25T19:37:00Z"/>
  <w16cex:commentExtensible w16cex:durableId="2C4D6B91" w16cex:dateUtc="2025-09-25T19:52:00Z"/>
  <w16cex:commentExtensible w16cex:durableId="07F83BA0" w16cex:dateUtc="2025-10-06T16:13:00Z"/>
  <w16cex:commentExtensible w16cex:durableId="57EC545B" w16cex:dateUtc="2025-09-24T15:00:00Z"/>
  <w16cex:commentExtensible w16cex:durableId="68C20974" w16cex:dateUtc="2025-09-25T20:06:00Z"/>
  <w16cex:commentExtensible w16cex:durableId="1151810D" w16cex:dateUtc="2025-10-21T16:10:00Z"/>
  <w16cex:commentExtensible w16cex:durableId="5A08B0A1" w16cex:dateUtc="2025-10-06T16:18:00Z"/>
  <w16cex:commentExtensible w16cex:durableId="12B3784C" w16cex:dateUtc="2025-09-24T15:07:00Z"/>
  <w16cex:commentExtensible w16cex:durableId="1E3A8B52" w16cex:dateUtc="2025-09-25T20:33:00Z"/>
  <w16cex:commentExtensible w16cex:durableId="79880A33" w16cex:dateUtc="2025-09-24T15:14:00Z"/>
  <w16cex:commentExtensible w16cex:durableId="34584330" w16cex:dateUtc="2025-09-24T17:43:00Z"/>
  <w16cex:commentExtensible w16cex:durableId="142D0BEF" w16cex:dateUtc="2025-09-25T20:48:00Z"/>
  <w16cex:commentExtensible w16cex:durableId="2945EFEA" w16cex:dateUtc="2025-10-06T16:21:00Z"/>
  <w16cex:commentExtensible w16cex:durableId="3159B3D9" w16cex:dateUtc="2025-09-25T21:24:00Z"/>
  <w16cex:commentExtensible w16cex:durableId="4A750770" w16cex:dateUtc="2025-10-06T16:46:00Z"/>
  <w16cex:commentExtensible w16cex:durableId="2FD3EC40" w16cex:dateUtc="2025-09-25T21:26:00Z"/>
  <w16cex:commentExtensible w16cex:durableId="4759F8B8" w16cex:dateUtc="2025-09-25T21:52:00Z"/>
  <w16cex:commentExtensible w16cex:durableId="3D0D1CD6" w16cex:dateUtc="2025-10-06T16:56:00Z"/>
  <w16cex:commentExtensible w16cex:durableId="7E75D939" w16cex:dateUtc="2025-10-21T16:22:00Z"/>
  <w16cex:commentExtensible w16cex:durableId="313C3B15" w16cex:dateUtc="2025-09-26T03:37:00Z"/>
  <w16cex:commentExtensible w16cex:durableId="0C74D1CC" w16cex:dateUtc="2025-10-06T16:57:00Z"/>
  <w16cex:commentExtensible w16cex:durableId="633EA848" w16cex:dateUtc="2025-10-06T16:58:00Z"/>
  <w16cex:commentExtensible w16cex:durableId="65BC0F80" w16cex:dateUtc="2025-09-26T00:07:00Z"/>
  <w16cex:commentExtensible w16cex:durableId="7EAF8739" w16cex:dateUtc="2025-09-24T15:25:00Z"/>
  <w16cex:commentExtensible w16cex:durableId="46CFBF3E" w16cex:dateUtc="2025-09-25T23:23:00Z"/>
  <w16cex:commentExtensible w16cex:durableId="40C39746" w16cex:dateUtc="2025-09-24T17:11:00Z"/>
  <w16cex:commentExtensible w16cex:durableId="404BE98B" w16cex:dateUtc="2025-09-25T23:28:00Z"/>
  <w16cex:commentExtensible w16cex:durableId="6D3E2525" w16cex:dateUtc="2025-09-29T00:36:00Z"/>
  <w16cex:commentExtensible w16cex:durableId="1AF2C8DA" w16cex:dateUtc="2025-10-06T20:06:00Z"/>
  <w16cex:commentExtensible w16cex:durableId="3F8D5C3E" w16cex:dateUtc="2025-10-21T16:30:00Z"/>
  <w16cex:commentExtensible w16cex:durableId="4A72A9B6" w16cex:dateUtc="2025-09-24T15:29:00Z"/>
  <w16cex:commentExtensible w16cex:durableId="3FD3A058" w16cex:dateUtc="2025-09-25T23:38:00Z"/>
  <w16cex:commentExtensible w16cex:durableId="611BD61F" w16cex:dateUtc="2025-10-06T20:51:00Z"/>
  <w16cex:commentExtensible w16cex:durableId="4C96C24C" w16cex:dateUtc="2025-09-25T23:42:00Z"/>
  <w16cex:commentExtensible w16cex:durableId="526D88D2" w16cex:dateUtc="2025-10-06T20:54:00Z"/>
  <w16cex:commentExtensible w16cex:durableId="415A7603" w16cex:dateUtc="2025-10-21T16:32:00Z"/>
  <w16cex:commentExtensible w16cex:durableId="4A6E2881" w16cex:dateUtc="2025-09-29T00:38:00Z"/>
  <w16cex:commentExtensible w16cex:durableId="45122EA5" w16cex:dateUtc="2025-09-26T04:12:00Z"/>
  <w16cex:commentExtensible w16cex:durableId="5A82DEDC" w16cex:dateUtc="2025-10-21T16:36:00Z"/>
  <w16cex:commentExtensible w16cex:durableId="23E9DB51" w16cex:dateUtc="2025-09-26T04:12:00Z"/>
  <w16cex:commentExtensible w16cex:durableId="31CF7FC8" w16cex:dateUtc="2025-10-02T21:40:00Z"/>
  <w16cex:commentExtensible w16cex:durableId="7F6076C3" w16cex:dateUtc="2025-10-21T16:44:00Z"/>
  <w16cex:commentExtensible w16cex:durableId="5FC7D73E" w16cex:dateUtc="2025-10-21T19:40:00Z"/>
  <w16cex:commentExtensible w16cex:durableId="726FB864" w16cex:dateUtc="2025-10-21T16:48:00Z"/>
  <w16cex:commentExtensible w16cex:durableId="645F268B" w16cex:dateUtc="2025-09-26T00:05:00Z"/>
  <w16cex:commentExtensible w16cex:durableId="675C10E9" w16cex:dateUtc="2025-10-21T16:42:00Z"/>
  <w16cex:commentExtensible w16cex:durableId="2A5CFDC2" w16cex:dateUtc="2025-10-21T16:51:00Z"/>
  <w16cex:commentExtensible w16cex:durableId="25F2449B" w16cex:dateUtc="2025-10-02T21:48:00Z"/>
  <w16cex:commentExtensible w16cex:durableId="2ED7ACE3" w16cex:dateUtc="2025-09-28T21:47:00Z"/>
  <w16cex:commentExtensible w16cex:durableId="0CB1FD9B" w16cex:dateUtc="2025-10-20T17:50:00Z"/>
  <w16cex:commentExtensible w16cex:durableId="30750E0B" w16cex:dateUtc="2025-09-28T21:57:00Z"/>
  <w16cex:commentExtensible w16cex:durableId="2A2648B9" w16cex:dateUtc="2025-10-02T21:20:00Z"/>
  <w16cex:commentExtensible w16cex:durableId="17003D3B" w16cex:dateUtc="2025-10-06T20:51:00Z"/>
  <w16cex:commentExtensible w16cex:durableId="773507EE" w16cex:dateUtc="2025-09-25T21:24:00Z"/>
  <w16cex:commentExtensible w16cex:durableId="3C262154" w16cex:dateUtc="2025-10-06T16:46:00Z"/>
  <w16cex:commentExtensible w16cex:durableId="0897916F" w16cex:dateUtc="2025-09-24T15:25:00Z"/>
  <w16cex:commentExtensible w16cex:durableId="23A91117" w16cex:dateUtc="2025-09-25T23:23:00Z"/>
  <w16cex:commentExtensible w16cex:durableId="512D5C1D" w16cex:dateUtc="2025-10-02T21:40:00Z"/>
  <w16cex:commentExtensible w16cex:durableId="0B3150EF" w16cex:dateUtc="2025-09-26T00:05:00Z"/>
  <w16cex:commentExtensible w16cex:durableId="2374FCE5" w16cex:dateUtc="2025-10-21T16:54:00Z"/>
  <w16cex:commentExtensible w16cex:durableId="5AF82108" w16cex:dateUtc="2025-10-02T21:25:00Z"/>
  <w16cex:commentExtensible w16cex:durableId="7C4AD34B" w16cex:dateUtc="2025-10-02T21:30:00Z"/>
  <w16cex:commentExtensible w16cex:durableId="234C6010" w16cex:dateUtc="2025-09-28T2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8E8D6A4" w16cid:durableId="6347A9ED"/>
  <w16cid:commentId w16cid:paraId="192B1C0A" w16cid:durableId="64FBA6EB"/>
  <w16cid:commentId w16cid:paraId="25DF7969" w16cid:durableId="265B96E7"/>
  <w16cid:commentId w16cid:paraId="57640689" w16cid:durableId="231D5DC8"/>
  <w16cid:commentId w16cid:paraId="33D66439" w16cid:durableId="1E59852C"/>
  <w16cid:commentId w16cid:paraId="1AB20FA1" w16cid:durableId="6687699B"/>
  <w16cid:commentId w16cid:paraId="6F74AE83" w16cid:durableId="2F8A1299"/>
  <w16cid:commentId w16cid:paraId="07154C9F" w16cid:durableId="2C4D6B91"/>
  <w16cid:commentId w16cid:paraId="7CB4C71A" w16cid:durableId="07F83BA0"/>
  <w16cid:commentId w16cid:paraId="567E35A3" w16cid:durableId="57EC545B"/>
  <w16cid:commentId w16cid:paraId="1A99862B" w16cid:durableId="68C20974"/>
  <w16cid:commentId w16cid:paraId="103D2D43" w16cid:durableId="1151810D"/>
  <w16cid:commentId w16cid:paraId="4B83FA85" w16cid:durableId="5A08B0A1"/>
  <w16cid:commentId w16cid:paraId="6918E0F0" w16cid:durableId="12B3784C"/>
  <w16cid:commentId w16cid:paraId="1DE1E28B" w16cid:durableId="1E3A8B52"/>
  <w16cid:commentId w16cid:paraId="5BDA6C00" w16cid:durableId="79880A33"/>
  <w16cid:commentId w16cid:paraId="79CC1381" w16cid:durableId="34584330"/>
  <w16cid:commentId w16cid:paraId="770281F1" w16cid:durableId="142D0BEF"/>
  <w16cid:commentId w16cid:paraId="34B15698" w16cid:durableId="2945EFEA"/>
  <w16cid:commentId w16cid:paraId="78CF810E" w16cid:durableId="3159B3D9"/>
  <w16cid:commentId w16cid:paraId="07F4BD22" w16cid:durableId="4A750770"/>
  <w16cid:commentId w16cid:paraId="3BC17597" w16cid:durableId="2FD3EC40"/>
  <w16cid:commentId w16cid:paraId="5AC9378F" w16cid:durableId="4759F8B8"/>
  <w16cid:commentId w16cid:paraId="28E1C154" w16cid:durableId="3D0D1CD6"/>
  <w16cid:commentId w16cid:paraId="38768326" w16cid:durableId="7E75D939"/>
  <w16cid:commentId w16cid:paraId="00721578" w16cid:durableId="313C3B15"/>
  <w16cid:commentId w16cid:paraId="7039E131" w16cid:durableId="0C74D1CC"/>
  <w16cid:commentId w16cid:paraId="3343AFF5" w16cid:durableId="633EA848"/>
  <w16cid:commentId w16cid:paraId="159A1745" w16cid:durableId="65BC0F80"/>
  <w16cid:commentId w16cid:paraId="60955A70" w16cid:durableId="7EAF8739"/>
  <w16cid:commentId w16cid:paraId="75756888" w16cid:durableId="46CFBF3E"/>
  <w16cid:commentId w16cid:paraId="065C8445" w16cid:durableId="40C39746"/>
  <w16cid:commentId w16cid:paraId="2FE12C43" w16cid:durableId="404BE98B"/>
  <w16cid:commentId w16cid:paraId="077F81AF" w16cid:durableId="6D3E2525"/>
  <w16cid:commentId w16cid:paraId="2E1CBE95" w16cid:durableId="1AF2C8DA"/>
  <w16cid:commentId w16cid:paraId="6D3BEDB5" w16cid:durableId="3F8D5C3E"/>
  <w16cid:commentId w16cid:paraId="1BAB424D" w16cid:durableId="4A72A9B6"/>
  <w16cid:commentId w16cid:paraId="0FD82726" w16cid:durableId="3FD3A058"/>
  <w16cid:commentId w16cid:paraId="21583E66" w16cid:durableId="611BD61F"/>
  <w16cid:commentId w16cid:paraId="43B437C1" w16cid:durableId="4C96C24C"/>
  <w16cid:commentId w16cid:paraId="500F3CCD" w16cid:durableId="526D88D2"/>
  <w16cid:commentId w16cid:paraId="41A0004F" w16cid:durableId="415A7603"/>
  <w16cid:commentId w16cid:paraId="5BE8B6C4" w16cid:durableId="4A6E2881"/>
  <w16cid:commentId w16cid:paraId="714D9D37" w16cid:durableId="45122EA5"/>
  <w16cid:commentId w16cid:paraId="1942D035" w16cid:durableId="5A82DEDC"/>
  <w16cid:commentId w16cid:paraId="188FEC60" w16cid:durableId="23E9DB51"/>
  <w16cid:commentId w16cid:paraId="1F9D85CC" w16cid:durableId="31CF7FC8"/>
  <w16cid:commentId w16cid:paraId="5070E29E" w16cid:durableId="7F6076C3"/>
  <w16cid:commentId w16cid:paraId="51796E0D" w16cid:durableId="5FC7D73E"/>
  <w16cid:commentId w16cid:paraId="09A819AC" w16cid:durableId="726FB864"/>
  <w16cid:commentId w16cid:paraId="68DD967B" w16cid:durableId="645F268B"/>
  <w16cid:commentId w16cid:paraId="3436E0A5" w16cid:durableId="675C10E9"/>
  <w16cid:commentId w16cid:paraId="3B70A6C8" w16cid:durableId="2A5CFDC2"/>
  <w16cid:commentId w16cid:paraId="581F269C" w16cid:durableId="25F2449B"/>
  <w16cid:commentId w16cid:paraId="036364D6" w16cid:durableId="2ED7ACE3"/>
  <w16cid:commentId w16cid:paraId="67F232CA" w16cid:durableId="0CB1FD9B"/>
  <w16cid:commentId w16cid:paraId="3F81C4CE" w16cid:durableId="30750E0B"/>
  <w16cid:commentId w16cid:paraId="108897B6" w16cid:durableId="2A2648B9"/>
  <w16cid:commentId w16cid:paraId="410DE342" w16cid:durableId="17003D3B"/>
  <w16cid:commentId w16cid:paraId="782014A4" w16cid:durableId="773507EE"/>
  <w16cid:commentId w16cid:paraId="01C4D636" w16cid:durableId="3C262154"/>
  <w16cid:commentId w16cid:paraId="18854046" w16cid:durableId="0897916F"/>
  <w16cid:commentId w16cid:paraId="4AFF75C7" w16cid:durableId="23A91117"/>
  <w16cid:commentId w16cid:paraId="4662B959" w16cid:durableId="512D5C1D"/>
  <w16cid:commentId w16cid:paraId="4BB1F953" w16cid:durableId="0B3150EF"/>
  <w16cid:commentId w16cid:paraId="02E12546" w16cid:durableId="2374FCE5"/>
  <w16cid:commentId w16cid:paraId="22DE7760" w16cid:durableId="5AF82108"/>
  <w16cid:commentId w16cid:paraId="1E7F5078" w16cid:durableId="7C4AD34B"/>
  <w16cid:commentId w16cid:paraId="1B07D359" w16cid:durableId="234C60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F20A5" w14:textId="77777777" w:rsidR="00DC3278" w:rsidRDefault="00DC3278" w:rsidP="009A28AB">
      <w:r>
        <w:separator/>
      </w:r>
    </w:p>
  </w:endnote>
  <w:endnote w:type="continuationSeparator" w:id="0">
    <w:p w14:paraId="31F30076" w14:textId="77777777" w:rsidR="00DC3278" w:rsidRDefault="00DC3278" w:rsidP="009A2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30A12" w14:textId="77777777" w:rsidR="00A475BB" w:rsidRDefault="00A475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2494" w:author="Thurow, Russ - FS, ID" w:date="2025-09-28T16:23:00Z"/>
  <w:sdt>
    <w:sdtPr>
      <w:id w:val="1614786510"/>
      <w:docPartObj>
        <w:docPartGallery w:val="Page Numbers (Bottom of Page)"/>
        <w:docPartUnique/>
      </w:docPartObj>
    </w:sdtPr>
    <w:sdtEndPr>
      <w:rPr>
        <w:noProof/>
      </w:rPr>
    </w:sdtEndPr>
    <w:sdtContent>
      <w:customXmlInsRangeEnd w:id="2494"/>
      <w:p w14:paraId="7362FE00" w14:textId="28306D30" w:rsidR="00A475BB" w:rsidRDefault="00A475BB">
        <w:pPr>
          <w:pStyle w:val="Footer"/>
          <w:jc w:val="center"/>
          <w:rPr>
            <w:ins w:id="2495" w:author="Thurow, Russ - FS, ID" w:date="2025-09-28T16:23:00Z" w16du:dateUtc="2025-09-28T22:23:00Z"/>
          </w:rPr>
        </w:pPr>
        <w:ins w:id="2496" w:author="Thurow, Russ - FS, ID" w:date="2025-09-28T16:23:00Z" w16du:dateUtc="2025-09-28T22:23:00Z">
          <w:r>
            <w:fldChar w:fldCharType="begin"/>
          </w:r>
          <w:r>
            <w:instrText xml:space="preserve"> PAGE   \* MERGEFORMAT </w:instrText>
          </w:r>
          <w:r>
            <w:fldChar w:fldCharType="separate"/>
          </w:r>
          <w:r>
            <w:rPr>
              <w:noProof/>
            </w:rPr>
            <w:t>2</w:t>
          </w:r>
          <w:r>
            <w:rPr>
              <w:noProof/>
            </w:rPr>
            <w:fldChar w:fldCharType="end"/>
          </w:r>
        </w:ins>
      </w:p>
      <w:customXmlInsRangeStart w:id="2497" w:author="Thurow, Russ - FS, ID" w:date="2025-09-28T16:23:00Z"/>
    </w:sdtContent>
  </w:sdt>
  <w:customXmlInsRangeEnd w:id="2497"/>
  <w:p w14:paraId="7591821D" w14:textId="77777777" w:rsidR="00A475BB" w:rsidRDefault="00A475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1825D" w14:textId="77777777" w:rsidR="00A475BB" w:rsidRDefault="00A47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8321A" w14:textId="77777777" w:rsidR="00DC3278" w:rsidRDefault="00DC3278" w:rsidP="009A28AB">
      <w:r>
        <w:separator/>
      </w:r>
    </w:p>
  </w:footnote>
  <w:footnote w:type="continuationSeparator" w:id="0">
    <w:p w14:paraId="20D273AA" w14:textId="77777777" w:rsidR="00DC3278" w:rsidRDefault="00DC3278" w:rsidP="009A2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D7916" w14:textId="77777777" w:rsidR="00A475BB" w:rsidRDefault="00A475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781E1" w14:textId="77777777" w:rsidR="00A475BB" w:rsidRDefault="00A475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D7908" w14:textId="77777777" w:rsidR="00A475BB" w:rsidRDefault="00A47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A3635"/>
    <w:multiLevelType w:val="multilevel"/>
    <w:tmpl w:val="7CBC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57146"/>
    <w:multiLevelType w:val="multilevel"/>
    <w:tmpl w:val="9300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23D27"/>
    <w:multiLevelType w:val="hybridMultilevel"/>
    <w:tmpl w:val="6772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62E54"/>
    <w:multiLevelType w:val="hybridMultilevel"/>
    <w:tmpl w:val="ACBEA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418CF"/>
    <w:multiLevelType w:val="hybridMultilevel"/>
    <w:tmpl w:val="B8E841D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5EE0AEC"/>
    <w:multiLevelType w:val="multilevel"/>
    <w:tmpl w:val="793E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F6B77"/>
    <w:multiLevelType w:val="multilevel"/>
    <w:tmpl w:val="F3E4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D0B32"/>
    <w:multiLevelType w:val="multilevel"/>
    <w:tmpl w:val="4D80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B2770"/>
    <w:multiLevelType w:val="multilevel"/>
    <w:tmpl w:val="5BE23F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D472E0"/>
    <w:multiLevelType w:val="multilevel"/>
    <w:tmpl w:val="7862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A12E0"/>
    <w:multiLevelType w:val="multilevel"/>
    <w:tmpl w:val="A8F8C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3F1359"/>
    <w:multiLevelType w:val="hybridMultilevel"/>
    <w:tmpl w:val="E3CEEF6C"/>
    <w:lvl w:ilvl="0" w:tplc="BA8E4802">
      <w:start w:val="1"/>
      <w:numFmt w:val="decimal"/>
      <w:lvlText w:val="%1)"/>
      <w:lvlJc w:val="left"/>
      <w:pPr>
        <w:ind w:left="1020" w:hanging="360"/>
      </w:pPr>
    </w:lvl>
    <w:lvl w:ilvl="1" w:tplc="CDD2A414">
      <w:start w:val="1"/>
      <w:numFmt w:val="decimal"/>
      <w:lvlText w:val="%2)"/>
      <w:lvlJc w:val="left"/>
      <w:pPr>
        <w:ind w:left="1020" w:hanging="360"/>
      </w:pPr>
    </w:lvl>
    <w:lvl w:ilvl="2" w:tplc="256ACF2E">
      <w:start w:val="1"/>
      <w:numFmt w:val="decimal"/>
      <w:lvlText w:val="%3)"/>
      <w:lvlJc w:val="left"/>
      <w:pPr>
        <w:ind w:left="1020" w:hanging="360"/>
      </w:pPr>
    </w:lvl>
    <w:lvl w:ilvl="3" w:tplc="AD647C8A">
      <w:start w:val="1"/>
      <w:numFmt w:val="decimal"/>
      <w:lvlText w:val="%4)"/>
      <w:lvlJc w:val="left"/>
      <w:pPr>
        <w:ind w:left="1020" w:hanging="360"/>
      </w:pPr>
    </w:lvl>
    <w:lvl w:ilvl="4" w:tplc="32B83886">
      <w:start w:val="1"/>
      <w:numFmt w:val="decimal"/>
      <w:lvlText w:val="%5)"/>
      <w:lvlJc w:val="left"/>
      <w:pPr>
        <w:ind w:left="1020" w:hanging="360"/>
      </w:pPr>
    </w:lvl>
    <w:lvl w:ilvl="5" w:tplc="FF0624D0">
      <w:start w:val="1"/>
      <w:numFmt w:val="decimal"/>
      <w:lvlText w:val="%6)"/>
      <w:lvlJc w:val="left"/>
      <w:pPr>
        <w:ind w:left="1020" w:hanging="360"/>
      </w:pPr>
    </w:lvl>
    <w:lvl w:ilvl="6" w:tplc="A5C60C3E">
      <w:start w:val="1"/>
      <w:numFmt w:val="decimal"/>
      <w:lvlText w:val="%7)"/>
      <w:lvlJc w:val="left"/>
      <w:pPr>
        <w:ind w:left="1020" w:hanging="360"/>
      </w:pPr>
    </w:lvl>
    <w:lvl w:ilvl="7" w:tplc="FB0CBE98">
      <w:start w:val="1"/>
      <w:numFmt w:val="decimal"/>
      <w:lvlText w:val="%8)"/>
      <w:lvlJc w:val="left"/>
      <w:pPr>
        <w:ind w:left="1020" w:hanging="360"/>
      </w:pPr>
    </w:lvl>
    <w:lvl w:ilvl="8" w:tplc="494C6FF0">
      <w:start w:val="1"/>
      <w:numFmt w:val="decimal"/>
      <w:lvlText w:val="%9)"/>
      <w:lvlJc w:val="left"/>
      <w:pPr>
        <w:ind w:left="1020" w:hanging="360"/>
      </w:pPr>
    </w:lvl>
  </w:abstractNum>
  <w:abstractNum w:abstractNumId="12" w15:restartNumberingAfterBreak="0">
    <w:nsid w:val="3D0B1C9F"/>
    <w:multiLevelType w:val="hybridMultilevel"/>
    <w:tmpl w:val="B62EB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D46A4"/>
    <w:multiLevelType w:val="hybridMultilevel"/>
    <w:tmpl w:val="F182C3D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D9F2EC0"/>
    <w:multiLevelType w:val="multilevel"/>
    <w:tmpl w:val="4AB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0365E"/>
    <w:multiLevelType w:val="multilevel"/>
    <w:tmpl w:val="0588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8C4348"/>
    <w:multiLevelType w:val="multilevel"/>
    <w:tmpl w:val="C0BE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566DA8"/>
    <w:multiLevelType w:val="hybridMultilevel"/>
    <w:tmpl w:val="01C2C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5E32AF"/>
    <w:multiLevelType w:val="multilevel"/>
    <w:tmpl w:val="454245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AB7B30"/>
    <w:multiLevelType w:val="hybridMultilevel"/>
    <w:tmpl w:val="85707E22"/>
    <w:lvl w:ilvl="0" w:tplc="47B0AE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EE2CF4"/>
    <w:multiLevelType w:val="hybridMultilevel"/>
    <w:tmpl w:val="2AF66F9E"/>
    <w:lvl w:ilvl="0" w:tplc="C250025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9A7190"/>
    <w:multiLevelType w:val="hybridMultilevel"/>
    <w:tmpl w:val="F84C0944"/>
    <w:lvl w:ilvl="0" w:tplc="F2DC6A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2C4FB5"/>
    <w:multiLevelType w:val="multilevel"/>
    <w:tmpl w:val="2C7E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3525FF"/>
    <w:multiLevelType w:val="multilevel"/>
    <w:tmpl w:val="DB16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B2ABE"/>
    <w:multiLevelType w:val="hybridMultilevel"/>
    <w:tmpl w:val="3D40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E126CF"/>
    <w:multiLevelType w:val="multilevel"/>
    <w:tmpl w:val="39BC47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5084877">
    <w:abstractNumId w:val="21"/>
  </w:num>
  <w:num w:numId="2" w16cid:durableId="1157654167">
    <w:abstractNumId w:val="4"/>
  </w:num>
  <w:num w:numId="3" w16cid:durableId="1025211225">
    <w:abstractNumId w:val="13"/>
  </w:num>
  <w:num w:numId="4" w16cid:durableId="845438008">
    <w:abstractNumId w:val="19"/>
  </w:num>
  <w:num w:numId="5" w16cid:durableId="253589103">
    <w:abstractNumId w:val="20"/>
  </w:num>
  <w:num w:numId="6" w16cid:durableId="458303623">
    <w:abstractNumId w:val="15"/>
  </w:num>
  <w:num w:numId="7" w16cid:durableId="2120447093">
    <w:abstractNumId w:val="9"/>
  </w:num>
  <w:num w:numId="8" w16cid:durableId="356388775">
    <w:abstractNumId w:val="24"/>
  </w:num>
  <w:num w:numId="9" w16cid:durableId="1373922446">
    <w:abstractNumId w:val="12"/>
  </w:num>
  <w:num w:numId="10" w16cid:durableId="1273200011">
    <w:abstractNumId w:val="17"/>
  </w:num>
  <w:num w:numId="11" w16cid:durableId="306714522">
    <w:abstractNumId w:val="0"/>
  </w:num>
  <w:num w:numId="12" w16cid:durableId="1549143880">
    <w:abstractNumId w:val="14"/>
  </w:num>
  <w:num w:numId="13" w16cid:durableId="616447367">
    <w:abstractNumId w:val="23"/>
  </w:num>
  <w:num w:numId="14" w16cid:durableId="243301157">
    <w:abstractNumId w:val="6"/>
  </w:num>
  <w:num w:numId="15" w16cid:durableId="502815774">
    <w:abstractNumId w:val="5"/>
  </w:num>
  <w:num w:numId="16" w16cid:durableId="1221596829">
    <w:abstractNumId w:val="16"/>
  </w:num>
  <w:num w:numId="17" w16cid:durableId="1472868876">
    <w:abstractNumId w:val="7"/>
  </w:num>
  <w:num w:numId="18" w16cid:durableId="68160716">
    <w:abstractNumId w:val="1"/>
  </w:num>
  <w:num w:numId="19" w16cid:durableId="971060962">
    <w:abstractNumId w:val="22"/>
  </w:num>
  <w:num w:numId="20" w16cid:durableId="2062248635">
    <w:abstractNumId w:val="3"/>
  </w:num>
  <w:num w:numId="21" w16cid:durableId="1748960328">
    <w:abstractNumId w:val="11"/>
  </w:num>
  <w:num w:numId="22" w16cid:durableId="317349168">
    <w:abstractNumId w:val="10"/>
  </w:num>
  <w:num w:numId="23" w16cid:durableId="195699617">
    <w:abstractNumId w:val="18"/>
    <w:lvlOverride w:ilvl="0">
      <w:lvl w:ilvl="0">
        <w:numFmt w:val="decimal"/>
        <w:lvlText w:val="%1."/>
        <w:lvlJc w:val="left"/>
      </w:lvl>
    </w:lvlOverride>
  </w:num>
  <w:num w:numId="24" w16cid:durableId="413548514">
    <w:abstractNumId w:val="25"/>
    <w:lvlOverride w:ilvl="0">
      <w:lvl w:ilvl="0">
        <w:numFmt w:val="decimal"/>
        <w:lvlText w:val="%1."/>
        <w:lvlJc w:val="left"/>
      </w:lvl>
    </w:lvlOverride>
  </w:num>
  <w:num w:numId="25" w16cid:durableId="1947342977">
    <w:abstractNumId w:val="8"/>
    <w:lvlOverride w:ilvl="0">
      <w:lvl w:ilvl="0">
        <w:numFmt w:val="decimal"/>
        <w:lvlText w:val="%1."/>
        <w:lvlJc w:val="left"/>
      </w:lvl>
    </w:lvlOverride>
  </w:num>
  <w:num w:numId="26" w16cid:durableId="177755346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itland, Bryan - FS, ID">
    <w15:presenceInfo w15:providerId="AD" w15:userId="S::Bryan.Maitland@usda.gov::e6f99fbb-0f48-4420-93ba-1f7e54c335e7"/>
  </w15:person>
  <w15:person w15:author="Thurow, Russ - FS, ID">
    <w15:presenceInfo w15:providerId="AD" w15:userId="S::russ.thurow@usda.gov::10eb0b1a-2de0-497f-b8ec-78a395948714"/>
  </w15:person>
  <w15:person w15:author="Sparks, Morgan - FS, ID">
    <w15:presenceInfo w15:providerId="AD" w15:userId="S::Morgan.Sparks@usda.gov::224e13ef-b74f-46ba-8fb6-e9b28771dc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17"/>
    <w:rsid w:val="00003B4B"/>
    <w:rsid w:val="00010260"/>
    <w:rsid w:val="00011F0D"/>
    <w:rsid w:val="00015D81"/>
    <w:rsid w:val="00030DA4"/>
    <w:rsid w:val="00036947"/>
    <w:rsid w:val="00046367"/>
    <w:rsid w:val="000468A2"/>
    <w:rsid w:val="000511AC"/>
    <w:rsid w:val="00061748"/>
    <w:rsid w:val="00071890"/>
    <w:rsid w:val="00071D53"/>
    <w:rsid w:val="00071FAC"/>
    <w:rsid w:val="000930F0"/>
    <w:rsid w:val="00096506"/>
    <w:rsid w:val="000B0982"/>
    <w:rsid w:val="000C552A"/>
    <w:rsid w:val="000C6634"/>
    <w:rsid w:val="000D13CB"/>
    <w:rsid w:val="000D4517"/>
    <w:rsid w:val="000E1B07"/>
    <w:rsid w:val="000E2F17"/>
    <w:rsid w:val="000E7FFC"/>
    <w:rsid w:val="000F2246"/>
    <w:rsid w:val="000F25C5"/>
    <w:rsid w:val="000F2D78"/>
    <w:rsid w:val="0010710C"/>
    <w:rsid w:val="00117667"/>
    <w:rsid w:val="00121A7B"/>
    <w:rsid w:val="00122147"/>
    <w:rsid w:val="00125105"/>
    <w:rsid w:val="00127346"/>
    <w:rsid w:val="00137AA5"/>
    <w:rsid w:val="00143595"/>
    <w:rsid w:val="00145A13"/>
    <w:rsid w:val="00150964"/>
    <w:rsid w:val="0015238A"/>
    <w:rsid w:val="00153F3D"/>
    <w:rsid w:val="001579F8"/>
    <w:rsid w:val="0016293A"/>
    <w:rsid w:val="001648F9"/>
    <w:rsid w:val="00165CA5"/>
    <w:rsid w:val="00167CAC"/>
    <w:rsid w:val="001704BE"/>
    <w:rsid w:val="00170EB0"/>
    <w:rsid w:val="00171DBD"/>
    <w:rsid w:val="0017344B"/>
    <w:rsid w:val="001776D0"/>
    <w:rsid w:val="00180CA9"/>
    <w:rsid w:val="001B7216"/>
    <w:rsid w:val="001B7CCE"/>
    <w:rsid w:val="001C6197"/>
    <w:rsid w:val="001D5646"/>
    <w:rsid w:val="001D6C6F"/>
    <w:rsid w:val="001E1297"/>
    <w:rsid w:val="001E25BC"/>
    <w:rsid w:val="001E274E"/>
    <w:rsid w:val="001E3F26"/>
    <w:rsid w:val="001F12AC"/>
    <w:rsid w:val="001F38C7"/>
    <w:rsid w:val="001F55F0"/>
    <w:rsid w:val="00207125"/>
    <w:rsid w:val="002146BC"/>
    <w:rsid w:val="00214E3A"/>
    <w:rsid w:val="0021521C"/>
    <w:rsid w:val="00225BCA"/>
    <w:rsid w:val="002266EF"/>
    <w:rsid w:val="002422CC"/>
    <w:rsid w:val="002447EF"/>
    <w:rsid w:val="00256FC7"/>
    <w:rsid w:val="00264EBF"/>
    <w:rsid w:val="00266B6D"/>
    <w:rsid w:val="002702D5"/>
    <w:rsid w:val="00270E08"/>
    <w:rsid w:val="00281CFD"/>
    <w:rsid w:val="00283F57"/>
    <w:rsid w:val="00291270"/>
    <w:rsid w:val="002A7B92"/>
    <w:rsid w:val="002B62C4"/>
    <w:rsid w:val="002C16BA"/>
    <w:rsid w:val="002C384B"/>
    <w:rsid w:val="002C663C"/>
    <w:rsid w:val="002D06A9"/>
    <w:rsid w:val="002D0BF1"/>
    <w:rsid w:val="002D393A"/>
    <w:rsid w:val="002D498F"/>
    <w:rsid w:val="002D6601"/>
    <w:rsid w:val="002E2ABB"/>
    <w:rsid w:val="002E33E4"/>
    <w:rsid w:val="002E605B"/>
    <w:rsid w:val="002E71E7"/>
    <w:rsid w:val="002F27CB"/>
    <w:rsid w:val="00305DF2"/>
    <w:rsid w:val="00306B11"/>
    <w:rsid w:val="00310570"/>
    <w:rsid w:val="003266B0"/>
    <w:rsid w:val="003313C0"/>
    <w:rsid w:val="00333B3B"/>
    <w:rsid w:val="003431EF"/>
    <w:rsid w:val="00343C3E"/>
    <w:rsid w:val="00352C8A"/>
    <w:rsid w:val="00356CDC"/>
    <w:rsid w:val="00357EA4"/>
    <w:rsid w:val="003601F0"/>
    <w:rsid w:val="00365E57"/>
    <w:rsid w:val="00372AAD"/>
    <w:rsid w:val="003801CD"/>
    <w:rsid w:val="003844C7"/>
    <w:rsid w:val="00384E86"/>
    <w:rsid w:val="00386BB4"/>
    <w:rsid w:val="00393057"/>
    <w:rsid w:val="0039459F"/>
    <w:rsid w:val="003B77A0"/>
    <w:rsid w:val="003C4FE6"/>
    <w:rsid w:val="003C528E"/>
    <w:rsid w:val="003C64FF"/>
    <w:rsid w:val="003C66CB"/>
    <w:rsid w:val="003D037B"/>
    <w:rsid w:val="003D1EFE"/>
    <w:rsid w:val="003D26B8"/>
    <w:rsid w:val="003E6057"/>
    <w:rsid w:val="003F4896"/>
    <w:rsid w:val="00404921"/>
    <w:rsid w:val="0040762B"/>
    <w:rsid w:val="00412651"/>
    <w:rsid w:val="004165A2"/>
    <w:rsid w:val="004306F2"/>
    <w:rsid w:val="00431B62"/>
    <w:rsid w:val="00441AAC"/>
    <w:rsid w:val="00454798"/>
    <w:rsid w:val="004561D5"/>
    <w:rsid w:val="004575DC"/>
    <w:rsid w:val="00460E49"/>
    <w:rsid w:val="0046187A"/>
    <w:rsid w:val="00471DCC"/>
    <w:rsid w:val="004731C9"/>
    <w:rsid w:val="004751A7"/>
    <w:rsid w:val="00476D62"/>
    <w:rsid w:val="00477318"/>
    <w:rsid w:val="00483060"/>
    <w:rsid w:val="0048451F"/>
    <w:rsid w:val="00487134"/>
    <w:rsid w:val="004958D8"/>
    <w:rsid w:val="004A04E9"/>
    <w:rsid w:val="004A5CE0"/>
    <w:rsid w:val="004A5FBA"/>
    <w:rsid w:val="004A647C"/>
    <w:rsid w:val="004A6C7A"/>
    <w:rsid w:val="004A7552"/>
    <w:rsid w:val="004B3A6A"/>
    <w:rsid w:val="004B4BF0"/>
    <w:rsid w:val="004B5C82"/>
    <w:rsid w:val="004B6222"/>
    <w:rsid w:val="004C2289"/>
    <w:rsid w:val="004C3020"/>
    <w:rsid w:val="004C7EC1"/>
    <w:rsid w:val="004E060F"/>
    <w:rsid w:val="004E10F9"/>
    <w:rsid w:val="004F2B36"/>
    <w:rsid w:val="004F3859"/>
    <w:rsid w:val="004F4680"/>
    <w:rsid w:val="004F472D"/>
    <w:rsid w:val="00502150"/>
    <w:rsid w:val="00503E9F"/>
    <w:rsid w:val="00514FF0"/>
    <w:rsid w:val="0052151D"/>
    <w:rsid w:val="00521FCD"/>
    <w:rsid w:val="00522AE2"/>
    <w:rsid w:val="005232B3"/>
    <w:rsid w:val="00525E83"/>
    <w:rsid w:val="0052764F"/>
    <w:rsid w:val="005362EA"/>
    <w:rsid w:val="00540853"/>
    <w:rsid w:val="00541EB9"/>
    <w:rsid w:val="0055152A"/>
    <w:rsid w:val="00554657"/>
    <w:rsid w:val="00560659"/>
    <w:rsid w:val="005621F0"/>
    <w:rsid w:val="0056589F"/>
    <w:rsid w:val="00566EDE"/>
    <w:rsid w:val="00573225"/>
    <w:rsid w:val="00575C96"/>
    <w:rsid w:val="0058065E"/>
    <w:rsid w:val="00584FD6"/>
    <w:rsid w:val="0059488C"/>
    <w:rsid w:val="0059774C"/>
    <w:rsid w:val="005B36FB"/>
    <w:rsid w:val="005B3C49"/>
    <w:rsid w:val="005C3EAB"/>
    <w:rsid w:val="005C6809"/>
    <w:rsid w:val="005D16D7"/>
    <w:rsid w:val="005D22B7"/>
    <w:rsid w:val="005D4DCA"/>
    <w:rsid w:val="005E1FD6"/>
    <w:rsid w:val="005F128A"/>
    <w:rsid w:val="005F1587"/>
    <w:rsid w:val="00610136"/>
    <w:rsid w:val="00613E43"/>
    <w:rsid w:val="00613FB6"/>
    <w:rsid w:val="00625FB3"/>
    <w:rsid w:val="006409D1"/>
    <w:rsid w:val="00654C01"/>
    <w:rsid w:val="006621E1"/>
    <w:rsid w:val="006630E7"/>
    <w:rsid w:val="0066611C"/>
    <w:rsid w:val="00666F3B"/>
    <w:rsid w:val="00667B85"/>
    <w:rsid w:val="0068026C"/>
    <w:rsid w:val="006820E3"/>
    <w:rsid w:val="006914A0"/>
    <w:rsid w:val="0069155A"/>
    <w:rsid w:val="00693286"/>
    <w:rsid w:val="006942A1"/>
    <w:rsid w:val="006954A6"/>
    <w:rsid w:val="006A32EE"/>
    <w:rsid w:val="006A52DD"/>
    <w:rsid w:val="006C2151"/>
    <w:rsid w:val="006C35BF"/>
    <w:rsid w:val="006E1EAF"/>
    <w:rsid w:val="006E794C"/>
    <w:rsid w:val="006F2A0F"/>
    <w:rsid w:val="006F6E8C"/>
    <w:rsid w:val="007076F6"/>
    <w:rsid w:val="00720BC2"/>
    <w:rsid w:val="0072376C"/>
    <w:rsid w:val="00754B46"/>
    <w:rsid w:val="0075579D"/>
    <w:rsid w:val="00770ABA"/>
    <w:rsid w:val="00770FB2"/>
    <w:rsid w:val="00773475"/>
    <w:rsid w:val="007755AC"/>
    <w:rsid w:val="00776D3C"/>
    <w:rsid w:val="00777B46"/>
    <w:rsid w:val="00777FF8"/>
    <w:rsid w:val="00782EB8"/>
    <w:rsid w:val="00787EC5"/>
    <w:rsid w:val="007916B4"/>
    <w:rsid w:val="00795EC1"/>
    <w:rsid w:val="007A3E97"/>
    <w:rsid w:val="007A56F9"/>
    <w:rsid w:val="007A5CD2"/>
    <w:rsid w:val="007A7EFB"/>
    <w:rsid w:val="007B134F"/>
    <w:rsid w:val="007B404F"/>
    <w:rsid w:val="007B4F5F"/>
    <w:rsid w:val="007C489A"/>
    <w:rsid w:val="007C4DEC"/>
    <w:rsid w:val="007D0FCE"/>
    <w:rsid w:val="007D4BC9"/>
    <w:rsid w:val="007E089F"/>
    <w:rsid w:val="007E77F4"/>
    <w:rsid w:val="007F126D"/>
    <w:rsid w:val="007F4349"/>
    <w:rsid w:val="007F61DD"/>
    <w:rsid w:val="00800029"/>
    <w:rsid w:val="008012B4"/>
    <w:rsid w:val="008019BC"/>
    <w:rsid w:val="00801FA3"/>
    <w:rsid w:val="008027BA"/>
    <w:rsid w:val="00806F84"/>
    <w:rsid w:val="0081126D"/>
    <w:rsid w:val="008116CD"/>
    <w:rsid w:val="0081320C"/>
    <w:rsid w:val="008137B8"/>
    <w:rsid w:val="008138F2"/>
    <w:rsid w:val="008336C8"/>
    <w:rsid w:val="00836A71"/>
    <w:rsid w:val="00840139"/>
    <w:rsid w:val="008408DD"/>
    <w:rsid w:val="00840B7D"/>
    <w:rsid w:val="00841263"/>
    <w:rsid w:val="008441CD"/>
    <w:rsid w:val="00851EF9"/>
    <w:rsid w:val="00860BD2"/>
    <w:rsid w:val="00863FF2"/>
    <w:rsid w:val="00873ACC"/>
    <w:rsid w:val="00886742"/>
    <w:rsid w:val="00894E71"/>
    <w:rsid w:val="00894F30"/>
    <w:rsid w:val="008A0D7A"/>
    <w:rsid w:val="008B5439"/>
    <w:rsid w:val="008C666A"/>
    <w:rsid w:val="008C7286"/>
    <w:rsid w:val="008C7682"/>
    <w:rsid w:val="008D4395"/>
    <w:rsid w:val="008D547E"/>
    <w:rsid w:val="008E37EB"/>
    <w:rsid w:val="008F0B22"/>
    <w:rsid w:val="008F2AD8"/>
    <w:rsid w:val="008F670B"/>
    <w:rsid w:val="009047D8"/>
    <w:rsid w:val="00906CA3"/>
    <w:rsid w:val="00913B2A"/>
    <w:rsid w:val="00915130"/>
    <w:rsid w:val="009178E0"/>
    <w:rsid w:val="00925D91"/>
    <w:rsid w:val="00932F84"/>
    <w:rsid w:val="009402EA"/>
    <w:rsid w:val="00946795"/>
    <w:rsid w:val="009474F8"/>
    <w:rsid w:val="0095304F"/>
    <w:rsid w:val="00955FB6"/>
    <w:rsid w:val="009561DB"/>
    <w:rsid w:val="00956BE1"/>
    <w:rsid w:val="00960879"/>
    <w:rsid w:val="00964344"/>
    <w:rsid w:val="009717C0"/>
    <w:rsid w:val="0098347A"/>
    <w:rsid w:val="009A1D54"/>
    <w:rsid w:val="009A28AB"/>
    <w:rsid w:val="009A34BF"/>
    <w:rsid w:val="009A3797"/>
    <w:rsid w:val="009A5099"/>
    <w:rsid w:val="009B4F57"/>
    <w:rsid w:val="009B5992"/>
    <w:rsid w:val="009C0DBE"/>
    <w:rsid w:val="009C1898"/>
    <w:rsid w:val="009D1B20"/>
    <w:rsid w:val="009D7BFF"/>
    <w:rsid w:val="009E6E22"/>
    <w:rsid w:val="009F4A5D"/>
    <w:rsid w:val="009F70FA"/>
    <w:rsid w:val="00A023CD"/>
    <w:rsid w:val="00A14E24"/>
    <w:rsid w:val="00A228EC"/>
    <w:rsid w:val="00A24AFD"/>
    <w:rsid w:val="00A36D24"/>
    <w:rsid w:val="00A37523"/>
    <w:rsid w:val="00A404E4"/>
    <w:rsid w:val="00A41E93"/>
    <w:rsid w:val="00A475BB"/>
    <w:rsid w:val="00A47661"/>
    <w:rsid w:val="00A51D2D"/>
    <w:rsid w:val="00A61C22"/>
    <w:rsid w:val="00A62BEF"/>
    <w:rsid w:val="00A635FF"/>
    <w:rsid w:val="00A6567D"/>
    <w:rsid w:val="00A71E6E"/>
    <w:rsid w:val="00A77D67"/>
    <w:rsid w:val="00AA0C94"/>
    <w:rsid w:val="00AA0FF6"/>
    <w:rsid w:val="00AA54C0"/>
    <w:rsid w:val="00AB48EF"/>
    <w:rsid w:val="00AB79D9"/>
    <w:rsid w:val="00AC138F"/>
    <w:rsid w:val="00AC4921"/>
    <w:rsid w:val="00AD0616"/>
    <w:rsid w:val="00AD205B"/>
    <w:rsid w:val="00AD235B"/>
    <w:rsid w:val="00AD40D1"/>
    <w:rsid w:val="00AE2F22"/>
    <w:rsid w:val="00AE4CF7"/>
    <w:rsid w:val="00AF0FF0"/>
    <w:rsid w:val="00AF6209"/>
    <w:rsid w:val="00B0067C"/>
    <w:rsid w:val="00B12743"/>
    <w:rsid w:val="00B12B92"/>
    <w:rsid w:val="00B210D8"/>
    <w:rsid w:val="00B2333C"/>
    <w:rsid w:val="00B239FB"/>
    <w:rsid w:val="00B25736"/>
    <w:rsid w:val="00B26170"/>
    <w:rsid w:val="00B3512D"/>
    <w:rsid w:val="00B35ACD"/>
    <w:rsid w:val="00B42EE2"/>
    <w:rsid w:val="00B52FD7"/>
    <w:rsid w:val="00B55917"/>
    <w:rsid w:val="00B610B3"/>
    <w:rsid w:val="00B71914"/>
    <w:rsid w:val="00B71A3D"/>
    <w:rsid w:val="00B72C3F"/>
    <w:rsid w:val="00B72EF2"/>
    <w:rsid w:val="00B813EE"/>
    <w:rsid w:val="00B82334"/>
    <w:rsid w:val="00B8373E"/>
    <w:rsid w:val="00B83F70"/>
    <w:rsid w:val="00B86FF7"/>
    <w:rsid w:val="00B90157"/>
    <w:rsid w:val="00B901A3"/>
    <w:rsid w:val="00B95082"/>
    <w:rsid w:val="00BA043E"/>
    <w:rsid w:val="00BB11A5"/>
    <w:rsid w:val="00BB4548"/>
    <w:rsid w:val="00BB5257"/>
    <w:rsid w:val="00BB67AC"/>
    <w:rsid w:val="00BC59CA"/>
    <w:rsid w:val="00BC7B3D"/>
    <w:rsid w:val="00BE2AE6"/>
    <w:rsid w:val="00BE2D83"/>
    <w:rsid w:val="00BE6D60"/>
    <w:rsid w:val="00BE76E4"/>
    <w:rsid w:val="00BE7745"/>
    <w:rsid w:val="00BF5900"/>
    <w:rsid w:val="00BF6C18"/>
    <w:rsid w:val="00C04040"/>
    <w:rsid w:val="00C060F4"/>
    <w:rsid w:val="00C124DE"/>
    <w:rsid w:val="00C1656C"/>
    <w:rsid w:val="00C30C51"/>
    <w:rsid w:val="00C36E36"/>
    <w:rsid w:val="00C51ED5"/>
    <w:rsid w:val="00C71569"/>
    <w:rsid w:val="00C74945"/>
    <w:rsid w:val="00C847E7"/>
    <w:rsid w:val="00C86F48"/>
    <w:rsid w:val="00C92DF7"/>
    <w:rsid w:val="00C961E2"/>
    <w:rsid w:val="00C97346"/>
    <w:rsid w:val="00CA72DA"/>
    <w:rsid w:val="00CB4297"/>
    <w:rsid w:val="00CC18EA"/>
    <w:rsid w:val="00CC3457"/>
    <w:rsid w:val="00CD33F3"/>
    <w:rsid w:val="00CD5DAC"/>
    <w:rsid w:val="00CD6A4D"/>
    <w:rsid w:val="00CE0C5D"/>
    <w:rsid w:val="00CE172F"/>
    <w:rsid w:val="00CE5154"/>
    <w:rsid w:val="00CF1FF5"/>
    <w:rsid w:val="00CF2F98"/>
    <w:rsid w:val="00D0261D"/>
    <w:rsid w:val="00D02905"/>
    <w:rsid w:val="00D1148F"/>
    <w:rsid w:val="00D14225"/>
    <w:rsid w:val="00D24308"/>
    <w:rsid w:val="00D24591"/>
    <w:rsid w:val="00D35BB0"/>
    <w:rsid w:val="00D365CD"/>
    <w:rsid w:val="00D45784"/>
    <w:rsid w:val="00D5776F"/>
    <w:rsid w:val="00D57948"/>
    <w:rsid w:val="00D668AD"/>
    <w:rsid w:val="00D70B1E"/>
    <w:rsid w:val="00D83333"/>
    <w:rsid w:val="00D8716E"/>
    <w:rsid w:val="00D878C6"/>
    <w:rsid w:val="00D96E1A"/>
    <w:rsid w:val="00DA1EED"/>
    <w:rsid w:val="00DA39B0"/>
    <w:rsid w:val="00DA7C9C"/>
    <w:rsid w:val="00DB4D78"/>
    <w:rsid w:val="00DC0800"/>
    <w:rsid w:val="00DC3278"/>
    <w:rsid w:val="00DE4C83"/>
    <w:rsid w:val="00E056ED"/>
    <w:rsid w:val="00E10E5A"/>
    <w:rsid w:val="00E11E0E"/>
    <w:rsid w:val="00E15950"/>
    <w:rsid w:val="00E25182"/>
    <w:rsid w:val="00E25881"/>
    <w:rsid w:val="00E27BD0"/>
    <w:rsid w:val="00E44538"/>
    <w:rsid w:val="00E471CC"/>
    <w:rsid w:val="00E52E34"/>
    <w:rsid w:val="00E641AC"/>
    <w:rsid w:val="00E65CA0"/>
    <w:rsid w:val="00E76F20"/>
    <w:rsid w:val="00E921E0"/>
    <w:rsid w:val="00EA0AC1"/>
    <w:rsid w:val="00EA3857"/>
    <w:rsid w:val="00EA46B1"/>
    <w:rsid w:val="00EA5507"/>
    <w:rsid w:val="00EA6377"/>
    <w:rsid w:val="00EC26D4"/>
    <w:rsid w:val="00EC475E"/>
    <w:rsid w:val="00ED7F26"/>
    <w:rsid w:val="00EE26BE"/>
    <w:rsid w:val="00EF3188"/>
    <w:rsid w:val="00F05886"/>
    <w:rsid w:val="00F12FAB"/>
    <w:rsid w:val="00F343F5"/>
    <w:rsid w:val="00F370D0"/>
    <w:rsid w:val="00F40C69"/>
    <w:rsid w:val="00F4189E"/>
    <w:rsid w:val="00F45FDA"/>
    <w:rsid w:val="00F50026"/>
    <w:rsid w:val="00F60F08"/>
    <w:rsid w:val="00F629FA"/>
    <w:rsid w:val="00F6680E"/>
    <w:rsid w:val="00F70318"/>
    <w:rsid w:val="00F7078D"/>
    <w:rsid w:val="00F74964"/>
    <w:rsid w:val="00F766CC"/>
    <w:rsid w:val="00F824FC"/>
    <w:rsid w:val="00F85245"/>
    <w:rsid w:val="00FA0218"/>
    <w:rsid w:val="00FA032A"/>
    <w:rsid w:val="00FA6761"/>
    <w:rsid w:val="00FD4B49"/>
    <w:rsid w:val="00FD6314"/>
    <w:rsid w:val="00FE3C0F"/>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23D32"/>
  <w15:chartTrackingRefBased/>
  <w15:docId w15:val="{946A37E5-B235-4208-BCD2-679C0247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F17"/>
    <w:rPr>
      <w:rFonts w:ascii="Times New Roman" w:eastAsiaTheme="minorEastAsia" w:hAnsi="Times New Roman" w:cs="Times New Roman"/>
      <w:sz w:val="24"/>
      <w:szCs w:val="24"/>
    </w:rPr>
  </w:style>
  <w:style w:type="paragraph" w:styleId="Heading1">
    <w:name w:val="heading 1"/>
    <w:basedOn w:val="Normal"/>
    <w:next w:val="Normal"/>
    <w:link w:val="Heading1Char"/>
    <w:qFormat/>
    <w:rsid w:val="007C4DEC"/>
    <w:pPr>
      <w:keepNext/>
      <w:widowControl w:val="0"/>
      <w:autoSpaceDE w:val="0"/>
      <w:autoSpaceDN w:val="0"/>
      <w:adjustRightInd w:val="0"/>
      <w:outlineLvl w:val="0"/>
    </w:pPr>
    <w:rPr>
      <w:rFonts w:eastAsia="Times New Roman"/>
      <w:b/>
      <w:bCs/>
    </w:rPr>
  </w:style>
  <w:style w:type="paragraph" w:styleId="Heading2">
    <w:name w:val="heading 2"/>
    <w:basedOn w:val="Normal"/>
    <w:next w:val="Normal"/>
    <w:link w:val="Heading2Char"/>
    <w:uiPriority w:val="9"/>
    <w:semiHidden/>
    <w:unhideWhenUsed/>
    <w:qFormat/>
    <w:rsid w:val="001273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34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7D6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F17"/>
    <w:rPr>
      <w:color w:val="0563C1" w:themeColor="hyperlink"/>
      <w:u w:val="single"/>
    </w:rPr>
  </w:style>
  <w:style w:type="character" w:styleId="CommentReference">
    <w:name w:val="annotation reference"/>
    <w:basedOn w:val="DefaultParagraphFont"/>
    <w:uiPriority w:val="99"/>
    <w:semiHidden/>
    <w:unhideWhenUsed/>
    <w:rsid w:val="000E2F17"/>
    <w:rPr>
      <w:sz w:val="16"/>
      <w:szCs w:val="16"/>
    </w:rPr>
  </w:style>
  <w:style w:type="paragraph" w:styleId="CommentText">
    <w:name w:val="annotation text"/>
    <w:basedOn w:val="Normal"/>
    <w:link w:val="CommentTextChar"/>
    <w:uiPriority w:val="99"/>
    <w:unhideWhenUsed/>
    <w:rsid w:val="000E2F17"/>
    <w:rPr>
      <w:sz w:val="20"/>
      <w:szCs w:val="20"/>
    </w:rPr>
  </w:style>
  <w:style w:type="character" w:customStyle="1" w:styleId="CommentTextChar">
    <w:name w:val="Comment Text Char"/>
    <w:basedOn w:val="DefaultParagraphFont"/>
    <w:link w:val="CommentText"/>
    <w:uiPriority w:val="99"/>
    <w:rsid w:val="000E2F17"/>
    <w:rPr>
      <w:rFonts w:ascii="Times New Roman" w:eastAsiaTheme="minorEastAsia" w:hAnsi="Times New Roman" w:cs="Times New Roman"/>
      <w:sz w:val="20"/>
      <w:szCs w:val="20"/>
    </w:rPr>
  </w:style>
  <w:style w:type="paragraph" w:styleId="BalloonText">
    <w:name w:val="Balloon Text"/>
    <w:basedOn w:val="Normal"/>
    <w:link w:val="BalloonTextChar"/>
    <w:uiPriority w:val="99"/>
    <w:semiHidden/>
    <w:unhideWhenUsed/>
    <w:rsid w:val="000E2F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7"/>
    <w:rPr>
      <w:rFonts w:ascii="Segoe UI" w:eastAsiaTheme="minorEastAsia" w:hAnsi="Segoe UI" w:cs="Segoe UI"/>
      <w:sz w:val="18"/>
      <w:szCs w:val="18"/>
    </w:rPr>
  </w:style>
  <w:style w:type="paragraph" w:customStyle="1" w:styleId="TimesCAPS">
    <w:name w:val="Times CAPS"/>
    <w:basedOn w:val="Normal"/>
    <w:link w:val="TimesCAPSChar"/>
    <w:qFormat/>
    <w:rsid w:val="0021521C"/>
    <w:pPr>
      <w:jc w:val="center"/>
    </w:pPr>
    <w:rPr>
      <w:rFonts w:eastAsia="Times New Roman"/>
      <w:b/>
    </w:rPr>
  </w:style>
  <w:style w:type="character" w:customStyle="1" w:styleId="TimesCAPSChar">
    <w:name w:val="Times CAPS Char"/>
    <w:basedOn w:val="DefaultParagraphFont"/>
    <w:link w:val="TimesCAPS"/>
    <w:rsid w:val="0021521C"/>
    <w:rPr>
      <w:rFonts w:ascii="Times New Roman" w:eastAsia="Times New Roman" w:hAnsi="Times New Roman" w:cs="Times New Roman"/>
      <w:b/>
      <w:sz w:val="24"/>
      <w:szCs w:val="24"/>
    </w:rPr>
  </w:style>
  <w:style w:type="paragraph" w:styleId="BodyText">
    <w:name w:val="Body Text"/>
    <w:basedOn w:val="Normal"/>
    <w:link w:val="BodyTextChar"/>
    <w:semiHidden/>
    <w:rsid w:val="00A228EC"/>
    <w:pPr>
      <w:widowControl w:val="0"/>
      <w:autoSpaceDE w:val="0"/>
      <w:autoSpaceDN w:val="0"/>
      <w:adjustRightInd w:val="0"/>
    </w:pPr>
    <w:rPr>
      <w:rFonts w:eastAsia="Times New Roman"/>
    </w:rPr>
  </w:style>
  <w:style w:type="character" w:customStyle="1" w:styleId="BodyTextChar">
    <w:name w:val="Body Text Char"/>
    <w:basedOn w:val="DefaultParagraphFont"/>
    <w:link w:val="BodyText"/>
    <w:semiHidden/>
    <w:rsid w:val="00A228EC"/>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7C4DEC"/>
    <w:rPr>
      <w:rFonts w:ascii="Times New Roman" w:eastAsia="Times New Roman" w:hAnsi="Times New Roman" w:cs="Times New Roman"/>
      <w:b/>
      <w:bCs/>
      <w:sz w:val="24"/>
      <w:szCs w:val="24"/>
    </w:rPr>
  </w:style>
  <w:style w:type="paragraph" w:styleId="ListParagraph">
    <w:name w:val="List Paragraph"/>
    <w:basedOn w:val="Normal"/>
    <w:uiPriority w:val="34"/>
    <w:qFormat/>
    <w:rsid w:val="003431EF"/>
    <w:pPr>
      <w:ind w:left="720"/>
      <w:contextualSpacing/>
    </w:pPr>
  </w:style>
  <w:style w:type="character" w:styleId="UnresolvedMention">
    <w:name w:val="Unresolved Mention"/>
    <w:basedOn w:val="DefaultParagraphFont"/>
    <w:uiPriority w:val="99"/>
    <w:semiHidden/>
    <w:unhideWhenUsed/>
    <w:rsid w:val="006E794C"/>
    <w:rPr>
      <w:color w:val="605E5C"/>
      <w:shd w:val="clear" w:color="auto" w:fill="E1DFDD"/>
    </w:rPr>
  </w:style>
  <w:style w:type="paragraph" w:styleId="Revision">
    <w:name w:val="Revision"/>
    <w:hidden/>
    <w:uiPriority w:val="99"/>
    <w:semiHidden/>
    <w:rsid w:val="00955FB6"/>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55FB6"/>
    <w:rPr>
      <w:b/>
      <w:bCs/>
    </w:rPr>
  </w:style>
  <w:style w:type="character" w:customStyle="1" w:styleId="CommentSubjectChar">
    <w:name w:val="Comment Subject Char"/>
    <w:basedOn w:val="CommentTextChar"/>
    <w:link w:val="CommentSubject"/>
    <w:uiPriority w:val="99"/>
    <w:semiHidden/>
    <w:rsid w:val="00955FB6"/>
    <w:rPr>
      <w:rFonts w:ascii="Times New Roman" w:eastAsiaTheme="minorEastAsia" w:hAnsi="Times New Roman" w:cs="Times New Roman"/>
      <w:b/>
      <w:bCs/>
      <w:sz w:val="20"/>
      <w:szCs w:val="20"/>
    </w:rPr>
  </w:style>
  <w:style w:type="character" w:customStyle="1" w:styleId="Heading2Char">
    <w:name w:val="Heading 2 Char"/>
    <w:basedOn w:val="DefaultParagraphFont"/>
    <w:link w:val="Heading2"/>
    <w:uiPriority w:val="9"/>
    <w:semiHidden/>
    <w:rsid w:val="001273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273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77D67"/>
    <w:rPr>
      <w:rFonts w:asciiTheme="majorHAnsi" w:eastAsiaTheme="majorEastAsia" w:hAnsiTheme="majorHAnsi" w:cstheme="majorBidi"/>
      <w:i/>
      <w:iCs/>
      <w:color w:val="2E74B5" w:themeColor="accent1" w:themeShade="BF"/>
      <w:sz w:val="24"/>
      <w:szCs w:val="24"/>
    </w:rPr>
  </w:style>
  <w:style w:type="paragraph" w:customStyle="1" w:styleId="Default">
    <w:name w:val="Default"/>
    <w:rsid w:val="0015238A"/>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semiHidden/>
    <w:unhideWhenUsed/>
    <w:rsid w:val="00170EB0"/>
  </w:style>
  <w:style w:type="paragraph" w:styleId="Header">
    <w:name w:val="header"/>
    <w:basedOn w:val="Normal"/>
    <w:link w:val="HeaderChar"/>
    <w:uiPriority w:val="99"/>
    <w:unhideWhenUsed/>
    <w:rsid w:val="009A28AB"/>
    <w:pPr>
      <w:tabs>
        <w:tab w:val="center" w:pos="4680"/>
        <w:tab w:val="right" w:pos="9360"/>
      </w:tabs>
    </w:pPr>
  </w:style>
  <w:style w:type="character" w:customStyle="1" w:styleId="HeaderChar">
    <w:name w:val="Header Char"/>
    <w:basedOn w:val="DefaultParagraphFont"/>
    <w:link w:val="Header"/>
    <w:uiPriority w:val="99"/>
    <w:rsid w:val="009A28AB"/>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9A28AB"/>
    <w:pPr>
      <w:tabs>
        <w:tab w:val="center" w:pos="4680"/>
        <w:tab w:val="right" w:pos="9360"/>
      </w:tabs>
    </w:pPr>
  </w:style>
  <w:style w:type="character" w:customStyle="1" w:styleId="FooterChar">
    <w:name w:val="Footer Char"/>
    <w:basedOn w:val="DefaultParagraphFont"/>
    <w:link w:val="Footer"/>
    <w:uiPriority w:val="99"/>
    <w:rsid w:val="009A28AB"/>
    <w:rPr>
      <w:rFonts w:ascii="Times New Roman" w:eastAsiaTheme="minorEastAsia" w:hAnsi="Times New Roman" w:cs="Times New Roman"/>
      <w:sz w:val="24"/>
      <w:szCs w:val="24"/>
    </w:rPr>
  </w:style>
  <w:style w:type="character" w:customStyle="1" w:styleId="cf01">
    <w:name w:val="cf01"/>
    <w:basedOn w:val="DefaultParagraphFont"/>
    <w:rsid w:val="00FA6761"/>
    <w:rPr>
      <w:rFonts w:ascii="Segoe UI" w:hAnsi="Segoe UI" w:cs="Segoe UI" w:hint="default"/>
      <w:sz w:val="18"/>
      <w:szCs w:val="18"/>
    </w:rPr>
  </w:style>
  <w:style w:type="character" w:styleId="LineNumber">
    <w:name w:val="line number"/>
    <w:basedOn w:val="DefaultParagraphFont"/>
    <w:uiPriority w:val="99"/>
    <w:semiHidden/>
    <w:unhideWhenUsed/>
    <w:rsid w:val="00613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407">
      <w:bodyDiv w:val="1"/>
      <w:marLeft w:val="0"/>
      <w:marRight w:val="0"/>
      <w:marTop w:val="0"/>
      <w:marBottom w:val="0"/>
      <w:divBdr>
        <w:top w:val="none" w:sz="0" w:space="0" w:color="auto"/>
        <w:left w:val="none" w:sz="0" w:space="0" w:color="auto"/>
        <w:bottom w:val="none" w:sz="0" w:space="0" w:color="auto"/>
        <w:right w:val="none" w:sz="0" w:space="0" w:color="auto"/>
      </w:divBdr>
    </w:div>
    <w:div w:id="12728445">
      <w:bodyDiv w:val="1"/>
      <w:marLeft w:val="0"/>
      <w:marRight w:val="0"/>
      <w:marTop w:val="0"/>
      <w:marBottom w:val="0"/>
      <w:divBdr>
        <w:top w:val="none" w:sz="0" w:space="0" w:color="auto"/>
        <w:left w:val="none" w:sz="0" w:space="0" w:color="auto"/>
        <w:bottom w:val="none" w:sz="0" w:space="0" w:color="auto"/>
        <w:right w:val="none" w:sz="0" w:space="0" w:color="auto"/>
      </w:divBdr>
    </w:div>
    <w:div w:id="13919609">
      <w:bodyDiv w:val="1"/>
      <w:marLeft w:val="0"/>
      <w:marRight w:val="0"/>
      <w:marTop w:val="0"/>
      <w:marBottom w:val="0"/>
      <w:divBdr>
        <w:top w:val="none" w:sz="0" w:space="0" w:color="auto"/>
        <w:left w:val="none" w:sz="0" w:space="0" w:color="auto"/>
        <w:bottom w:val="none" w:sz="0" w:space="0" w:color="auto"/>
        <w:right w:val="none" w:sz="0" w:space="0" w:color="auto"/>
      </w:divBdr>
    </w:div>
    <w:div w:id="23991619">
      <w:bodyDiv w:val="1"/>
      <w:marLeft w:val="0"/>
      <w:marRight w:val="0"/>
      <w:marTop w:val="0"/>
      <w:marBottom w:val="0"/>
      <w:divBdr>
        <w:top w:val="none" w:sz="0" w:space="0" w:color="auto"/>
        <w:left w:val="none" w:sz="0" w:space="0" w:color="auto"/>
        <w:bottom w:val="none" w:sz="0" w:space="0" w:color="auto"/>
        <w:right w:val="none" w:sz="0" w:space="0" w:color="auto"/>
      </w:divBdr>
      <w:divsChild>
        <w:div w:id="509837301">
          <w:marLeft w:val="0"/>
          <w:marRight w:val="0"/>
          <w:marTop w:val="0"/>
          <w:marBottom w:val="0"/>
          <w:divBdr>
            <w:top w:val="none" w:sz="0" w:space="0" w:color="auto"/>
            <w:left w:val="none" w:sz="0" w:space="0" w:color="auto"/>
            <w:bottom w:val="none" w:sz="0" w:space="0" w:color="auto"/>
            <w:right w:val="none" w:sz="0" w:space="0" w:color="auto"/>
          </w:divBdr>
        </w:div>
        <w:div w:id="296225269">
          <w:marLeft w:val="0"/>
          <w:marRight w:val="0"/>
          <w:marTop w:val="0"/>
          <w:marBottom w:val="0"/>
          <w:divBdr>
            <w:top w:val="none" w:sz="0" w:space="0" w:color="auto"/>
            <w:left w:val="none" w:sz="0" w:space="0" w:color="auto"/>
            <w:bottom w:val="none" w:sz="0" w:space="0" w:color="auto"/>
            <w:right w:val="none" w:sz="0" w:space="0" w:color="auto"/>
          </w:divBdr>
        </w:div>
      </w:divsChild>
    </w:div>
    <w:div w:id="62607712">
      <w:bodyDiv w:val="1"/>
      <w:marLeft w:val="0"/>
      <w:marRight w:val="0"/>
      <w:marTop w:val="0"/>
      <w:marBottom w:val="0"/>
      <w:divBdr>
        <w:top w:val="none" w:sz="0" w:space="0" w:color="auto"/>
        <w:left w:val="none" w:sz="0" w:space="0" w:color="auto"/>
        <w:bottom w:val="none" w:sz="0" w:space="0" w:color="auto"/>
        <w:right w:val="none" w:sz="0" w:space="0" w:color="auto"/>
      </w:divBdr>
      <w:divsChild>
        <w:div w:id="640842143">
          <w:marLeft w:val="0"/>
          <w:marRight w:val="0"/>
          <w:marTop w:val="0"/>
          <w:marBottom w:val="0"/>
          <w:divBdr>
            <w:top w:val="none" w:sz="0" w:space="0" w:color="auto"/>
            <w:left w:val="none" w:sz="0" w:space="0" w:color="auto"/>
            <w:bottom w:val="none" w:sz="0" w:space="0" w:color="auto"/>
            <w:right w:val="none" w:sz="0" w:space="0" w:color="auto"/>
          </w:divBdr>
        </w:div>
      </w:divsChild>
    </w:div>
    <w:div w:id="71509611">
      <w:bodyDiv w:val="1"/>
      <w:marLeft w:val="0"/>
      <w:marRight w:val="0"/>
      <w:marTop w:val="0"/>
      <w:marBottom w:val="0"/>
      <w:divBdr>
        <w:top w:val="none" w:sz="0" w:space="0" w:color="auto"/>
        <w:left w:val="none" w:sz="0" w:space="0" w:color="auto"/>
        <w:bottom w:val="none" w:sz="0" w:space="0" w:color="auto"/>
        <w:right w:val="none" w:sz="0" w:space="0" w:color="auto"/>
      </w:divBdr>
    </w:div>
    <w:div w:id="82528883">
      <w:bodyDiv w:val="1"/>
      <w:marLeft w:val="0"/>
      <w:marRight w:val="0"/>
      <w:marTop w:val="0"/>
      <w:marBottom w:val="0"/>
      <w:divBdr>
        <w:top w:val="none" w:sz="0" w:space="0" w:color="auto"/>
        <w:left w:val="none" w:sz="0" w:space="0" w:color="auto"/>
        <w:bottom w:val="none" w:sz="0" w:space="0" w:color="auto"/>
        <w:right w:val="none" w:sz="0" w:space="0" w:color="auto"/>
      </w:divBdr>
    </w:div>
    <w:div w:id="116916303">
      <w:bodyDiv w:val="1"/>
      <w:marLeft w:val="0"/>
      <w:marRight w:val="0"/>
      <w:marTop w:val="0"/>
      <w:marBottom w:val="0"/>
      <w:divBdr>
        <w:top w:val="none" w:sz="0" w:space="0" w:color="auto"/>
        <w:left w:val="none" w:sz="0" w:space="0" w:color="auto"/>
        <w:bottom w:val="none" w:sz="0" w:space="0" w:color="auto"/>
        <w:right w:val="none" w:sz="0" w:space="0" w:color="auto"/>
      </w:divBdr>
    </w:div>
    <w:div w:id="140657147">
      <w:bodyDiv w:val="1"/>
      <w:marLeft w:val="0"/>
      <w:marRight w:val="0"/>
      <w:marTop w:val="0"/>
      <w:marBottom w:val="0"/>
      <w:divBdr>
        <w:top w:val="none" w:sz="0" w:space="0" w:color="auto"/>
        <w:left w:val="none" w:sz="0" w:space="0" w:color="auto"/>
        <w:bottom w:val="none" w:sz="0" w:space="0" w:color="auto"/>
        <w:right w:val="none" w:sz="0" w:space="0" w:color="auto"/>
      </w:divBdr>
    </w:div>
    <w:div w:id="195777790">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
    <w:div w:id="219093451">
      <w:bodyDiv w:val="1"/>
      <w:marLeft w:val="0"/>
      <w:marRight w:val="0"/>
      <w:marTop w:val="0"/>
      <w:marBottom w:val="0"/>
      <w:divBdr>
        <w:top w:val="none" w:sz="0" w:space="0" w:color="auto"/>
        <w:left w:val="none" w:sz="0" w:space="0" w:color="auto"/>
        <w:bottom w:val="none" w:sz="0" w:space="0" w:color="auto"/>
        <w:right w:val="none" w:sz="0" w:space="0" w:color="auto"/>
      </w:divBdr>
    </w:div>
    <w:div w:id="290677422">
      <w:bodyDiv w:val="1"/>
      <w:marLeft w:val="0"/>
      <w:marRight w:val="0"/>
      <w:marTop w:val="0"/>
      <w:marBottom w:val="0"/>
      <w:divBdr>
        <w:top w:val="none" w:sz="0" w:space="0" w:color="auto"/>
        <w:left w:val="none" w:sz="0" w:space="0" w:color="auto"/>
        <w:bottom w:val="none" w:sz="0" w:space="0" w:color="auto"/>
        <w:right w:val="none" w:sz="0" w:space="0" w:color="auto"/>
      </w:divBdr>
    </w:div>
    <w:div w:id="314842642">
      <w:bodyDiv w:val="1"/>
      <w:marLeft w:val="0"/>
      <w:marRight w:val="0"/>
      <w:marTop w:val="0"/>
      <w:marBottom w:val="0"/>
      <w:divBdr>
        <w:top w:val="none" w:sz="0" w:space="0" w:color="auto"/>
        <w:left w:val="none" w:sz="0" w:space="0" w:color="auto"/>
        <w:bottom w:val="none" w:sz="0" w:space="0" w:color="auto"/>
        <w:right w:val="none" w:sz="0" w:space="0" w:color="auto"/>
      </w:divBdr>
    </w:div>
    <w:div w:id="377317626">
      <w:bodyDiv w:val="1"/>
      <w:marLeft w:val="0"/>
      <w:marRight w:val="0"/>
      <w:marTop w:val="0"/>
      <w:marBottom w:val="0"/>
      <w:divBdr>
        <w:top w:val="none" w:sz="0" w:space="0" w:color="auto"/>
        <w:left w:val="none" w:sz="0" w:space="0" w:color="auto"/>
        <w:bottom w:val="none" w:sz="0" w:space="0" w:color="auto"/>
        <w:right w:val="none" w:sz="0" w:space="0" w:color="auto"/>
      </w:divBdr>
    </w:div>
    <w:div w:id="411776762">
      <w:bodyDiv w:val="1"/>
      <w:marLeft w:val="0"/>
      <w:marRight w:val="0"/>
      <w:marTop w:val="0"/>
      <w:marBottom w:val="0"/>
      <w:divBdr>
        <w:top w:val="none" w:sz="0" w:space="0" w:color="auto"/>
        <w:left w:val="none" w:sz="0" w:space="0" w:color="auto"/>
        <w:bottom w:val="none" w:sz="0" w:space="0" w:color="auto"/>
        <w:right w:val="none" w:sz="0" w:space="0" w:color="auto"/>
      </w:divBdr>
    </w:div>
    <w:div w:id="420033137">
      <w:bodyDiv w:val="1"/>
      <w:marLeft w:val="0"/>
      <w:marRight w:val="0"/>
      <w:marTop w:val="0"/>
      <w:marBottom w:val="0"/>
      <w:divBdr>
        <w:top w:val="none" w:sz="0" w:space="0" w:color="auto"/>
        <w:left w:val="none" w:sz="0" w:space="0" w:color="auto"/>
        <w:bottom w:val="none" w:sz="0" w:space="0" w:color="auto"/>
        <w:right w:val="none" w:sz="0" w:space="0" w:color="auto"/>
      </w:divBdr>
    </w:div>
    <w:div w:id="437457054">
      <w:bodyDiv w:val="1"/>
      <w:marLeft w:val="0"/>
      <w:marRight w:val="0"/>
      <w:marTop w:val="0"/>
      <w:marBottom w:val="0"/>
      <w:divBdr>
        <w:top w:val="none" w:sz="0" w:space="0" w:color="auto"/>
        <w:left w:val="none" w:sz="0" w:space="0" w:color="auto"/>
        <w:bottom w:val="none" w:sz="0" w:space="0" w:color="auto"/>
        <w:right w:val="none" w:sz="0" w:space="0" w:color="auto"/>
      </w:divBdr>
    </w:div>
    <w:div w:id="443041697">
      <w:bodyDiv w:val="1"/>
      <w:marLeft w:val="0"/>
      <w:marRight w:val="0"/>
      <w:marTop w:val="0"/>
      <w:marBottom w:val="0"/>
      <w:divBdr>
        <w:top w:val="none" w:sz="0" w:space="0" w:color="auto"/>
        <w:left w:val="none" w:sz="0" w:space="0" w:color="auto"/>
        <w:bottom w:val="none" w:sz="0" w:space="0" w:color="auto"/>
        <w:right w:val="none" w:sz="0" w:space="0" w:color="auto"/>
      </w:divBdr>
    </w:div>
    <w:div w:id="448282166">
      <w:bodyDiv w:val="1"/>
      <w:marLeft w:val="0"/>
      <w:marRight w:val="0"/>
      <w:marTop w:val="0"/>
      <w:marBottom w:val="0"/>
      <w:divBdr>
        <w:top w:val="none" w:sz="0" w:space="0" w:color="auto"/>
        <w:left w:val="none" w:sz="0" w:space="0" w:color="auto"/>
        <w:bottom w:val="none" w:sz="0" w:space="0" w:color="auto"/>
        <w:right w:val="none" w:sz="0" w:space="0" w:color="auto"/>
      </w:divBdr>
    </w:div>
    <w:div w:id="461122031">
      <w:bodyDiv w:val="1"/>
      <w:marLeft w:val="0"/>
      <w:marRight w:val="0"/>
      <w:marTop w:val="0"/>
      <w:marBottom w:val="0"/>
      <w:divBdr>
        <w:top w:val="none" w:sz="0" w:space="0" w:color="auto"/>
        <w:left w:val="none" w:sz="0" w:space="0" w:color="auto"/>
        <w:bottom w:val="none" w:sz="0" w:space="0" w:color="auto"/>
        <w:right w:val="none" w:sz="0" w:space="0" w:color="auto"/>
      </w:divBdr>
    </w:div>
    <w:div w:id="485321388">
      <w:bodyDiv w:val="1"/>
      <w:marLeft w:val="0"/>
      <w:marRight w:val="0"/>
      <w:marTop w:val="0"/>
      <w:marBottom w:val="0"/>
      <w:divBdr>
        <w:top w:val="none" w:sz="0" w:space="0" w:color="auto"/>
        <w:left w:val="none" w:sz="0" w:space="0" w:color="auto"/>
        <w:bottom w:val="none" w:sz="0" w:space="0" w:color="auto"/>
        <w:right w:val="none" w:sz="0" w:space="0" w:color="auto"/>
      </w:divBdr>
    </w:div>
    <w:div w:id="532763818">
      <w:bodyDiv w:val="1"/>
      <w:marLeft w:val="0"/>
      <w:marRight w:val="0"/>
      <w:marTop w:val="0"/>
      <w:marBottom w:val="0"/>
      <w:divBdr>
        <w:top w:val="none" w:sz="0" w:space="0" w:color="auto"/>
        <w:left w:val="none" w:sz="0" w:space="0" w:color="auto"/>
        <w:bottom w:val="none" w:sz="0" w:space="0" w:color="auto"/>
        <w:right w:val="none" w:sz="0" w:space="0" w:color="auto"/>
      </w:divBdr>
    </w:div>
    <w:div w:id="560554562">
      <w:bodyDiv w:val="1"/>
      <w:marLeft w:val="0"/>
      <w:marRight w:val="0"/>
      <w:marTop w:val="0"/>
      <w:marBottom w:val="0"/>
      <w:divBdr>
        <w:top w:val="none" w:sz="0" w:space="0" w:color="auto"/>
        <w:left w:val="none" w:sz="0" w:space="0" w:color="auto"/>
        <w:bottom w:val="none" w:sz="0" w:space="0" w:color="auto"/>
        <w:right w:val="none" w:sz="0" w:space="0" w:color="auto"/>
      </w:divBdr>
    </w:div>
    <w:div w:id="597103510">
      <w:bodyDiv w:val="1"/>
      <w:marLeft w:val="0"/>
      <w:marRight w:val="0"/>
      <w:marTop w:val="0"/>
      <w:marBottom w:val="0"/>
      <w:divBdr>
        <w:top w:val="none" w:sz="0" w:space="0" w:color="auto"/>
        <w:left w:val="none" w:sz="0" w:space="0" w:color="auto"/>
        <w:bottom w:val="none" w:sz="0" w:space="0" w:color="auto"/>
        <w:right w:val="none" w:sz="0" w:space="0" w:color="auto"/>
      </w:divBdr>
      <w:divsChild>
        <w:div w:id="1877042771">
          <w:marLeft w:val="0"/>
          <w:marRight w:val="0"/>
          <w:marTop w:val="0"/>
          <w:marBottom w:val="0"/>
          <w:divBdr>
            <w:top w:val="none" w:sz="0" w:space="0" w:color="auto"/>
            <w:left w:val="none" w:sz="0" w:space="0" w:color="auto"/>
            <w:bottom w:val="none" w:sz="0" w:space="0" w:color="auto"/>
            <w:right w:val="none" w:sz="0" w:space="0" w:color="auto"/>
          </w:divBdr>
        </w:div>
      </w:divsChild>
    </w:div>
    <w:div w:id="621033448">
      <w:bodyDiv w:val="1"/>
      <w:marLeft w:val="0"/>
      <w:marRight w:val="0"/>
      <w:marTop w:val="0"/>
      <w:marBottom w:val="0"/>
      <w:divBdr>
        <w:top w:val="none" w:sz="0" w:space="0" w:color="auto"/>
        <w:left w:val="none" w:sz="0" w:space="0" w:color="auto"/>
        <w:bottom w:val="none" w:sz="0" w:space="0" w:color="auto"/>
        <w:right w:val="none" w:sz="0" w:space="0" w:color="auto"/>
      </w:divBdr>
    </w:div>
    <w:div w:id="635649494">
      <w:bodyDiv w:val="1"/>
      <w:marLeft w:val="0"/>
      <w:marRight w:val="0"/>
      <w:marTop w:val="0"/>
      <w:marBottom w:val="0"/>
      <w:divBdr>
        <w:top w:val="none" w:sz="0" w:space="0" w:color="auto"/>
        <w:left w:val="none" w:sz="0" w:space="0" w:color="auto"/>
        <w:bottom w:val="none" w:sz="0" w:space="0" w:color="auto"/>
        <w:right w:val="none" w:sz="0" w:space="0" w:color="auto"/>
      </w:divBdr>
    </w:div>
    <w:div w:id="647318230">
      <w:bodyDiv w:val="1"/>
      <w:marLeft w:val="0"/>
      <w:marRight w:val="0"/>
      <w:marTop w:val="0"/>
      <w:marBottom w:val="0"/>
      <w:divBdr>
        <w:top w:val="none" w:sz="0" w:space="0" w:color="auto"/>
        <w:left w:val="none" w:sz="0" w:space="0" w:color="auto"/>
        <w:bottom w:val="none" w:sz="0" w:space="0" w:color="auto"/>
        <w:right w:val="none" w:sz="0" w:space="0" w:color="auto"/>
      </w:divBdr>
      <w:divsChild>
        <w:div w:id="577176943">
          <w:marLeft w:val="0"/>
          <w:marRight w:val="0"/>
          <w:marTop w:val="0"/>
          <w:marBottom w:val="0"/>
          <w:divBdr>
            <w:top w:val="none" w:sz="0" w:space="0" w:color="auto"/>
            <w:left w:val="none" w:sz="0" w:space="0" w:color="auto"/>
            <w:bottom w:val="none" w:sz="0" w:space="0" w:color="auto"/>
            <w:right w:val="none" w:sz="0" w:space="0" w:color="auto"/>
          </w:divBdr>
        </w:div>
        <w:div w:id="2077975643">
          <w:marLeft w:val="0"/>
          <w:marRight w:val="0"/>
          <w:marTop w:val="0"/>
          <w:marBottom w:val="0"/>
          <w:divBdr>
            <w:top w:val="none" w:sz="0" w:space="0" w:color="auto"/>
            <w:left w:val="none" w:sz="0" w:space="0" w:color="auto"/>
            <w:bottom w:val="none" w:sz="0" w:space="0" w:color="auto"/>
            <w:right w:val="none" w:sz="0" w:space="0" w:color="auto"/>
          </w:divBdr>
        </w:div>
      </w:divsChild>
    </w:div>
    <w:div w:id="655836997">
      <w:bodyDiv w:val="1"/>
      <w:marLeft w:val="0"/>
      <w:marRight w:val="0"/>
      <w:marTop w:val="0"/>
      <w:marBottom w:val="0"/>
      <w:divBdr>
        <w:top w:val="none" w:sz="0" w:space="0" w:color="auto"/>
        <w:left w:val="none" w:sz="0" w:space="0" w:color="auto"/>
        <w:bottom w:val="none" w:sz="0" w:space="0" w:color="auto"/>
        <w:right w:val="none" w:sz="0" w:space="0" w:color="auto"/>
      </w:divBdr>
    </w:div>
    <w:div w:id="668942724">
      <w:bodyDiv w:val="1"/>
      <w:marLeft w:val="0"/>
      <w:marRight w:val="0"/>
      <w:marTop w:val="0"/>
      <w:marBottom w:val="0"/>
      <w:divBdr>
        <w:top w:val="none" w:sz="0" w:space="0" w:color="auto"/>
        <w:left w:val="none" w:sz="0" w:space="0" w:color="auto"/>
        <w:bottom w:val="none" w:sz="0" w:space="0" w:color="auto"/>
        <w:right w:val="none" w:sz="0" w:space="0" w:color="auto"/>
      </w:divBdr>
    </w:div>
    <w:div w:id="670838836">
      <w:bodyDiv w:val="1"/>
      <w:marLeft w:val="0"/>
      <w:marRight w:val="0"/>
      <w:marTop w:val="0"/>
      <w:marBottom w:val="0"/>
      <w:divBdr>
        <w:top w:val="none" w:sz="0" w:space="0" w:color="auto"/>
        <w:left w:val="none" w:sz="0" w:space="0" w:color="auto"/>
        <w:bottom w:val="none" w:sz="0" w:space="0" w:color="auto"/>
        <w:right w:val="none" w:sz="0" w:space="0" w:color="auto"/>
      </w:divBdr>
    </w:div>
    <w:div w:id="693727167">
      <w:bodyDiv w:val="1"/>
      <w:marLeft w:val="0"/>
      <w:marRight w:val="0"/>
      <w:marTop w:val="0"/>
      <w:marBottom w:val="0"/>
      <w:divBdr>
        <w:top w:val="none" w:sz="0" w:space="0" w:color="auto"/>
        <w:left w:val="none" w:sz="0" w:space="0" w:color="auto"/>
        <w:bottom w:val="none" w:sz="0" w:space="0" w:color="auto"/>
        <w:right w:val="none" w:sz="0" w:space="0" w:color="auto"/>
      </w:divBdr>
    </w:div>
    <w:div w:id="707073830">
      <w:bodyDiv w:val="1"/>
      <w:marLeft w:val="0"/>
      <w:marRight w:val="0"/>
      <w:marTop w:val="0"/>
      <w:marBottom w:val="0"/>
      <w:divBdr>
        <w:top w:val="none" w:sz="0" w:space="0" w:color="auto"/>
        <w:left w:val="none" w:sz="0" w:space="0" w:color="auto"/>
        <w:bottom w:val="none" w:sz="0" w:space="0" w:color="auto"/>
        <w:right w:val="none" w:sz="0" w:space="0" w:color="auto"/>
      </w:divBdr>
    </w:div>
    <w:div w:id="727654768">
      <w:bodyDiv w:val="1"/>
      <w:marLeft w:val="0"/>
      <w:marRight w:val="0"/>
      <w:marTop w:val="0"/>
      <w:marBottom w:val="0"/>
      <w:divBdr>
        <w:top w:val="none" w:sz="0" w:space="0" w:color="auto"/>
        <w:left w:val="none" w:sz="0" w:space="0" w:color="auto"/>
        <w:bottom w:val="none" w:sz="0" w:space="0" w:color="auto"/>
        <w:right w:val="none" w:sz="0" w:space="0" w:color="auto"/>
      </w:divBdr>
    </w:div>
    <w:div w:id="731734712">
      <w:bodyDiv w:val="1"/>
      <w:marLeft w:val="0"/>
      <w:marRight w:val="0"/>
      <w:marTop w:val="0"/>
      <w:marBottom w:val="0"/>
      <w:divBdr>
        <w:top w:val="none" w:sz="0" w:space="0" w:color="auto"/>
        <w:left w:val="none" w:sz="0" w:space="0" w:color="auto"/>
        <w:bottom w:val="none" w:sz="0" w:space="0" w:color="auto"/>
        <w:right w:val="none" w:sz="0" w:space="0" w:color="auto"/>
      </w:divBdr>
    </w:div>
    <w:div w:id="751052079">
      <w:bodyDiv w:val="1"/>
      <w:marLeft w:val="0"/>
      <w:marRight w:val="0"/>
      <w:marTop w:val="0"/>
      <w:marBottom w:val="0"/>
      <w:divBdr>
        <w:top w:val="none" w:sz="0" w:space="0" w:color="auto"/>
        <w:left w:val="none" w:sz="0" w:space="0" w:color="auto"/>
        <w:bottom w:val="none" w:sz="0" w:space="0" w:color="auto"/>
        <w:right w:val="none" w:sz="0" w:space="0" w:color="auto"/>
      </w:divBdr>
    </w:div>
    <w:div w:id="761535950">
      <w:bodyDiv w:val="1"/>
      <w:marLeft w:val="0"/>
      <w:marRight w:val="0"/>
      <w:marTop w:val="0"/>
      <w:marBottom w:val="0"/>
      <w:divBdr>
        <w:top w:val="none" w:sz="0" w:space="0" w:color="auto"/>
        <w:left w:val="none" w:sz="0" w:space="0" w:color="auto"/>
        <w:bottom w:val="none" w:sz="0" w:space="0" w:color="auto"/>
        <w:right w:val="none" w:sz="0" w:space="0" w:color="auto"/>
      </w:divBdr>
    </w:div>
    <w:div w:id="807403609">
      <w:bodyDiv w:val="1"/>
      <w:marLeft w:val="0"/>
      <w:marRight w:val="0"/>
      <w:marTop w:val="0"/>
      <w:marBottom w:val="0"/>
      <w:divBdr>
        <w:top w:val="none" w:sz="0" w:space="0" w:color="auto"/>
        <w:left w:val="none" w:sz="0" w:space="0" w:color="auto"/>
        <w:bottom w:val="none" w:sz="0" w:space="0" w:color="auto"/>
        <w:right w:val="none" w:sz="0" w:space="0" w:color="auto"/>
      </w:divBdr>
    </w:div>
    <w:div w:id="808547377">
      <w:bodyDiv w:val="1"/>
      <w:marLeft w:val="0"/>
      <w:marRight w:val="0"/>
      <w:marTop w:val="0"/>
      <w:marBottom w:val="0"/>
      <w:divBdr>
        <w:top w:val="none" w:sz="0" w:space="0" w:color="auto"/>
        <w:left w:val="none" w:sz="0" w:space="0" w:color="auto"/>
        <w:bottom w:val="none" w:sz="0" w:space="0" w:color="auto"/>
        <w:right w:val="none" w:sz="0" w:space="0" w:color="auto"/>
      </w:divBdr>
    </w:div>
    <w:div w:id="808858512">
      <w:bodyDiv w:val="1"/>
      <w:marLeft w:val="0"/>
      <w:marRight w:val="0"/>
      <w:marTop w:val="0"/>
      <w:marBottom w:val="0"/>
      <w:divBdr>
        <w:top w:val="none" w:sz="0" w:space="0" w:color="auto"/>
        <w:left w:val="none" w:sz="0" w:space="0" w:color="auto"/>
        <w:bottom w:val="none" w:sz="0" w:space="0" w:color="auto"/>
        <w:right w:val="none" w:sz="0" w:space="0" w:color="auto"/>
      </w:divBdr>
    </w:div>
    <w:div w:id="811361579">
      <w:bodyDiv w:val="1"/>
      <w:marLeft w:val="0"/>
      <w:marRight w:val="0"/>
      <w:marTop w:val="0"/>
      <w:marBottom w:val="0"/>
      <w:divBdr>
        <w:top w:val="none" w:sz="0" w:space="0" w:color="auto"/>
        <w:left w:val="none" w:sz="0" w:space="0" w:color="auto"/>
        <w:bottom w:val="none" w:sz="0" w:space="0" w:color="auto"/>
        <w:right w:val="none" w:sz="0" w:space="0" w:color="auto"/>
      </w:divBdr>
    </w:div>
    <w:div w:id="823666773">
      <w:bodyDiv w:val="1"/>
      <w:marLeft w:val="0"/>
      <w:marRight w:val="0"/>
      <w:marTop w:val="0"/>
      <w:marBottom w:val="0"/>
      <w:divBdr>
        <w:top w:val="none" w:sz="0" w:space="0" w:color="auto"/>
        <w:left w:val="none" w:sz="0" w:space="0" w:color="auto"/>
        <w:bottom w:val="none" w:sz="0" w:space="0" w:color="auto"/>
        <w:right w:val="none" w:sz="0" w:space="0" w:color="auto"/>
      </w:divBdr>
    </w:div>
    <w:div w:id="835731962">
      <w:bodyDiv w:val="1"/>
      <w:marLeft w:val="0"/>
      <w:marRight w:val="0"/>
      <w:marTop w:val="0"/>
      <w:marBottom w:val="0"/>
      <w:divBdr>
        <w:top w:val="none" w:sz="0" w:space="0" w:color="auto"/>
        <w:left w:val="none" w:sz="0" w:space="0" w:color="auto"/>
        <w:bottom w:val="none" w:sz="0" w:space="0" w:color="auto"/>
        <w:right w:val="none" w:sz="0" w:space="0" w:color="auto"/>
      </w:divBdr>
    </w:div>
    <w:div w:id="846676373">
      <w:bodyDiv w:val="1"/>
      <w:marLeft w:val="0"/>
      <w:marRight w:val="0"/>
      <w:marTop w:val="0"/>
      <w:marBottom w:val="0"/>
      <w:divBdr>
        <w:top w:val="none" w:sz="0" w:space="0" w:color="auto"/>
        <w:left w:val="none" w:sz="0" w:space="0" w:color="auto"/>
        <w:bottom w:val="none" w:sz="0" w:space="0" w:color="auto"/>
        <w:right w:val="none" w:sz="0" w:space="0" w:color="auto"/>
      </w:divBdr>
    </w:div>
    <w:div w:id="855655473">
      <w:bodyDiv w:val="1"/>
      <w:marLeft w:val="0"/>
      <w:marRight w:val="0"/>
      <w:marTop w:val="0"/>
      <w:marBottom w:val="0"/>
      <w:divBdr>
        <w:top w:val="none" w:sz="0" w:space="0" w:color="auto"/>
        <w:left w:val="none" w:sz="0" w:space="0" w:color="auto"/>
        <w:bottom w:val="none" w:sz="0" w:space="0" w:color="auto"/>
        <w:right w:val="none" w:sz="0" w:space="0" w:color="auto"/>
      </w:divBdr>
      <w:divsChild>
        <w:div w:id="2085296113">
          <w:marLeft w:val="0"/>
          <w:marRight w:val="0"/>
          <w:marTop w:val="0"/>
          <w:marBottom w:val="0"/>
          <w:divBdr>
            <w:top w:val="none" w:sz="0" w:space="0" w:color="auto"/>
            <w:left w:val="none" w:sz="0" w:space="0" w:color="auto"/>
            <w:bottom w:val="none" w:sz="0" w:space="0" w:color="auto"/>
            <w:right w:val="none" w:sz="0" w:space="0" w:color="auto"/>
          </w:divBdr>
        </w:div>
        <w:div w:id="362093147">
          <w:marLeft w:val="0"/>
          <w:marRight w:val="0"/>
          <w:marTop w:val="0"/>
          <w:marBottom w:val="0"/>
          <w:divBdr>
            <w:top w:val="none" w:sz="0" w:space="0" w:color="auto"/>
            <w:left w:val="none" w:sz="0" w:space="0" w:color="auto"/>
            <w:bottom w:val="none" w:sz="0" w:space="0" w:color="auto"/>
            <w:right w:val="none" w:sz="0" w:space="0" w:color="auto"/>
          </w:divBdr>
        </w:div>
      </w:divsChild>
    </w:div>
    <w:div w:id="862134642">
      <w:bodyDiv w:val="1"/>
      <w:marLeft w:val="0"/>
      <w:marRight w:val="0"/>
      <w:marTop w:val="0"/>
      <w:marBottom w:val="0"/>
      <w:divBdr>
        <w:top w:val="none" w:sz="0" w:space="0" w:color="auto"/>
        <w:left w:val="none" w:sz="0" w:space="0" w:color="auto"/>
        <w:bottom w:val="none" w:sz="0" w:space="0" w:color="auto"/>
        <w:right w:val="none" w:sz="0" w:space="0" w:color="auto"/>
      </w:divBdr>
      <w:divsChild>
        <w:div w:id="544147948">
          <w:marLeft w:val="0"/>
          <w:marRight w:val="0"/>
          <w:marTop w:val="0"/>
          <w:marBottom w:val="0"/>
          <w:divBdr>
            <w:top w:val="none" w:sz="0" w:space="0" w:color="auto"/>
            <w:left w:val="none" w:sz="0" w:space="0" w:color="auto"/>
            <w:bottom w:val="none" w:sz="0" w:space="0" w:color="auto"/>
            <w:right w:val="none" w:sz="0" w:space="0" w:color="auto"/>
          </w:divBdr>
        </w:div>
      </w:divsChild>
    </w:div>
    <w:div w:id="908271399">
      <w:bodyDiv w:val="1"/>
      <w:marLeft w:val="0"/>
      <w:marRight w:val="0"/>
      <w:marTop w:val="0"/>
      <w:marBottom w:val="0"/>
      <w:divBdr>
        <w:top w:val="none" w:sz="0" w:space="0" w:color="auto"/>
        <w:left w:val="none" w:sz="0" w:space="0" w:color="auto"/>
        <w:bottom w:val="none" w:sz="0" w:space="0" w:color="auto"/>
        <w:right w:val="none" w:sz="0" w:space="0" w:color="auto"/>
      </w:divBdr>
    </w:div>
    <w:div w:id="975644305">
      <w:bodyDiv w:val="1"/>
      <w:marLeft w:val="0"/>
      <w:marRight w:val="0"/>
      <w:marTop w:val="0"/>
      <w:marBottom w:val="0"/>
      <w:divBdr>
        <w:top w:val="none" w:sz="0" w:space="0" w:color="auto"/>
        <w:left w:val="none" w:sz="0" w:space="0" w:color="auto"/>
        <w:bottom w:val="none" w:sz="0" w:space="0" w:color="auto"/>
        <w:right w:val="none" w:sz="0" w:space="0" w:color="auto"/>
      </w:divBdr>
    </w:div>
    <w:div w:id="979462943">
      <w:bodyDiv w:val="1"/>
      <w:marLeft w:val="0"/>
      <w:marRight w:val="0"/>
      <w:marTop w:val="0"/>
      <w:marBottom w:val="0"/>
      <w:divBdr>
        <w:top w:val="none" w:sz="0" w:space="0" w:color="auto"/>
        <w:left w:val="none" w:sz="0" w:space="0" w:color="auto"/>
        <w:bottom w:val="none" w:sz="0" w:space="0" w:color="auto"/>
        <w:right w:val="none" w:sz="0" w:space="0" w:color="auto"/>
      </w:divBdr>
    </w:div>
    <w:div w:id="984551195">
      <w:bodyDiv w:val="1"/>
      <w:marLeft w:val="0"/>
      <w:marRight w:val="0"/>
      <w:marTop w:val="0"/>
      <w:marBottom w:val="0"/>
      <w:divBdr>
        <w:top w:val="none" w:sz="0" w:space="0" w:color="auto"/>
        <w:left w:val="none" w:sz="0" w:space="0" w:color="auto"/>
        <w:bottom w:val="none" w:sz="0" w:space="0" w:color="auto"/>
        <w:right w:val="none" w:sz="0" w:space="0" w:color="auto"/>
      </w:divBdr>
      <w:divsChild>
        <w:div w:id="1787577748">
          <w:marLeft w:val="0"/>
          <w:marRight w:val="0"/>
          <w:marTop w:val="0"/>
          <w:marBottom w:val="0"/>
          <w:divBdr>
            <w:top w:val="none" w:sz="0" w:space="0" w:color="auto"/>
            <w:left w:val="none" w:sz="0" w:space="0" w:color="auto"/>
            <w:bottom w:val="none" w:sz="0" w:space="0" w:color="auto"/>
            <w:right w:val="none" w:sz="0" w:space="0" w:color="auto"/>
          </w:divBdr>
        </w:div>
        <w:div w:id="1230652112">
          <w:marLeft w:val="0"/>
          <w:marRight w:val="0"/>
          <w:marTop w:val="0"/>
          <w:marBottom w:val="0"/>
          <w:divBdr>
            <w:top w:val="none" w:sz="0" w:space="0" w:color="auto"/>
            <w:left w:val="none" w:sz="0" w:space="0" w:color="auto"/>
            <w:bottom w:val="none" w:sz="0" w:space="0" w:color="auto"/>
            <w:right w:val="none" w:sz="0" w:space="0" w:color="auto"/>
          </w:divBdr>
        </w:div>
      </w:divsChild>
    </w:div>
    <w:div w:id="991255112">
      <w:bodyDiv w:val="1"/>
      <w:marLeft w:val="0"/>
      <w:marRight w:val="0"/>
      <w:marTop w:val="0"/>
      <w:marBottom w:val="0"/>
      <w:divBdr>
        <w:top w:val="none" w:sz="0" w:space="0" w:color="auto"/>
        <w:left w:val="none" w:sz="0" w:space="0" w:color="auto"/>
        <w:bottom w:val="none" w:sz="0" w:space="0" w:color="auto"/>
        <w:right w:val="none" w:sz="0" w:space="0" w:color="auto"/>
      </w:divBdr>
    </w:div>
    <w:div w:id="1012611700">
      <w:bodyDiv w:val="1"/>
      <w:marLeft w:val="0"/>
      <w:marRight w:val="0"/>
      <w:marTop w:val="0"/>
      <w:marBottom w:val="0"/>
      <w:divBdr>
        <w:top w:val="none" w:sz="0" w:space="0" w:color="auto"/>
        <w:left w:val="none" w:sz="0" w:space="0" w:color="auto"/>
        <w:bottom w:val="none" w:sz="0" w:space="0" w:color="auto"/>
        <w:right w:val="none" w:sz="0" w:space="0" w:color="auto"/>
      </w:divBdr>
    </w:div>
    <w:div w:id="1124159609">
      <w:bodyDiv w:val="1"/>
      <w:marLeft w:val="0"/>
      <w:marRight w:val="0"/>
      <w:marTop w:val="0"/>
      <w:marBottom w:val="0"/>
      <w:divBdr>
        <w:top w:val="none" w:sz="0" w:space="0" w:color="auto"/>
        <w:left w:val="none" w:sz="0" w:space="0" w:color="auto"/>
        <w:bottom w:val="none" w:sz="0" w:space="0" w:color="auto"/>
        <w:right w:val="none" w:sz="0" w:space="0" w:color="auto"/>
      </w:divBdr>
    </w:div>
    <w:div w:id="1125780864">
      <w:bodyDiv w:val="1"/>
      <w:marLeft w:val="0"/>
      <w:marRight w:val="0"/>
      <w:marTop w:val="0"/>
      <w:marBottom w:val="0"/>
      <w:divBdr>
        <w:top w:val="none" w:sz="0" w:space="0" w:color="auto"/>
        <w:left w:val="none" w:sz="0" w:space="0" w:color="auto"/>
        <w:bottom w:val="none" w:sz="0" w:space="0" w:color="auto"/>
        <w:right w:val="none" w:sz="0" w:space="0" w:color="auto"/>
      </w:divBdr>
    </w:div>
    <w:div w:id="1132750987">
      <w:bodyDiv w:val="1"/>
      <w:marLeft w:val="0"/>
      <w:marRight w:val="0"/>
      <w:marTop w:val="0"/>
      <w:marBottom w:val="0"/>
      <w:divBdr>
        <w:top w:val="none" w:sz="0" w:space="0" w:color="auto"/>
        <w:left w:val="none" w:sz="0" w:space="0" w:color="auto"/>
        <w:bottom w:val="none" w:sz="0" w:space="0" w:color="auto"/>
        <w:right w:val="none" w:sz="0" w:space="0" w:color="auto"/>
      </w:divBdr>
    </w:div>
    <w:div w:id="1160265849">
      <w:bodyDiv w:val="1"/>
      <w:marLeft w:val="0"/>
      <w:marRight w:val="0"/>
      <w:marTop w:val="0"/>
      <w:marBottom w:val="0"/>
      <w:divBdr>
        <w:top w:val="none" w:sz="0" w:space="0" w:color="auto"/>
        <w:left w:val="none" w:sz="0" w:space="0" w:color="auto"/>
        <w:bottom w:val="none" w:sz="0" w:space="0" w:color="auto"/>
        <w:right w:val="none" w:sz="0" w:space="0" w:color="auto"/>
      </w:divBdr>
      <w:divsChild>
        <w:div w:id="1807121642">
          <w:marLeft w:val="0"/>
          <w:marRight w:val="0"/>
          <w:marTop w:val="0"/>
          <w:marBottom w:val="0"/>
          <w:divBdr>
            <w:top w:val="none" w:sz="0" w:space="0" w:color="auto"/>
            <w:left w:val="none" w:sz="0" w:space="0" w:color="auto"/>
            <w:bottom w:val="none" w:sz="0" w:space="0" w:color="auto"/>
            <w:right w:val="none" w:sz="0" w:space="0" w:color="auto"/>
          </w:divBdr>
        </w:div>
      </w:divsChild>
    </w:div>
    <w:div w:id="1161312320">
      <w:bodyDiv w:val="1"/>
      <w:marLeft w:val="0"/>
      <w:marRight w:val="0"/>
      <w:marTop w:val="0"/>
      <w:marBottom w:val="0"/>
      <w:divBdr>
        <w:top w:val="none" w:sz="0" w:space="0" w:color="auto"/>
        <w:left w:val="none" w:sz="0" w:space="0" w:color="auto"/>
        <w:bottom w:val="none" w:sz="0" w:space="0" w:color="auto"/>
        <w:right w:val="none" w:sz="0" w:space="0" w:color="auto"/>
      </w:divBdr>
    </w:div>
    <w:div w:id="1166048120">
      <w:bodyDiv w:val="1"/>
      <w:marLeft w:val="0"/>
      <w:marRight w:val="0"/>
      <w:marTop w:val="0"/>
      <w:marBottom w:val="0"/>
      <w:divBdr>
        <w:top w:val="none" w:sz="0" w:space="0" w:color="auto"/>
        <w:left w:val="none" w:sz="0" w:space="0" w:color="auto"/>
        <w:bottom w:val="none" w:sz="0" w:space="0" w:color="auto"/>
        <w:right w:val="none" w:sz="0" w:space="0" w:color="auto"/>
      </w:divBdr>
    </w:div>
    <w:div w:id="1169324103">
      <w:bodyDiv w:val="1"/>
      <w:marLeft w:val="0"/>
      <w:marRight w:val="0"/>
      <w:marTop w:val="0"/>
      <w:marBottom w:val="0"/>
      <w:divBdr>
        <w:top w:val="none" w:sz="0" w:space="0" w:color="auto"/>
        <w:left w:val="none" w:sz="0" w:space="0" w:color="auto"/>
        <w:bottom w:val="none" w:sz="0" w:space="0" w:color="auto"/>
        <w:right w:val="none" w:sz="0" w:space="0" w:color="auto"/>
      </w:divBdr>
    </w:div>
    <w:div w:id="1171216551">
      <w:bodyDiv w:val="1"/>
      <w:marLeft w:val="0"/>
      <w:marRight w:val="0"/>
      <w:marTop w:val="0"/>
      <w:marBottom w:val="0"/>
      <w:divBdr>
        <w:top w:val="none" w:sz="0" w:space="0" w:color="auto"/>
        <w:left w:val="none" w:sz="0" w:space="0" w:color="auto"/>
        <w:bottom w:val="none" w:sz="0" w:space="0" w:color="auto"/>
        <w:right w:val="none" w:sz="0" w:space="0" w:color="auto"/>
      </w:divBdr>
    </w:div>
    <w:div w:id="1184369025">
      <w:bodyDiv w:val="1"/>
      <w:marLeft w:val="0"/>
      <w:marRight w:val="0"/>
      <w:marTop w:val="0"/>
      <w:marBottom w:val="0"/>
      <w:divBdr>
        <w:top w:val="none" w:sz="0" w:space="0" w:color="auto"/>
        <w:left w:val="none" w:sz="0" w:space="0" w:color="auto"/>
        <w:bottom w:val="none" w:sz="0" w:space="0" w:color="auto"/>
        <w:right w:val="none" w:sz="0" w:space="0" w:color="auto"/>
      </w:divBdr>
    </w:div>
    <w:div w:id="1211763637">
      <w:bodyDiv w:val="1"/>
      <w:marLeft w:val="0"/>
      <w:marRight w:val="0"/>
      <w:marTop w:val="0"/>
      <w:marBottom w:val="0"/>
      <w:divBdr>
        <w:top w:val="none" w:sz="0" w:space="0" w:color="auto"/>
        <w:left w:val="none" w:sz="0" w:space="0" w:color="auto"/>
        <w:bottom w:val="none" w:sz="0" w:space="0" w:color="auto"/>
        <w:right w:val="none" w:sz="0" w:space="0" w:color="auto"/>
      </w:divBdr>
    </w:div>
    <w:div w:id="1213688667">
      <w:bodyDiv w:val="1"/>
      <w:marLeft w:val="0"/>
      <w:marRight w:val="0"/>
      <w:marTop w:val="0"/>
      <w:marBottom w:val="0"/>
      <w:divBdr>
        <w:top w:val="none" w:sz="0" w:space="0" w:color="auto"/>
        <w:left w:val="none" w:sz="0" w:space="0" w:color="auto"/>
        <w:bottom w:val="none" w:sz="0" w:space="0" w:color="auto"/>
        <w:right w:val="none" w:sz="0" w:space="0" w:color="auto"/>
      </w:divBdr>
      <w:divsChild>
        <w:div w:id="79648651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19785528">
      <w:bodyDiv w:val="1"/>
      <w:marLeft w:val="0"/>
      <w:marRight w:val="0"/>
      <w:marTop w:val="0"/>
      <w:marBottom w:val="0"/>
      <w:divBdr>
        <w:top w:val="none" w:sz="0" w:space="0" w:color="auto"/>
        <w:left w:val="none" w:sz="0" w:space="0" w:color="auto"/>
        <w:bottom w:val="none" w:sz="0" w:space="0" w:color="auto"/>
        <w:right w:val="none" w:sz="0" w:space="0" w:color="auto"/>
      </w:divBdr>
    </w:div>
    <w:div w:id="1223907260">
      <w:bodyDiv w:val="1"/>
      <w:marLeft w:val="0"/>
      <w:marRight w:val="0"/>
      <w:marTop w:val="0"/>
      <w:marBottom w:val="0"/>
      <w:divBdr>
        <w:top w:val="none" w:sz="0" w:space="0" w:color="auto"/>
        <w:left w:val="none" w:sz="0" w:space="0" w:color="auto"/>
        <w:bottom w:val="none" w:sz="0" w:space="0" w:color="auto"/>
        <w:right w:val="none" w:sz="0" w:space="0" w:color="auto"/>
      </w:divBdr>
    </w:div>
    <w:div w:id="1224297714">
      <w:bodyDiv w:val="1"/>
      <w:marLeft w:val="0"/>
      <w:marRight w:val="0"/>
      <w:marTop w:val="0"/>
      <w:marBottom w:val="0"/>
      <w:divBdr>
        <w:top w:val="none" w:sz="0" w:space="0" w:color="auto"/>
        <w:left w:val="none" w:sz="0" w:space="0" w:color="auto"/>
        <w:bottom w:val="none" w:sz="0" w:space="0" w:color="auto"/>
        <w:right w:val="none" w:sz="0" w:space="0" w:color="auto"/>
      </w:divBdr>
    </w:div>
    <w:div w:id="1272399056">
      <w:bodyDiv w:val="1"/>
      <w:marLeft w:val="0"/>
      <w:marRight w:val="0"/>
      <w:marTop w:val="0"/>
      <w:marBottom w:val="0"/>
      <w:divBdr>
        <w:top w:val="none" w:sz="0" w:space="0" w:color="auto"/>
        <w:left w:val="none" w:sz="0" w:space="0" w:color="auto"/>
        <w:bottom w:val="none" w:sz="0" w:space="0" w:color="auto"/>
        <w:right w:val="none" w:sz="0" w:space="0" w:color="auto"/>
      </w:divBdr>
      <w:divsChild>
        <w:div w:id="173081642">
          <w:marLeft w:val="0"/>
          <w:marRight w:val="0"/>
          <w:marTop w:val="0"/>
          <w:marBottom w:val="0"/>
          <w:divBdr>
            <w:top w:val="none" w:sz="0" w:space="0" w:color="auto"/>
            <w:left w:val="none" w:sz="0" w:space="0" w:color="auto"/>
            <w:bottom w:val="none" w:sz="0" w:space="0" w:color="auto"/>
            <w:right w:val="none" w:sz="0" w:space="0" w:color="auto"/>
          </w:divBdr>
        </w:div>
      </w:divsChild>
    </w:div>
    <w:div w:id="1274438924">
      <w:bodyDiv w:val="1"/>
      <w:marLeft w:val="0"/>
      <w:marRight w:val="0"/>
      <w:marTop w:val="0"/>
      <w:marBottom w:val="0"/>
      <w:divBdr>
        <w:top w:val="none" w:sz="0" w:space="0" w:color="auto"/>
        <w:left w:val="none" w:sz="0" w:space="0" w:color="auto"/>
        <w:bottom w:val="none" w:sz="0" w:space="0" w:color="auto"/>
        <w:right w:val="none" w:sz="0" w:space="0" w:color="auto"/>
      </w:divBdr>
    </w:div>
    <w:div w:id="1353729178">
      <w:bodyDiv w:val="1"/>
      <w:marLeft w:val="0"/>
      <w:marRight w:val="0"/>
      <w:marTop w:val="0"/>
      <w:marBottom w:val="0"/>
      <w:divBdr>
        <w:top w:val="none" w:sz="0" w:space="0" w:color="auto"/>
        <w:left w:val="none" w:sz="0" w:space="0" w:color="auto"/>
        <w:bottom w:val="none" w:sz="0" w:space="0" w:color="auto"/>
        <w:right w:val="none" w:sz="0" w:space="0" w:color="auto"/>
      </w:divBdr>
    </w:div>
    <w:div w:id="1362823711">
      <w:bodyDiv w:val="1"/>
      <w:marLeft w:val="0"/>
      <w:marRight w:val="0"/>
      <w:marTop w:val="0"/>
      <w:marBottom w:val="0"/>
      <w:divBdr>
        <w:top w:val="none" w:sz="0" w:space="0" w:color="auto"/>
        <w:left w:val="none" w:sz="0" w:space="0" w:color="auto"/>
        <w:bottom w:val="none" w:sz="0" w:space="0" w:color="auto"/>
        <w:right w:val="none" w:sz="0" w:space="0" w:color="auto"/>
      </w:divBdr>
    </w:div>
    <w:div w:id="1373798093">
      <w:bodyDiv w:val="1"/>
      <w:marLeft w:val="0"/>
      <w:marRight w:val="0"/>
      <w:marTop w:val="0"/>
      <w:marBottom w:val="0"/>
      <w:divBdr>
        <w:top w:val="none" w:sz="0" w:space="0" w:color="auto"/>
        <w:left w:val="none" w:sz="0" w:space="0" w:color="auto"/>
        <w:bottom w:val="none" w:sz="0" w:space="0" w:color="auto"/>
        <w:right w:val="none" w:sz="0" w:space="0" w:color="auto"/>
      </w:divBdr>
    </w:div>
    <w:div w:id="1388798379">
      <w:bodyDiv w:val="1"/>
      <w:marLeft w:val="0"/>
      <w:marRight w:val="0"/>
      <w:marTop w:val="0"/>
      <w:marBottom w:val="0"/>
      <w:divBdr>
        <w:top w:val="none" w:sz="0" w:space="0" w:color="auto"/>
        <w:left w:val="none" w:sz="0" w:space="0" w:color="auto"/>
        <w:bottom w:val="none" w:sz="0" w:space="0" w:color="auto"/>
        <w:right w:val="none" w:sz="0" w:space="0" w:color="auto"/>
      </w:divBdr>
      <w:divsChild>
        <w:div w:id="112791382">
          <w:marLeft w:val="0"/>
          <w:marRight w:val="0"/>
          <w:marTop w:val="0"/>
          <w:marBottom w:val="0"/>
          <w:divBdr>
            <w:top w:val="none" w:sz="0" w:space="0" w:color="auto"/>
            <w:left w:val="none" w:sz="0" w:space="0" w:color="auto"/>
            <w:bottom w:val="none" w:sz="0" w:space="0" w:color="auto"/>
            <w:right w:val="none" w:sz="0" w:space="0" w:color="auto"/>
          </w:divBdr>
        </w:div>
      </w:divsChild>
    </w:div>
    <w:div w:id="1410226432">
      <w:bodyDiv w:val="1"/>
      <w:marLeft w:val="0"/>
      <w:marRight w:val="0"/>
      <w:marTop w:val="0"/>
      <w:marBottom w:val="0"/>
      <w:divBdr>
        <w:top w:val="none" w:sz="0" w:space="0" w:color="auto"/>
        <w:left w:val="none" w:sz="0" w:space="0" w:color="auto"/>
        <w:bottom w:val="none" w:sz="0" w:space="0" w:color="auto"/>
        <w:right w:val="none" w:sz="0" w:space="0" w:color="auto"/>
      </w:divBdr>
    </w:div>
    <w:div w:id="1421171215">
      <w:bodyDiv w:val="1"/>
      <w:marLeft w:val="0"/>
      <w:marRight w:val="0"/>
      <w:marTop w:val="0"/>
      <w:marBottom w:val="0"/>
      <w:divBdr>
        <w:top w:val="none" w:sz="0" w:space="0" w:color="auto"/>
        <w:left w:val="none" w:sz="0" w:space="0" w:color="auto"/>
        <w:bottom w:val="none" w:sz="0" w:space="0" w:color="auto"/>
        <w:right w:val="none" w:sz="0" w:space="0" w:color="auto"/>
      </w:divBdr>
    </w:div>
    <w:div w:id="1454128253">
      <w:bodyDiv w:val="1"/>
      <w:marLeft w:val="0"/>
      <w:marRight w:val="0"/>
      <w:marTop w:val="0"/>
      <w:marBottom w:val="0"/>
      <w:divBdr>
        <w:top w:val="none" w:sz="0" w:space="0" w:color="auto"/>
        <w:left w:val="none" w:sz="0" w:space="0" w:color="auto"/>
        <w:bottom w:val="none" w:sz="0" w:space="0" w:color="auto"/>
        <w:right w:val="none" w:sz="0" w:space="0" w:color="auto"/>
      </w:divBdr>
    </w:div>
    <w:div w:id="1460105333">
      <w:bodyDiv w:val="1"/>
      <w:marLeft w:val="0"/>
      <w:marRight w:val="0"/>
      <w:marTop w:val="0"/>
      <w:marBottom w:val="0"/>
      <w:divBdr>
        <w:top w:val="none" w:sz="0" w:space="0" w:color="auto"/>
        <w:left w:val="none" w:sz="0" w:space="0" w:color="auto"/>
        <w:bottom w:val="none" w:sz="0" w:space="0" w:color="auto"/>
        <w:right w:val="none" w:sz="0" w:space="0" w:color="auto"/>
      </w:divBdr>
    </w:div>
    <w:div w:id="1488354019">
      <w:bodyDiv w:val="1"/>
      <w:marLeft w:val="0"/>
      <w:marRight w:val="0"/>
      <w:marTop w:val="0"/>
      <w:marBottom w:val="0"/>
      <w:divBdr>
        <w:top w:val="none" w:sz="0" w:space="0" w:color="auto"/>
        <w:left w:val="none" w:sz="0" w:space="0" w:color="auto"/>
        <w:bottom w:val="none" w:sz="0" w:space="0" w:color="auto"/>
        <w:right w:val="none" w:sz="0" w:space="0" w:color="auto"/>
      </w:divBdr>
    </w:div>
    <w:div w:id="1512989566">
      <w:bodyDiv w:val="1"/>
      <w:marLeft w:val="0"/>
      <w:marRight w:val="0"/>
      <w:marTop w:val="0"/>
      <w:marBottom w:val="0"/>
      <w:divBdr>
        <w:top w:val="none" w:sz="0" w:space="0" w:color="auto"/>
        <w:left w:val="none" w:sz="0" w:space="0" w:color="auto"/>
        <w:bottom w:val="none" w:sz="0" w:space="0" w:color="auto"/>
        <w:right w:val="none" w:sz="0" w:space="0" w:color="auto"/>
      </w:divBdr>
    </w:div>
    <w:div w:id="1524006053">
      <w:bodyDiv w:val="1"/>
      <w:marLeft w:val="0"/>
      <w:marRight w:val="0"/>
      <w:marTop w:val="0"/>
      <w:marBottom w:val="0"/>
      <w:divBdr>
        <w:top w:val="none" w:sz="0" w:space="0" w:color="auto"/>
        <w:left w:val="none" w:sz="0" w:space="0" w:color="auto"/>
        <w:bottom w:val="none" w:sz="0" w:space="0" w:color="auto"/>
        <w:right w:val="none" w:sz="0" w:space="0" w:color="auto"/>
      </w:divBdr>
      <w:divsChild>
        <w:div w:id="1228491920">
          <w:marLeft w:val="0"/>
          <w:marRight w:val="0"/>
          <w:marTop w:val="0"/>
          <w:marBottom w:val="0"/>
          <w:divBdr>
            <w:top w:val="none" w:sz="0" w:space="0" w:color="auto"/>
            <w:left w:val="none" w:sz="0" w:space="0" w:color="auto"/>
            <w:bottom w:val="none" w:sz="0" w:space="0" w:color="auto"/>
            <w:right w:val="none" w:sz="0" w:space="0" w:color="auto"/>
          </w:divBdr>
        </w:div>
      </w:divsChild>
    </w:div>
    <w:div w:id="1524175336">
      <w:bodyDiv w:val="1"/>
      <w:marLeft w:val="0"/>
      <w:marRight w:val="0"/>
      <w:marTop w:val="0"/>
      <w:marBottom w:val="0"/>
      <w:divBdr>
        <w:top w:val="none" w:sz="0" w:space="0" w:color="auto"/>
        <w:left w:val="none" w:sz="0" w:space="0" w:color="auto"/>
        <w:bottom w:val="none" w:sz="0" w:space="0" w:color="auto"/>
        <w:right w:val="none" w:sz="0" w:space="0" w:color="auto"/>
      </w:divBdr>
    </w:div>
    <w:div w:id="1534079644">
      <w:bodyDiv w:val="1"/>
      <w:marLeft w:val="0"/>
      <w:marRight w:val="0"/>
      <w:marTop w:val="0"/>
      <w:marBottom w:val="0"/>
      <w:divBdr>
        <w:top w:val="none" w:sz="0" w:space="0" w:color="auto"/>
        <w:left w:val="none" w:sz="0" w:space="0" w:color="auto"/>
        <w:bottom w:val="none" w:sz="0" w:space="0" w:color="auto"/>
        <w:right w:val="none" w:sz="0" w:space="0" w:color="auto"/>
      </w:divBdr>
    </w:div>
    <w:div w:id="1552573909">
      <w:bodyDiv w:val="1"/>
      <w:marLeft w:val="0"/>
      <w:marRight w:val="0"/>
      <w:marTop w:val="0"/>
      <w:marBottom w:val="0"/>
      <w:divBdr>
        <w:top w:val="none" w:sz="0" w:space="0" w:color="auto"/>
        <w:left w:val="none" w:sz="0" w:space="0" w:color="auto"/>
        <w:bottom w:val="none" w:sz="0" w:space="0" w:color="auto"/>
        <w:right w:val="none" w:sz="0" w:space="0" w:color="auto"/>
      </w:divBdr>
    </w:div>
    <w:div w:id="1553493935">
      <w:bodyDiv w:val="1"/>
      <w:marLeft w:val="0"/>
      <w:marRight w:val="0"/>
      <w:marTop w:val="0"/>
      <w:marBottom w:val="0"/>
      <w:divBdr>
        <w:top w:val="none" w:sz="0" w:space="0" w:color="auto"/>
        <w:left w:val="none" w:sz="0" w:space="0" w:color="auto"/>
        <w:bottom w:val="none" w:sz="0" w:space="0" w:color="auto"/>
        <w:right w:val="none" w:sz="0" w:space="0" w:color="auto"/>
      </w:divBdr>
    </w:div>
    <w:div w:id="1563178907">
      <w:bodyDiv w:val="1"/>
      <w:marLeft w:val="0"/>
      <w:marRight w:val="0"/>
      <w:marTop w:val="0"/>
      <w:marBottom w:val="0"/>
      <w:divBdr>
        <w:top w:val="none" w:sz="0" w:space="0" w:color="auto"/>
        <w:left w:val="none" w:sz="0" w:space="0" w:color="auto"/>
        <w:bottom w:val="none" w:sz="0" w:space="0" w:color="auto"/>
        <w:right w:val="none" w:sz="0" w:space="0" w:color="auto"/>
      </w:divBdr>
      <w:divsChild>
        <w:div w:id="745223514">
          <w:marLeft w:val="0"/>
          <w:marRight w:val="0"/>
          <w:marTop w:val="0"/>
          <w:marBottom w:val="0"/>
          <w:divBdr>
            <w:top w:val="none" w:sz="0" w:space="0" w:color="auto"/>
            <w:left w:val="none" w:sz="0" w:space="0" w:color="auto"/>
            <w:bottom w:val="none" w:sz="0" w:space="0" w:color="auto"/>
            <w:right w:val="none" w:sz="0" w:space="0" w:color="auto"/>
          </w:divBdr>
        </w:div>
        <w:div w:id="1190874036">
          <w:marLeft w:val="0"/>
          <w:marRight w:val="0"/>
          <w:marTop w:val="0"/>
          <w:marBottom w:val="0"/>
          <w:divBdr>
            <w:top w:val="none" w:sz="0" w:space="0" w:color="auto"/>
            <w:left w:val="none" w:sz="0" w:space="0" w:color="auto"/>
            <w:bottom w:val="none" w:sz="0" w:space="0" w:color="auto"/>
            <w:right w:val="none" w:sz="0" w:space="0" w:color="auto"/>
          </w:divBdr>
        </w:div>
      </w:divsChild>
    </w:div>
    <w:div w:id="1578124621">
      <w:bodyDiv w:val="1"/>
      <w:marLeft w:val="0"/>
      <w:marRight w:val="0"/>
      <w:marTop w:val="0"/>
      <w:marBottom w:val="0"/>
      <w:divBdr>
        <w:top w:val="none" w:sz="0" w:space="0" w:color="auto"/>
        <w:left w:val="none" w:sz="0" w:space="0" w:color="auto"/>
        <w:bottom w:val="none" w:sz="0" w:space="0" w:color="auto"/>
        <w:right w:val="none" w:sz="0" w:space="0" w:color="auto"/>
      </w:divBdr>
    </w:div>
    <w:div w:id="1645114617">
      <w:bodyDiv w:val="1"/>
      <w:marLeft w:val="0"/>
      <w:marRight w:val="0"/>
      <w:marTop w:val="0"/>
      <w:marBottom w:val="0"/>
      <w:divBdr>
        <w:top w:val="none" w:sz="0" w:space="0" w:color="auto"/>
        <w:left w:val="none" w:sz="0" w:space="0" w:color="auto"/>
        <w:bottom w:val="none" w:sz="0" w:space="0" w:color="auto"/>
        <w:right w:val="none" w:sz="0" w:space="0" w:color="auto"/>
      </w:divBdr>
    </w:div>
    <w:div w:id="1661157566">
      <w:bodyDiv w:val="1"/>
      <w:marLeft w:val="0"/>
      <w:marRight w:val="0"/>
      <w:marTop w:val="0"/>
      <w:marBottom w:val="0"/>
      <w:divBdr>
        <w:top w:val="none" w:sz="0" w:space="0" w:color="auto"/>
        <w:left w:val="none" w:sz="0" w:space="0" w:color="auto"/>
        <w:bottom w:val="none" w:sz="0" w:space="0" w:color="auto"/>
        <w:right w:val="none" w:sz="0" w:space="0" w:color="auto"/>
      </w:divBdr>
    </w:div>
    <w:div w:id="1664433750">
      <w:bodyDiv w:val="1"/>
      <w:marLeft w:val="0"/>
      <w:marRight w:val="0"/>
      <w:marTop w:val="0"/>
      <w:marBottom w:val="0"/>
      <w:divBdr>
        <w:top w:val="none" w:sz="0" w:space="0" w:color="auto"/>
        <w:left w:val="none" w:sz="0" w:space="0" w:color="auto"/>
        <w:bottom w:val="none" w:sz="0" w:space="0" w:color="auto"/>
        <w:right w:val="none" w:sz="0" w:space="0" w:color="auto"/>
      </w:divBdr>
    </w:div>
    <w:div w:id="1664699212">
      <w:bodyDiv w:val="1"/>
      <w:marLeft w:val="0"/>
      <w:marRight w:val="0"/>
      <w:marTop w:val="0"/>
      <w:marBottom w:val="0"/>
      <w:divBdr>
        <w:top w:val="none" w:sz="0" w:space="0" w:color="auto"/>
        <w:left w:val="none" w:sz="0" w:space="0" w:color="auto"/>
        <w:bottom w:val="none" w:sz="0" w:space="0" w:color="auto"/>
        <w:right w:val="none" w:sz="0" w:space="0" w:color="auto"/>
      </w:divBdr>
    </w:div>
    <w:div w:id="1667514433">
      <w:bodyDiv w:val="1"/>
      <w:marLeft w:val="0"/>
      <w:marRight w:val="0"/>
      <w:marTop w:val="0"/>
      <w:marBottom w:val="0"/>
      <w:divBdr>
        <w:top w:val="none" w:sz="0" w:space="0" w:color="auto"/>
        <w:left w:val="none" w:sz="0" w:space="0" w:color="auto"/>
        <w:bottom w:val="none" w:sz="0" w:space="0" w:color="auto"/>
        <w:right w:val="none" w:sz="0" w:space="0" w:color="auto"/>
      </w:divBdr>
    </w:div>
    <w:div w:id="1688941158">
      <w:bodyDiv w:val="1"/>
      <w:marLeft w:val="0"/>
      <w:marRight w:val="0"/>
      <w:marTop w:val="0"/>
      <w:marBottom w:val="0"/>
      <w:divBdr>
        <w:top w:val="none" w:sz="0" w:space="0" w:color="auto"/>
        <w:left w:val="none" w:sz="0" w:space="0" w:color="auto"/>
        <w:bottom w:val="none" w:sz="0" w:space="0" w:color="auto"/>
        <w:right w:val="none" w:sz="0" w:space="0" w:color="auto"/>
      </w:divBdr>
    </w:div>
    <w:div w:id="1733655533">
      <w:bodyDiv w:val="1"/>
      <w:marLeft w:val="0"/>
      <w:marRight w:val="0"/>
      <w:marTop w:val="0"/>
      <w:marBottom w:val="0"/>
      <w:divBdr>
        <w:top w:val="none" w:sz="0" w:space="0" w:color="auto"/>
        <w:left w:val="none" w:sz="0" w:space="0" w:color="auto"/>
        <w:bottom w:val="none" w:sz="0" w:space="0" w:color="auto"/>
        <w:right w:val="none" w:sz="0" w:space="0" w:color="auto"/>
      </w:divBdr>
    </w:div>
    <w:div w:id="1738042937">
      <w:bodyDiv w:val="1"/>
      <w:marLeft w:val="0"/>
      <w:marRight w:val="0"/>
      <w:marTop w:val="0"/>
      <w:marBottom w:val="0"/>
      <w:divBdr>
        <w:top w:val="none" w:sz="0" w:space="0" w:color="auto"/>
        <w:left w:val="none" w:sz="0" w:space="0" w:color="auto"/>
        <w:bottom w:val="none" w:sz="0" w:space="0" w:color="auto"/>
        <w:right w:val="none" w:sz="0" w:space="0" w:color="auto"/>
      </w:divBdr>
    </w:div>
    <w:div w:id="1740976227">
      <w:bodyDiv w:val="1"/>
      <w:marLeft w:val="0"/>
      <w:marRight w:val="0"/>
      <w:marTop w:val="0"/>
      <w:marBottom w:val="0"/>
      <w:divBdr>
        <w:top w:val="none" w:sz="0" w:space="0" w:color="auto"/>
        <w:left w:val="none" w:sz="0" w:space="0" w:color="auto"/>
        <w:bottom w:val="none" w:sz="0" w:space="0" w:color="auto"/>
        <w:right w:val="none" w:sz="0" w:space="0" w:color="auto"/>
      </w:divBdr>
    </w:div>
    <w:div w:id="1744641400">
      <w:bodyDiv w:val="1"/>
      <w:marLeft w:val="0"/>
      <w:marRight w:val="0"/>
      <w:marTop w:val="0"/>
      <w:marBottom w:val="0"/>
      <w:divBdr>
        <w:top w:val="none" w:sz="0" w:space="0" w:color="auto"/>
        <w:left w:val="none" w:sz="0" w:space="0" w:color="auto"/>
        <w:bottom w:val="none" w:sz="0" w:space="0" w:color="auto"/>
        <w:right w:val="none" w:sz="0" w:space="0" w:color="auto"/>
      </w:divBdr>
    </w:div>
    <w:div w:id="1756659093">
      <w:bodyDiv w:val="1"/>
      <w:marLeft w:val="0"/>
      <w:marRight w:val="0"/>
      <w:marTop w:val="0"/>
      <w:marBottom w:val="0"/>
      <w:divBdr>
        <w:top w:val="none" w:sz="0" w:space="0" w:color="auto"/>
        <w:left w:val="none" w:sz="0" w:space="0" w:color="auto"/>
        <w:bottom w:val="none" w:sz="0" w:space="0" w:color="auto"/>
        <w:right w:val="none" w:sz="0" w:space="0" w:color="auto"/>
      </w:divBdr>
    </w:div>
    <w:div w:id="1762292718">
      <w:bodyDiv w:val="1"/>
      <w:marLeft w:val="0"/>
      <w:marRight w:val="0"/>
      <w:marTop w:val="0"/>
      <w:marBottom w:val="0"/>
      <w:divBdr>
        <w:top w:val="none" w:sz="0" w:space="0" w:color="auto"/>
        <w:left w:val="none" w:sz="0" w:space="0" w:color="auto"/>
        <w:bottom w:val="none" w:sz="0" w:space="0" w:color="auto"/>
        <w:right w:val="none" w:sz="0" w:space="0" w:color="auto"/>
      </w:divBdr>
    </w:div>
    <w:div w:id="1795367613">
      <w:bodyDiv w:val="1"/>
      <w:marLeft w:val="0"/>
      <w:marRight w:val="0"/>
      <w:marTop w:val="0"/>
      <w:marBottom w:val="0"/>
      <w:divBdr>
        <w:top w:val="none" w:sz="0" w:space="0" w:color="auto"/>
        <w:left w:val="none" w:sz="0" w:space="0" w:color="auto"/>
        <w:bottom w:val="none" w:sz="0" w:space="0" w:color="auto"/>
        <w:right w:val="none" w:sz="0" w:space="0" w:color="auto"/>
      </w:divBdr>
      <w:divsChild>
        <w:div w:id="1329557231">
          <w:marLeft w:val="0"/>
          <w:marRight w:val="0"/>
          <w:marTop w:val="0"/>
          <w:marBottom w:val="0"/>
          <w:divBdr>
            <w:top w:val="none" w:sz="0" w:space="0" w:color="auto"/>
            <w:left w:val="none" w:sz="0" w:space="0" w:color="auto"/>
            <w:bottom w:val="none" w:sz="0" w:space="0" w:color="auto"/>
            <w:right w:val="none" w:sz="0" w:space="0" w:color="auto"/>
          </w:divBdr>
        </w:div>
      </w:divsChild>
    </w:div>
    <w:div w:id="1833452266">
      <w:bodyDiv w:val="1"/>
      <w:marLeft w:val="0"/>
      <w:marRight w:val="0"/>
      <w:marTop w:val="0"/>
      <w:marBottom w:val="0"/>
      <w:divBdr>
        <w:top w:val="none" w:sz="0" w:space="0" w:color="auto"/>
        <w:left w:val="none" w:sz="0" w:space="0" w:color="auto"/>
        <w:bottom w:val="none" w:sz="0" w:space="0" w:color="auto"/>
        <w:right w:val="none" w:sz="0" w:space="0" w:color="auto"/>
      </w:divBdr>
    </w:div>
    <w:div w:id="1840274140">
      <w:bodyDiv w:val="1"/>
      <w:marLeft w:val="0"/>
      <w:marRight w:val="0"/>
      <w:marTop w:val="0"/>
      <w:marBottom w:val="0"/>
      <w:divBdr>
        <w:top w:val="none" w:sz="0" w:space="0" w:color="auto"/>
        <w:left w:val="none" w:sz="0" w:space="0" w:color="auto"/>
        <w:bottom w:val="none" w:sz="0" w:space="0" w:color="auto"/>
        <w:right w:val="none" w:sz="0" w:space="0" w:color="auto"/>
      </w:divBdr>
    </w:div>
    <w:div w:id="1861898085">
      <w:bodyDiv w:val="1"/>
      <w:marLeft w:val="0"/>
      <w:marRight w:val="0"/>
      <w:marTop w:val="0"/>
      <w:marBottom w:val="0"/>
      <w:divBdr>
        <w:top w:val="none" w:sz="0" w:space="0" w:color="auto"/>
        <w:left w:val="none" w:sz="0" w:space="0" w:color="auto"/>
        <w:bottom w:val="none" w:sz="0" w:space="0" w:color="auto"/>
        <w:right w:val="none" w:sz="0" w:space="0" w:color="auto"/>
      </w:divBdr>
    </w:div>
    <w:div w:id="1908178423">
      <w:bodyDiv w:val="1"/>
      <w:marLeft w:val="0"/>
      <w:marRight w:val="0"/>
      <w:marTop w:val="0"/>
      <w:marBottom w:val="0"/>
      <w:divBdr>
        <w:top w:val="none" w:sz="0" w:space="0" w:color="auto"/>
        <w:left w:val="none" w:sz="0" w:space="0" w:color="auto"/>
        <w:bottom w:val="none" w:sz="0" w:space="0" w:color="auto"/>
        <w:right w:val="none" w:sz="0" w:space="0" w:color="auto"/>
      </w:divBdr>
    </w:div>
    <w:div w:id="1945651153">
      <w:bodyDiv w:val="1"/>
      <w:marLeft w:val="0"/>
      <w:marRight w:val="0"/>
      <w:marTop w:val="0"/>
      <w:marBottom w:val="0"/>
      <w:divBdr>
        <w:top w:val="none" w:sz="0" w:space="0" w:color="auto"/>
        <w:left w:val="none" w:sz="0" w:space="0" w:color="auto"/>
        <w:bottom w:val="none" w:sz="0" w:space="0" w:color="auto"/>
        <w:right w:val="none" w:sz="0" w:space="0" w:color="auto"/>
      </w:divBdr>
    </w:div>
    <w:div w:id="1954050202">
      <w:bodyDiv w:val="1"/>
      <w:marLeft w:val="0"/>
      <w:marRight w:val="0"/>
      <w:marTop w:val="0"/>
      <w:marBottom w:val="0"/>
      <w:divBdr>
        <w:top w:val="none" w:sz="0" w:space="0" w:color="auto"/>
        <w:left w:val="none" w:sz="0" w:space="0" w:color="auto"/>
        <w:bottom w:val="none" w:sz="0" w:space="0" w:color="auto"/>
        <w:right w:val="none" w:sz="0" w:space="0" w:color="auto"/>
      </w:divBdr>
    </w:div>
    <w:div w:id="1969357008">
      <w:bodyDiv w:val="1"/>
      <w:marLeft w:val="0"/>
      <w:marRight w:val="0"/>
      <w:marTop w:val="0"/>
      <w:marBottom w:val="0"/>
      <w:divBdr>
        <w:top w:val="none" w:sz="0" w:space="0" w:color="auto"/>
        <w:left w:val="none" w:sz="0" w:space="0" w:color="auto"/>
        <w:bottom w:val="none" w:sz="0" w:space="0" w:color="auto"/>
        <w:right w:val="none" w:sz="0" w:space="0" w:color="auto"/>
      </w:divBdr>
    </w:div>
    <w:div w:id="1979260031">
      <w:bodyDiv w:val="1"/>
      <w:marLeft w:val="0"/>
      <w:marRight w:val="0"/>
      <w:marTop w:val="0"/>
      <w:marBottom w:val="0"/>
      <w:divBdr>
        <w:top w:val="none" w:sz="0" w:space="0" w:color="auto"/>
        <w:left w:val="none" w:sz="0" w:space="0" w:color="auto"/>
        <w:bottom w:val="none" w:sz="0" w:space="0" w:color="auto"/>
        <w:right w:val="none" w:sz="0" w:space="0" w:color="auto"/>
      </w:divBdr>
    </w:div>
    <w:div w:id="2003310930">
      <w:bodyDiv w:val="1"/>
      <w:marLeft w:val="0"/>
      <w:marRight w:val="0"/>
      <w:marTop w:val="0"/>
      <w:marBottom w:val="0"/>
      <w:divBdr>
        <w:top w:val="none" w:sz="0" w:space="0" w:color="auto"/>
        <w:left w:val="none" w:sz="0" w:space="0" w:color="auto"/>
        <w:bottom w:val="none" w:sz="0" w:space="0" w:color="auto"/>
        <w:right w:val="none" w:sz="0" w:space="0" w:color="auto"/>
      </w:divBdr>
    </w:div>
    <w:div w:id="2008823866">
      <w:bodyDiv w:val="1"/>
      <w:marLeft w:val="0"/>
      <w:marRight w:val="0"/>
      <w:marTop w:val="0"/>
      <w:marBottom w:val="0"/>
      <w:divBdr>
        <w:top w:val="none" w:sz="0" w:space="0" w:color="auto"/>
        <w:left w:val="none" w:sz="0" w:space="0" w:color="auto"/>
        <w:bottom w:val="none" w:sz="0" w:space="0" w:color="auto"/>
        <w:right w:val="none" w:sz="0" w:space="0" w:color="auto"/>
      </w:divBdr>
    </w:div>
    <w:div w:id="2027824344">
      <w:bodyDiv w:val="1"/>
      <w:marLeft w:val="0"/>
      <w:marRight w:val="0"/>
      <w:marTop w:val="0"/>
      <w:marBottom w:val="0"/>
      <w:divBdr>
        <w:top w:val="none" w:sz="0" w:space="0" w:color="auto"/>
        <w:left w:val="none" w:sz="0" w:space="0" w:color="auto"/>
        <w:bottom w:val="none" w:sz="0" w:space="0" w:color="auto"/>
        <w:right w:val="none" w:sz="0" w:space="0" w:color="auto"/>
      </w:divBdr>
    </w:div>
    <w:div w:id="2031372919">
      <w:bodyDiv w:val="1"/>
      <w:marLeft w:val="0"/>
      <w:marRight w:val="0"/>
      <w:marTop w:val="0"/>
      <w:marBottom w:val="0"/>
      <w:divBdr>
        <w:top w:val="none" w:sz="0" w:space="0" w:color="auto"/>
        <w:left w:val="none" w:sz="0" w:space="0" w:color="auto"/>
        <w:bottom w:val="none" w:sz="0" w:space="0" w:color="auto"/>
        <w:right w:val="none" w:sz="0" w:space="0" w:color="auto"/>
      </w:divBdr>
    </w:div>
    <w:div w:id="2044867333">
      <w:bodyDiv w:val="1"/>
      <w:marLeft w:val="0"/>
      <w:marRight w:val="0"/>
      <w:marTop w:val="0"/>
      <w:marBottom w:val="0"/>
      <w:divBdr>
        <w:top w:val="none" w:sz="0" w:space="0" w:color="auto"/>
        <w:left w:val="none" w:sz="0" w:space="0" w:color="auto"/>
        <w:bottom w:val="none" w:sz="0" w:space="0" w:color="auto"/>
        <w:right w:val="none" w:sz="0" w:space="0" w:color="auto"/>
      </w:divBdr>
    </w:div>
    <w:div w:id="2057120651">
      <w:bodyDiv w:val="1"/>
      <w:marLeft w:val="0"/>
      <w:marRight w:val="0"/>
      <w:marTop w:val="0"/>
      <w:marBottom w:val="0"/>
      <w:divBdr>
        <w:top w:val="none" w:sz="0" w:space="0" w:color="auto"/>
        <w:left w:val="none" w:sz="0" w:space="0" w:color="auto"/>
        <w:bottom w:val="none" w:sz="0" w:space="0" w:color="auto"/>
        <w:right w:val="none" w:sz="0" w:space="0" w:color="auto"/>
      </w:divBdr>
    </w:div>
    <w:div w:id="2091004490">
      <w:bodyDiv w:val="1"/>
      <w:marLeft w:val="0"/>
      <w:marRight w:val="0"/>
      <w:marTop w:val="0"/>
      <w:marBottom w:val="0"/>
      <w:divBdr>
        <w:top w:val="none" w:sz="0" w:space="0" w:color="auto"/>
        <w:left w:val="none" w:sz="0" w:space="0" w:color="auto"/>
        <w:bottom w:val="none" w:sz="0" w:space="0" w:color="auto"/>
        <w:right w:val="none" w:sz="0" w:space="0" w:color="auto"/>
      </w:divBdr>
    </w:div>
    <w:div w:id="2127845588">
      <w:bodyDiv w:val="1"/>
      <w:marLeft w:val="0"/>
      <w:marRight w:val="0"/>
      <w:marTop w:val="0"/>
      <w:marBottom w:val="0"/>
      <w:divBdr>
        <w:top w:val="none" w:sz="0" w:space="0" w:color="auto"/>
        <w:left w:val="none" w:sz="0" w:space="0" w:color="auto"/>
        <w:bottom w:val="none" w:sz="0" w:space="0" w:color="auto"/>
        <w:right w:val="none" w:sz="0" w:space="0" w:color="auto"/>
      </w:divBdr>
    </w:div>
    <w:div w:id="2131245500">
      <w:bodyDiv w:val="1"/>
      <w:marLeft w:val="0"/>
      <w:marRight w:val="0"/>
      <w:marTop w:val="0"/>
      <w:marBottom w:val="0"/>
      <w:divBdr>
        <w:top w:val="none" w:sz="0" w:space="0" w:color="auto"/>
        <w:left w:val="none" w:sz="0" w:space="0" w:color="auto"/>
        <w:bottom w:val="none" w:sz="0" w:space="0" w:color="auto"/>
        <w:right w:val="none" w:sz="0" w:space="0" w:color="auto"/>
      </w:divBdr>
    </w:div>
    <w:div w:id="213151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jpeg"/><Relationship Id="rId21" Type="http://schemas.openxmlformats.org/officeDocument/2006/relationships/header" Target="header2.xml"/><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3.xm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1.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23B1E-679C-4EEE-9A71-8BE84CC5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28</Pages>
  <Words>6861</Words>
  <Characters>39114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45884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Thurow, Russ -FS</dc:creator>
  <cp:keywords/>
  <dc:description/>
  <cp:lastModifiedBy>Maitland, Bryan - FS, ID</cp:lastModifiedBy>
  <cp:revision>4</cp:revision>
  <cp:lastPrinted>2025-10-21T16:00:00Z</cp:lastPrinted>
  <dcterms:created xsi:type="dcterms:W3CDTF">2025-10-21T18:47:00Z</dcterms:created>
  <dcterms:modified xsi:type="dcterms:W3CDTF">2025-10-21T20:04:00Z</dcterms:modified>
</cp:coreProperties>
</file>